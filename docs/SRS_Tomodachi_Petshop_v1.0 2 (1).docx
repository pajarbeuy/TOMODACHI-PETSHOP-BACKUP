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EA25E" w14:textId="77777777" w:rsidR="00BF190D" w:rsidRPr="00BF190D" w:rsidRDefault="00BF190D">
      <w:pPr>
        <w:spacing w:before="1440"/>
        <w:rPr>
          <w:rFonts w:ascii="Times New Roman" w:cs="Times New Roman"/>
          <w:rPrChange w:id="0" w:author="ahmad sahrul" w:date="2026-04-27T19:32:00Z">
            <w:rPr/>
          </w:rPrChange>
        </w:rPr>
      </w:pPr>
    </w:p>
    <w:p w14:paraId="0927A833" w14:textId="77777777" w:rsidR="00BF190D" w:rsidRPr="00BF190D" w:rsidRDefault="00000000">
      <w:pPr>
        <w:spacing w:after="120"/>
        <w:rPr>
          <w:rFonts w:ascii="Times New Roman" w:cs="Times New Roman"/>
          <w:color w:val="000000"/>
          <w:rPrChange w:id="1" w:author="ahmad sahrul" w:date="2026-04-27T20:04:00Z">
            <w:rPr/>
          </w:rPrChange>
        </w:rPr>
      </w:pPr>
      <w:r w:rsidRPr="840C3ECD">
        <w:rPr>
          <w:rFonts w:ascii="Times New Roman" w:cs="Times New Roman"/>
          <w:b/>
          <w:bCs/>
          <w:color w:val="000000"/>
          <w:sz w:val="52"/>
          <w:szCs w:val="52"/>
          <w:rPrChange w:id="2" w:author="ahmad sahrul" w:date="2026-04-27T20:04:00Z">
            <w:rPr>
              <w:b/>
              <w:bCs/>
              <w:color w:val="1F4E79"/>
              <w:sz w:val="52"/>
              <w:szCs w:val="52"/>
            </w:rPr>
          </w:rPrChange>
        </w:rPr>
        <w:t>Software Requirements Specification</w:t>
      </w:r>
    </w:p>
    <w:p w14:paraId="516C5AE8" w14:textId="77777777" w:rsidR="00BF190D" w:rsidRPr="00BF190D" w:rsidRDefault="00000000">
      <w:pPr>
        <w:spacing w:before="80"/>
        <w:rPr>
          <w:rFonts w:ascii="Times New Roman" w:cs="Times New Roman"/>
          <w:color w:val="000000"/>
          <w:rPrChange w:id="3" w:author="ahmad sahrul" w:date="2026-04-27T20:04:00Z">
            <w:rPr/>
          </w:rPrChange>
        </w:rPr>
      </w:pPr>
      <w:r w:rsidRPr="3210BE77">
        <w:rPr>
          <w:rFonts w:ascii="Times New Roman" w:cs="Times New Roman"/>
          <w:i/>
          <w:iCs/>
          <w:color w:val="000000"/>
          <w:sz w:val="32"/>
          <w:szCs w:val="32"/>
          <w:rPrChange w:id="4" w:author="ahmad sahrul" w:date="2026-04-27T20:04:00Z">
            <w:rPr>
              <w:i/>
              <w:iCs/>
              <w:color w:val="555555"/>
              <w:sz w:val="32"/>
              <w:szCs w:val="32"/>
            </w:rPr>
          </w:rPrChange>
        </w:rPr>
        <w:t>for</w:t>
      </w:r>
    </w:p>
    <w:p w14:paraId="44E860D4" w14:textId="77777777" w:rsidR="00BF190D" w:rsidRPr="00BF190D" w:rsidRDefault="00000000">
      <w:pPr>
        <w:spacing w:before="120" w:after="360"/>
        <w:rPr>
          <w:rFonts w:ascii="Times New Roman" w:cs="Times New Roman"/>
          <w:color w:val="000000"/>
          <w:rPrChange w:id="5" w:author="ahmad sahrul" w:date="2026-04-27T20:04:00Z">
            <w:rPr/>
          </w:rPrChange>
        </w:rPr>
      </w:pPr>
      <w:r w:rsidRPr="A2485054">
        <w:rPr>
          <w:rFonts w:ascii="Times New Roman" w:cs="Times New Roman"/>
          <w:b/>
          <w:bCs/>
          <w:color w:val="000000"/>
          <w:sz w:val="44"/>
          <w:szCs w:val="44"/>
          <w:rPrChange w:id="6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>Sistem</w:t>
      </w:r>
      <w:r w:rsidRPr="C1A61FC9">
        <w:rPr>
          <w:rFonts w:ascii="Times New Roman" w:cs="Times New Roman"/>
          <w:b/>
          <w:bCs/>
          <w:color w:val="000000"/>
          <w:sz w:val="44"/>
          <w:szCs w:val="44"/>
          <w:rPrChange w:id="7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 xml:space="preserve"> </w:t>
      </w:r>
      <w:r w:rsidRPr="BA044776">
        <w:rPr>
          <w:rFonts w:ascii="Times New Roman" w:cs="Times New Roman"/>
          <w:b/>
          <w:bCs/>
          <w:color w:val="000000"/>
          <w:sz w:val="44"/>
          <w:szCs w:val="44"/>
          <w:rPrChange w:id="8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>Informasi</w:t>
      </w:r>
      <w:r w:rsidRPr="6100D0A1">
        <w:rPr>
          <w:rFonts w:ascii="Times New Roman" w:cs="Times New Roman"/>
          <w:b/>
          <w:bCs/>
          <w:color w:val="000000"/>
          <w:sz w:val="44"/>
          <w:szCs w:val="44"/>
          <w:rPrChange w:id="9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 xml:space="preserve"> </w:t>
      </w:r>
      <w:r w:rsidRPr="4D831632">
        <w:rPr>
          <w:rFonts w:ascii="Times New Roman" w:cs="Times New Roman"/>
          <w:b/>
          <w:bCs/>
          <w:color w:val="000000"/>
          <w:sz w:val="44"/>
          <w:szCs w:val="44"/>
          <w:rPrChange w:id="10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>Manajemen</w:t>
      </w:r>
      <w:r w:rsidRPr="14E93E5A">
        <w:rPr>
          <w:rFonts w:ascii="Times New Roman" w:cs="Times New Roman"/>
          <w:b/>
          <w:bCs/>
          <w:color w:val="000000"/>
          <w:sz w:val="44"/>
          <w:szCs w:val="44"/>
          <w:rPrChange w:id="11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 xml:space="preserve"> </w:t>
      </w:r>
      <w:r w:rsidRPr="E5452FC9">
        <w:rPr>
          <w:rFonts w:ascii="Times New Roman" w:cs="Times New Roman"/>
          <w:b/>
          <w:bCs/>
          <w:color w:val="000000"/>
          <w:sz w:val="44"/>
          <w:szCs w:val="44"/>
          <w:rPrChange w:id="12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>Tomodachi</w:t>
      </w:r>
      <w:r w:rsidRPr="A23CA206">
        <w:rPr>
          <w:rFonts w:ascii="Times New Roman" w:cs="Times New Roman"/>
          <w:b/>
          <w:bCs/>
          <w:color w:val="000000"/>
          <w:sz w:val="44"/>
          <w:szCs w:val="44"/>
          <w:rPrChange w:id="13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 xml:space="preserve"> </w:t>
      </w:r>
      <w:r w:rsidRPr="02B9FDF2">
        <w:rPr>
          <w:rFonts w:ascii="Times New Roman" w:cs="Times New Roman"/>
          <w:b/>
          <w:bCs/>
          <w:color w:val="000000"/>
          <w:sz w:val="44"/>
          <w:szCs w:val="44"/>
          <w:rPrChange w:id="14" w:author="ahmad sahrul" w:date="2026-04-27T20:04:00Z">
            <w:rPr>
              <w:b/>
              <w:bCs/>
              <w:color w:val="2E75B6"/>
              <w:sz w:val="44"/>
              <w:szCs w:val="44"/>
            </w:rPr>
          </w:rPrChange>
        </w:rPr>
        <w:t>Pet Shop</w:t>
      </w:r>
    </w:p>
    <w:p w14:paraId="21D78A19" w14:textId="77777777" w:rsidR="00BF190D" w:rsidRPr="00BF190D" w:rsidRDefault="00000000">
      <w:pPr>
        <w:spacing w:before="40" w:after="40"/>
        <w:rPr>
          <w:rFonts w:ascii="Times New Roman" w:cs="Times New Roman"/>
          <w:rPrChange w:id="15" w:author="ahmad sahrul" w:date="2026-04-27T19:32:00Z">
            <w:rPr/>
          </w:rPrChange>
        </w:rPr>
      </w:pPr>
      <w:r w:rsidRPr="2DB444A7">
        <w:rPr>
          <w:rFonts w:ascii="Times New Roman" w:cs="Times New Roman"/>
          <w:i/>
          <w:iCs/>
          <w:color w:val="333333"/>
          <w:sz w:val="24"/>
          <w:szCs w:val="24"/>
          <w:rPrChange w:id="16" w:author="ahmad sahrul" w:date="2026-04-27T19:32:00Z">
            <w:rPr>
              <w:i/>
              <w:iCs/>
              <w:color w:val="333333"/>
              <w:sz w:val="24"/>
              <w:szCs w:val="24"/>
            </w:rPr>
          </w:rPrChange>
        </w:rPr>
        <w:t xml:space="preserve">Version 1.0 </w:t>
      </w:r>
      <w:r w:rsidRPr="2DB444A7">
        <w:rPr>
          <w:rFonts w:ascii="Times New Roman" w:cs="Times New Roman"/>
          <w:i/>
          <w:iCs/>
          <w:color w:val="333333"/>
          <w:sz w:val="24"/>
          <w:szCs w:val="24"/>
          <w:rPrChange w:id="17" w:author="ahmad sahrul" w:date="2026-04-27T19:32:00Z">
            <w:rPr>
              <w:i/>
              <w:iCs/>
              <w:color w:val="333333"/>
              <w:sz w:val="24"/>
              <w:szCs w:val="24"/>
            </w:rPr>
          </w:rPrChange>
        </w:rPr>
        <w:t>–</w:t>
      </w:r>
      <w:r w:rsidRPr="2DB444A7">
        <w:rPr>
          <w:rFonts w:ascii="Times New Roman" w:cs="Times New Roman"/>
          <w:i/>
          <w:iCs/>
          <w:color w:val="333333"/>
          <w:sz w:val="24"/>
          <w:szCs w:val="24"/>
          <w:rPrChange w:id="18" w:author="ahmad sahrul" w:date="2026-04-27T19:32:00Z">
            <w:rPr>
              <w:i/>
              <w:iCs/>
              <w:color w:val="333333"/>
              <w:sz w:val="24"/>
              <w:szCs w:val="24"/>
            </w:rPr>
          </w:rPrChange>
        </w:rPr>
        <w:t xml:space="preserve"> Approved</w:t>
      </w:r>
    </w:p>
    <w:p w14:paraId="64D995D4" w14:textId="77777777" w:rsidR="00BF190D" w:rsidRPr="00BF190D" w:rsidRDefault="00BF190D">
      <w:pPr>
        <w:spacing w:before="60" w:after="60"/>
        <w:rPr>
          <w:rFonts w:ascii="Times New Roman" w:cs="Times New Roman"/>
          <w:rPrChange w:id="19" w:author="ahmad sahrul" w:date="2026-04-27T19:32:00Z">
            <w:rPr/>
          </w:rPrChange>
        </w:rPr>
      </w:pPr>
    </w:p>
    <w:p w14:paraId="0A55E16D" w14:textId="77777777" w:rsidR="00BF190D" w:rsidRPr="00BF190D" w:rsidRDefault="00000000">
      <w:pPr>
        <w:rPr>
          <w:del w:id="20" w:author="pajar280505@gmail.com" w:date="2026-04-21T16:52:00Z"/>
          <w:rFonts w:ascii="Times New Roman" w:cs="Times New Roman"/>
          <w:color w:val="555555"/>
          <w:sz w:val="24"/>
          <w:szCs w:val="24"/>
          <w:rPrChange w:id="21" w:author="ahmad sahrul" w:date="2026-04-27T19:32:00Z">
            <w:rPr>
              <w:del w:id="22" w:author="pajar280505@gmail.com" w:date="2026-04-21T16:52:00Z"/>
              <w:color w:val="555555"/>
              <w:sz w:val="24"/>
              <w:szCs w:val="24"/>
            </w:rPr>
          </w:rPrChange>
        </w:rPr>
      </w:pPr>
      <w:r w:rsidRPr="32E93D4D">
        <w:rPr>
          <w:rFonts w:ascii="Times New Roman" w:cs="Times New Roman"/>
          <w:color w:val="555555"/>
          <w:sz w:val="24"/>
          <w:szCs w:val="24"/>
          <w:rPrChange w:id="23" w:author="ahmad sahrul" w:date="2026-04-27T19:32:00Z">
            <w:rPr>
              <w:color w:val="555555"/>
              <w:sz w:val="24"/>
              <w:szCs w:val="24"/>
            </w:rPr>
          </w:rPrChange>
        </w:rPr>
        <w:t>Prepared by:</w:t>
      </w:r>
    </w:p>
    <w:p w14:paraId="1BB5CC4C" w14:textId="77777777" w:rsidR="00BF190D" w:rsidRPr="00BF190D" w:rsidRDefault="00BF190D">
      <w:pPr>
        <w:rPr>
          <w:rFonts w:ascii="Times New Roman" w:cs="Times New Roman"/>
          <w:b/>
          <w:bCs/>
          <w:color w:val="FFFFFF"/>
          <w:sz w:val="26"/>
          <w:szCs w:val="26"/>
          <w:rPrChange w:id="24" w:author="ahmad sahrul" w:date="2026-04-27T19:57:00Z">
            <w:rPr>
              <w:b/>
              <w:bCs/>
              <w:sz w:val="26"/>
              <w:szCs w:val="26"/>
            </w:rPr>
          </w:rPrChang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2786"/>
        <w:gridCol w:w="2600"/>
      </w:tblGrid>
      <w:tr w:rsidR="00BF190D" w14:paraId="1C727CD7" w14:textId="77777777">
        <w:tc>
          <w:tcPr>
            <w:tcW w:w="2614" w:type="dxa"/>
            <w:shd w:val="clear" w:color="auto" w:fill="00B0F0"/>
          </w:tcPr>
          <w:p w14:paraId="286B2DD8" w14:textId="77777777" w:rsidR="00BF190D" w:rsidRPr="00BF190D" w:rsidRDefault="00000000">
            <w:pPr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5" w:author="ahmad sahrul" w:date="2026-04-27T20:16:00Z">
                  <w:rPr/>
                </w:rPrChange>
              </w:rPr>
            </w:pPr>
            <w:r w:rsidRPr="030D41D1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6" w:author="ahmad sahrul" w:date="2026-04-27T20:16:00Z">
                  <w:rPr/>
                </w:rPrChange>
              </w:rPr>
              <w:t xml:space="preserve">Nama </w:t>
            </w:r>
            <w:r w:rsidRPr="AF8B6F20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7" w:author="ahmad sahrul" w:date="2026-04-27T20:16:00Z">
                  <w:rPr/>
                </w:rPrChange>
              </w:rPr>
              <w:t>Lengkap</w:t>
            </w:r>
          </w:p>
        </w:tc>
        <w:tc>
          <w:tcPr>
            <w:tcW w:w="2626" w:type="dxa"/>
            <w:shd w:val="clear" w:color="auto" w:fill="00B0F0"/>
          </w:tcPr>
          <w:p w14:paraId="32CA6DB8" w14:textId="77777777" w:rsidR="00BF190D" w:rsidRPr="00BF190D" w:rsidRDefault="00000000">
            <w:pPr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8" w:author="ahmad sahrul" w:date="2026-04-27T20:16:00Z">
                  <w:rPr/>
                </w:rPrChange>
              </w:rPr>
            </w:pPr>
            <w:r w:rsidRPr="24BE1E5B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9" w:author="ahmad sahrul" w:date="2026-04-27T20:16:00Z">
                  <w:rPr/>
                </w:rPrChange>
              </w:rPr>
              <w:t>NPM</w:t>
            </w:r>
          </w:p>
        </w:tc>
        <w:tc>
          <w:tcPr>
            <w:tcW w:w="2687" w:type="dxa"/>
            <w:shd w:val="clear" w:color="auto" w:fill="00B0F0"/>
          </w:tcPr>
          <w:p w14:paraId="1ADFF2CE" w14:textId="77777777" w:rsidR="00BF190D" w:rsidRPr="00BF190D" w:rsidRDefault="00000000">
            <w:pPr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30" w:author="ahmad sahrul" w:date="2026-04-27T20:16:00Z">
                  <w:rPr/>
                </w:rPrChange>
              </w:rPr>
            </w:pPr>
            <w:r w:rsidRPr="FAAEE1AF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31" w:author="ahmad sahrul" w:date="2026-04-27T20:16:00Z">
                  <w:rPr/>
                </w:rPrChange>
              </w:rPr>
              <w:t>Jabatan</w:t>
            </w:r>
          </w:p>
        </w:tc>
      </w:tr>
      <w:tr w:rsidR="00BF190D" w14:paraId="4A35DF98" w14:textId="77777777">
        <w:tc>
          <w:tcPr>
            <w:tcW w:w="2614" w:type="dxa"/>
          </w:tcPr>
          <w:p w14:paraId="6F2BF9D4" w14:textId="77777777" w:rsidR="00BF190D" w:rsidRPr="00BF190D" w:rsidRDefault="00000000">
            <w:pPr>
              <w:rPr>
                <w:color w:val="FFFFFF"/>
                <w:rPrChange w:id="32" w:author="muhammad aldi oktavian" w:date="2026-04-27T22:06:00Z">
                  <w:rPr/>
                </w:rPrChange>
              </w:rPr>
            </w:pPr>
            <w:ins w:id="33" w:author="ahmad sahrul" w:date="2026-04-27T20:00:00Z">
              <w:del w:id="34" w:author="muhammad aldi oktavian" w:date="2026-04-27T22:06:00Z">
                <w:r w:rsidRPr="35548541" w:rsidDel="462F281C">
                  <w:rPr>
                    <w:color w:val="FFFFFF"/>
                    <w:rPrChange w:id="35" w:author="muhammad aldi oktavian" w:date="2026-04-27T22:06:00Z">
                      <w:rPr/>
                    </w:rPrChange>
                  </w:rPr>
                  <w:delText>Pajar</w:delText>
                </w:r>
              </w:del>
            </w:ins>
            <w:ins w:id="36" w:author="muhammad aldi oktavian" w:date="2026-04-27T22:05:00Z">
              <w:r w:rsidRPr="A945FC2B">
                <w:rPr>
                  <w:sz w:val="20"/>
                  <w:szCs w:val="24"/>
                  <w:rPrChange w:id="37" w:author="muhammad aldi oktavian" w:date="2026-04-27T22:06:00Z">
                    <w:rPr>
                      <w:b/>
                      <w:bCs/>
                      <w:color w:val="FFFFFF"/>
                      <w:sz w:val="24"/>
                      <w:szCs w:val="24"/>
                    </w:rPr>
                  </w:rPrChange>
                </w:rPr>
                <w:t>Pajar</w:t>
              </w:r>
            </w:ins>
          </w:p>
        </w:tc>
        <w:tc>
          <w:tcPr>
            <w:tcW w:w="2626" w:type="dxa"/>
          </w:tcPr>
          <w:p w14:paraId="051C1CED" w14:textId="77777777" w:rsidR="00BF190D" w:rsidRPr="00BF190D" w:rsidRDefault="00000000">
            <w:pPr>
              <w:rPr>
                <w:color w:val="FFFFFF"/>
                <w:rPrChange w:id="38" w:author="muhammad aldi oktavian" w:date="2026-04-27T22:09:00Z">
                  <w:rPr/>
                </w:rPrChange>
              </w:rPr>
            </w:pPr>
            <w:ins w:id="39" w:author="muhammad aldi oktavian" w:date="2026-04-27T22:09:00Z">
              <w:r w:rsidRPr="CE183C78">
                <w:rPr>
                  <w:sz w:val="20"/>
                  <w:szCs w:val="24"/>
                  <w:rPrChange w:id="40" w:author="muhammad aldi oktavian" w:date="2026-04-27T22:09:00Z">
                    <w:rPr>
                      <w:b/>
                      <w:bCs/>
                      <w:color w:val="FFFFFF"/>
                      <w:sz w:val="24"/>
                      <w:szCs w:val="24"/>
                    </w:rPr>
                  </w:rPrChange>
                </w:rPr>
                <w:t>20241320026</w:t>
              </w:r>
            </w:ins>
            <w:ins w:id="41" w:author="ahmad sahrul" w:date="2026-04-27T20:00:00Z">
              <w:del w:id="42" w:author="muhammad aldi oktavian" w:date="2026-04-27T22:09:00Z">
                <w:r w:rsidRPr="B361FF09" w:rsidDel="08FB22E0">
                  <w:rPr>
                    <w:color w:val="FFFFFF"/>
                    <w:rPrChange w:id="43" w:author="muhammad aldi oktavian" w:date="2026-04-27T22:09:00Z">
                      <w:rPr/>
                    </w:rPrChange>
                  </w:rPr>
                  <w:delText>20241320026</w:delText>
                </w:r>
              </w:del>
            </w:ins>
          </w:p>
        </w:tc>
        <w:tc>
          <w:tcPr>
            <w:tcW w:w="2687" w:type="dxa"/>
          </w:tcPr>
          <w:p w14:paraId="228E5A96" w14:textId="77777777" w:rsidR="00BF190D" w:rsidRDefault="00000000">
            <w:ins w:id="44" w:author="ahmad sahrul" w:date="2026-04-27T20:00:00Z">
              <w:r>
                <w:t>Anggota</w:t>
              </w:r>
            </w:ins>
          </w:p>
        </w:tc>
      </w:tr>
      <w:tr w:rsidR="00BF190D" w14:paraId="7D48BB51" w14:textId="77777777">
        <w:tc>
          <w:tcPr>
            <w:tcW w:w="2614" w:type="dxa"/>
          </w:tcPr>
          <w:p w14:paraId="0FCF9F6A" w14:textId="77777777" w:rsidR="00BF190D" w:rsidRDefault="00000000">
            <w:ins w:id="45" w:author="muhammad aldi oktavian" w:date="2026-04-27T22:06:00Z">
              <w:r w:rsidRPr="17670760">
                <w:rPr>
                  <w:sz w:val="20"/>
                  <w:szCs w:val="24"/>
                  <w:rPrChange w:id="46" w:author="muhammad aldi oktavian" w:date="2026-04-27T22:07:00Z">
                    <w:rPr>
                      <w:b/>
                      <w:bCs/>
                      <w:color w:val="FFFFFF"/>
                      <w:sz w:val="24"/>
                      <w:szCs w:val="24"/>
                    </w:rPr>
                  </w:rPrChange>
                </w:rPr>
                <w:t>Khanaya</w:t>
              </w:r>
              <w:r w:rsidRPr="8EF1A4FD">
                <w:rPr>
                  <w:sz w:val="20"/>
                  <w:szCs w:val="24"/>
                  <w:rPrChange w:id="47" w:author="muhammad aldi oktavian" w:date="2026-04-27T22:07:00Z">
                    <w:rPr>
                      <w:b/>
                      <w:bCs/>
                      <w:color w:val="FFFFFF"/>
                      <w:sz w:val="24"/>
                      <w:szCs w:val="24"/>
                    </w:rPr>
                  </w:rPrChange>
                </w:rPr>
                <w:t xml:space="preserve"> Salsabila</w:t>
              </w:r>
            </w:ins>
            <w:ins w:id="48" w:author="ahmad sahrul" w:date="2026-04-27T20:01:00Z">
              <w:del w:id="49" w:author="muhammad aldi oktavian" w:date="2026-04-27T22:06:00Z">
                <w:r w:rsidDel="CFCBECBA">
                  <w:rPr>
                    <w:rFonts w:ascii="Times New Roman" w:hAnsi="Times New Roman" w:cs="Times New Roman"/>
                  </w:rPr>
                  <w:delText xml:space="preserve">Ahmad Sahrul </w:delText>
                </w:r>
              </w:del>
              <w:del w:id="50" w:author="muhammad aldi oktavian" w:date="2026-04-27T22:07:00Z">
                <w:r w:rsidDel="00DE322E">
                  <w:rPr>
                    <w:rFonts w:ascii="Times New Roman" w:hAnsi="Times New Roman" w:cs="Times New Roman"/>
                  </w:rPr>
                  <w:delText>F</w:delText>
                </w:r>
              </w:del>
            </w:ins>
          </w:p>
        </w:tc>
        <w:tc>
          <w:tcPr>
            <w:tcW w:w="2626" w:type="dxa"/>
          </w:tcPr>
          <w:p w14:paraId="2B236D24" w14:textId="77777777" w:rsidR="00BF190D" w:rsidRDefault="00000000">
            <w:ins w:id="51" w:author="muhammad aldi oktavian" w:date="2026-04-27T22:09:00Z">
              <w:r w:rsidRPr="F3CAF689">
                <w:rPr>
                  <w:sz w:val="20"/>
                  <w:szCs w:val="24"/>
                  <w:rPrChange w:id="52" w:author="muhammad aldi oktavian" w:date="2026-04-27T22:09:00Z">
                    <w:rPr>
                      <w:b/>
                      <w:bCs/>
                      <w:color w:val="FFFFFF"/>
                      <w:sz w:val="24"/>
                      <w:szCs w:val="24"/>
                    </w:rPr>
                  </w:rPrChange>
                </w:rPr>
                <w:t>20241420021</w:t>
              </w:r>
            </w:ins>
            <w:ins w:id="53" w:author="ahmad sahrul" w:date="2026-04-27T20:01:00Z">
              <w:del w:id="54" w:author="muhammad aldi oktavian" w:date="2026-04-27T22:09:00Z">
                <w:r w:rsidDel="7190772F">
                  <w:rPr>
                    <w:rFonts w:ascii="Times New Roman" w:hAnsi="Times New Roman" w:cs="Times New Roman"/>
                  </w:rPr>
                  <w:delText>20241320031</w:delText>
                </w:r>
              </w:del>
            </w:ins>
          </w:p>
        </w:tc>
        <w:tc>
          <w:tcPr>
            <w:tcW w:w="2687" w:type="dxa"/>
          </w:tcPr>
          <w:p w14:paraId="091ECA6F" w14:textId="77777777" w:rsidR="00BF190D" w:rsidRPr="00BF190D" w:rsidRDefault="00000000">
            <w:pPr>
              <w:rPr>
                <w:b/>
                <w:bCs/>
                <w:color w:val="FFFFFF"/>
                <w:sz w:val="24"/>
                <w:szCs w:val="24"/>
                <w:rPrChange w:id="55" w:author="ahmad sahrul" w:date="2026-04-27T20:16:00Z">
                  <w:rPr/>
                </w:rPrChange>
              </w:rPr>
            </w:pPr>
            <w:ins w:id="56" w:author="ahmad sahrul" w:date="2026-04-27T20:01:00Z">
              <w:r w:rsidRPr="CEC1D3F9">
                <w:rPr>
                  <w:rFonts w:ascii="Times New Roman" w:hAnsi="Times New Roman" w:cs="Times New Roman"/>
                  <w:b/>
                  <w:bCs/>
                  <w:color w:val="FFFFFF"/>
                  <w:sz w:val="24"/>
                  <w:szCs w:val="24"/>
                  <w:rPrChange w:id="57" w:author="ahmad sahrul" w:date="2026-04-27T20:16:00Z">
                    <w:rPr>
                      <w:rFonts w:ascii="Times New Roman" w:hAnsi="Times New Roman" w:cs="Times New Roman"/>
                    </w:rPr>
                  </w:rPrChange>
                </w:rPr>
                <w:t>Ang</w:t>
              </w:r>
              <w:del w:id="58" w:author="muhammad aldi oktavian" w:date="2026-04-27T22:11:00Z">
                <w:r w:rsidRPr="38DEFE9D" w:rsidDel="5B6B8D47">
                  <w:rPr>
                    <w:rFonts w:ascii="Times New Roman" w:hAnsi="Times New Roman" w:cs="Times New Roman"/>
                    <w:b/>
                    <w:bCs/>
                    <w:color w:val="FFFFFF"/>
                    <w:sz w:val="24"/>
                    <w:szCs w:val="24"/>
                    <w:rPrChange w:id="59" w:author="ahmad sahrul" w:date="2026-04-27T20:16:00Z">
                      <w:rPr>
                        <w:rFonts w:ascii="Times New Roman" w:hAnsi="Times New Roman" w:cs="Times New Roman"/>
                      </w:rPr>
                    </w:rPrChange>
                  </w:rPr>
                  <w:delText>g</w:delText>
                </w:r>
              </w:del>
            </w:ins>
            <w:r>
              <w:t>Anggota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ins w:id="60" w:author="ahmad sahrul" w:date="2026-04-27T20:01:00Z">
              <w:r w:rsidRPr="57237AC6">
                <w:rPr>
                  <w:rFonts w:ascii="Times New Roman" w:hAnsi="Times New Roman" w:cs="Times New Roman"/>
                  <w:b/>
                  <w:bCs/>
                  <w:color w:val="FFFFFF"/>
                  <w:sz w:val="24"/>
                  <w:szCs w:val="24"/>
                  <w:rPrChange w:id="61" w:author="ahmad sahrul" w:date="2026-04-27T20:16:00Z">
                    <w:rPr>
                      <w:rFonts w:ascii="Times New Roman" w:hAnsi="Times New Roman" w:cs="Times New Roman"/>
                    </w:rPr>
                  </w:rPrChange>
                </w:rPr>
                <w:t>ota</w:t>
              </w:r>
            </w:ins>
          </w:p>
        </w:tc>
      </w:tr>
      <w:tr w:rsidR="00BF190D" w14:paraId="6893CC4B" w14:textId="77777777">
        <w:tc>
          <w:tcPr>
            <w:tcW w:w="2614" w:type="dxa"/>
          </w:tcPr>
          <w:p w14:paraId="6A471F10" w14:textId="77777777" w:rsidR="00BF190D" w:rsidRDefault="00000000">
            <w:ins w:id="62" w:author="muhammad aldi oktavian" w:date="2026-04-27T22:07:00Z">
              <w:r w:rsidRPr="B7C6FDA0">
                <w:rPr>
                  <w:sz w:val="20"/>
                  <w:szCs w:val="24"/>
                  <w:rPrChange w:id="63" w:author="muhammad aldi oktavian" w:date="2026-04-27T22:07:00Z">
                    <w:rPr>
                      <w:b/>
                      <w:bCs/>
                      <w:sz w:val="24"/>
                      <w:szCs w:val="24"/>
                    </w:rPr>
                  </w:rPrChange>
                </w:rPr>
                <w:t xml:space="preserve">Ahmad </w:t>
              </w:r>
              <w:r w:rsidRPr="AACFED61">
                <w:rPr>
                  <w:sz w:val="20"/>
                  <w:szCs w:val="24"/>
                  <w:rPrChange w:id="64" w:author="muhammad aldi oktavian" w:date="2026-04-27T22:07:00Z">
                    <w:rPr>
                      <w:b/>
                      <w:bCs/>
                      <w:sz w:val="24"/>
                      <w:szCs w:val="24"/>
                    </w:rPr>
                  </w:rPrChange>
                </w:rPr>
                <w:t>Sahrul</w:t>
              </w:r>
              <w:r w:rsidRPr="C5F0D522">
                <w:rPr>
                  <w:sz w:val="20"/>
                  <w:szCs w:val="24"/>
                  <w:rPrChange w:id="65" w:author="muhammad aldi oktavian" w:date="2026-04-27T22:07:00Z">
                    <w:rPr>
                      <w:b/>
                      <w:bCs/>
                      <w:sz w:val="24"/>
                      <w:szCs w:val="24"/>
                    </w:rPr>
                  </w:rPrChange>
                </w:rPr>
                <w:t xml:space="preserve"> Fadillah</w:t>
              </w:r>
            </w:ins>
          </w:p>
        </w:tc>
        <w:tc>
          <w:tcPr>
            <w:tcW w:w="2626" w:type="dxa"/>
          </w:tcPr>
          <w:p w14:paraId="457FA6C4" w14:textId="77777777" w:rsidR="00BF190D" w:rsidRPr="00BF190D" w:rsidRDefault="00000000">
            <w:pPr>
              <w:rPr>
                <w:sz w:val="24"/>
                <w:szCs w:val="24"/>
                <w:rPrChange w:id="66" w:author="muhammad aldi oktavian" w:date="2026-04-27T22:19:00Z">
                  <w:rPr/>
                </w:rPrChange>
              </w:rPr>
            </w:pPr>
            <w:ins w:id="67" w:author="muhammad aldi oktavian" w:date="2026-04-27T22:09:00Z">
              <w:r>
                <w:t>20241320031</w:t>
              </w:r>
            </w:ins>
          </w:p>
        </w:tc>
        <w:tc>
          <w:tcPr>
            <w:tcW w:w="2687" w:type="dxa"/>
          </w:tcPr>
          <w:p w14:paraId="4D2D9401" w14:textId="77777777" w:rsidR="00BF190D" w:rsidRPr="00BF190D" w:rsidRDefault="00000000">
            <w:pPr>
              <w:rPr>
                <w:sz w:val="24"/>
                <w:szCs w:val="24"/>
                <w:rPrChange w:id="68" w:author="muhammad aldi oktavian" w:date="2026-04-27T22:19:00Z">
                  <w:rPr/>
                </w:rPrChange>
              </w:rPr>
            </w:pPr>
            <w:ins w:id="69" w:author="muhammad aldi oktavian" w:date="2026-04-27T22:11:00Z">
              <w:r>
                <w:t>Anggota</w:t>
              </w:r>
            </w:ins>
          </w:p>
        </w:tc>
      </w:tr>
      <w:tr w:rsidR="00BF190D" w14:paraId="41434501" w14:textId="77777777">
        <w:tc>
          <w:tcPr>
            <w:tcW w:w="2614" w:type="dxa"/>
          </w:tcPr>
          <w:p w14:paraId="09114299" w14:textId="77777777" w:rsidR="00BF190D" w:rsidRDefault="00000000">
            <w:ins w:id="70" w:author="muhammad aldi oktavian" w:date="2026-04-27T22:07:00Z">
              <w:r>
                <w:rPr>
                  <w:rFonts w:ascii="Times New Roman" w:hAnsi="Times New Roman" w:cs="Times New Roman"/>
                </w:rPr>
                <w:t>Sona Mardiana</w:t>
              </w:r>
            </w:ins>
          </w:p>
        </w:tc>
        <w:tc>
          <w:tcPr>
            <w:tcW w:w="2626" w:type="dxa"/>
          </w:tcPr>
          <w:p w14:paraId="7634A9E4" w14:textId="77777777" w:rsidR="00BF190D" w:rsidRPr="00BF190D" w:rsidRDefault="00000000">
            <w:pPr>
              <w:rPr>
                <w:rFonts w:ascii="Times New Roman" w:cs="Times New Roman"/>
                <w:rPrChange w:id="71" w:author="ahmad sahrul" w:date="2026-04-27T19:32:00Z">
                  <w:rPr/>
                </w:rPrChange>
              </w:rPr>
            </w:pPr>
            <w:ins w:id="72" w:author="muhammad aldi oktavian" w:date="2026-04-27T22:10:00Z">
              <w:r>
                <w:t>20241320029</w:t>
              </w:r>
            </w:ins>
          </w:p>
        </w:tc>
        <w:tc>
          <w:tcPr>
            <w:tcW w:w="2687" w:type="dxa"/>
          </w:tcPr>
          <w:p w14:paraId="5D668683" w14:textId="77777777" w:rsidR="00BF190D" w:rsidRPr="00BF190D" w:rsidRDefault="00000000">
            <w:pPr>
              <w:rPr>
                <w:rFonts w:ascii="Times New Roman" w:cs="Times New Roman"/>
                <w:rPrChange w:id="73" w:author="ahmad sahrul" w:date="2026-04-27T19:32:00Z">
                  <w:rPr/>
                </w:rPrChange>
              </w:rPr>
            </w:pPr>
            <w:ins w:id="74" w:author="muhammad aldi oktavian" w:date="2026-04-27T22:11:00Z">
              <w:r>
                <w:t>Anggota</w:t>
              </w:r>
            </w:ins>
          </w:p>
        </w:tc>
      </w:tr>
      <w:tr w:rsidR="00BF190D" w14:paraId="29C9FB4B" w14:textId="77777777">
        <w:tc>
          <w:tcPr>
            <w:tcW w:w="2614" w:type="dxa"/>
          </w:tcPr>
          <w:p w14:paraId="4CBB030A" w14:textId="77777777" w:rsidR="00BF190D" w:rsidRDefault="00000000">
            <w:pPr>
              <w:tabs>
                <w:tab w:val="left" w:pos="244"/>
                <w:tab w:val="center" w:pos="1199"/>
              </w:tabs>
              <w:jc w:val="both"/>
              <w:pPrChange w:id="75" w:author="muhammad aldi oktavian" w:date="2026-04-27T22:08:00Z">
                <w:pPr/>
              </w:pPrChange>
            </w:pPr>
            <w:ins w:id="76" w:author="muhammad aldi oktavian" w:date="2026-04-27T22:08:00Z">
              <w:r>
                <w:rPr>
                  <w:rFonts w:ascii="Times New Roman" w:hAnsi="Times New Roman" w:cs="Times New Roman"/>
                </w:rPr>
                <w:t>Haris Habibullah</w:t>
              </w:r>
              <w:r>
                <w:rPr>
                  <w:rFonts w:ascii="Times New Roman" w:hAnsi="Times New Roman" w:cs="Times New Roman"/>
                </w:rPr>
                <w:tab/>
              </w:r>
              <w:r>
                <w:rPr>
                  <w:rFonts w:ascii="Times New Roman" w:hAnsi="Times New Roman" w:cs="Times New Roman"/>
                </w:rPr>
                <w:tab/>
              </w:r>
              <w:r>
                <w:rPr>
                  <w:rFonts w:ascii="Times New Roman" w:hAnsi="Times New Roman" w:cs="Times New Roman"/>
                </w:rPr>
                <w:tab/>
              </w:r>
            </w:ins>
          </w:p>
        </w:tc>
        <w:tc>
          <w:tcPr>
            <w:tcW w:w="2626" w:type="dxa"/>
          </w:tcPr>
          <w:p w14:paraId="3D708201" w14:textId="77777777" w:rsidR="00BF190D" w:rsidRPr="00BF190D" w:rsidRDefault="00000000">
            <w:pPr>
              <w:rPr>
                <w:rFonts w:ascii="Times New Roman" w:cs="Times New Roman"/>
                <w:rPrChange w:id="77" w:author="ahmad sahrul" w:date="2026-04-27T19:32:00Z">
                  <w:rPr/>
                </w:rPrChange>
              </w:rPr>
            </w:pPr>
            <w:ins w:id="78" w:author="muhammad aldi oktavian" w:date="2026-04-27T22:10:00Z">
              <w:r>
                <w:t>20241320003</w:t>
              </w:r>
            </w:ins>
          </w:p>
        </w:tc>
        <w:tc>
          <w:tcPr>
            <w:tcW w:w="2687" w:type="dxa"/>
          </w:tcPr>
          <w:p w14:paraId="2038455E" w14:textId="77777777" w:rsidR="00BF190D" w:rsidRPr="00BF190D" w:rsidRDefault="00000000">
            <w:pPr>
              <w:rPr>
                <w:rFonts w:ascii="Times New Roman" w:cs="Times New Roman"/>
                <w:rPrChange w:id="79" w:author="ahmad sahrul" w:date="2026-04-27T19:32:00Z">
                  <w:rPr/>
                </w:rPrChange>
              </w:rPr>
            </w:pPr>
            <w:ins w:id="80" w:author="muhammad aldi oktavian" w:date="2026-04-27T22:11:00Z">
              <w:r>
                <w:t>Anggota</w:t>
              </w:r>
            </w:ins>
          </w:p>
        </w:tc>
      </w:tr>
      <w:tr w:rsidR="00BF190D" w14:paraId="6304F834" w14:textId="77777777">
        <w:trPr>
          <w:ins w:id="81" w:author="muhammad aldi oktavian" w:date="2026-04-27T22:07:00Z"/>
        </w:trPr>
        <w:tc>
          <w:tcPr>
            <w:tcW w:w="2614" w:type="dxa"/>
          </w:tcPr>
          <w:p w14:paraId="44BA4569" w14:textId="77777777" w:rsidR="00BF190D" w:rsidRDefault="00000000">
            <w:pPr>
              <w:jc w:val="both"/>
              <w:rPr>
                <w:ins w:id="82" w:author="muhammad aldi oktavian" w:date="2026-04-27T22:07:00Z"/>
                <w:rFonts w:ascii="Times New Roman" w:hAnsi="Times New Roman" w:cs="Times New Roman"/>
              </w:rPr>
              <w:pPrChange w:id="83" w:author="muhammad aldi oktavian" w:date="2026-04-27T22:08:00Z">
                <w:pPr/>
              </w:pPrChange>
            </w:pPr>
            <w:ins w:id="84" w:author="muhammad aldi oktavian" w:date="2026-04-27T22:08:00Z">
              <w:r>
                <w:rPr>
                  <w:rFonts w:ascii="Times New Roman" w:hAnsi="Times New Roman" w:cs="Times New Roman"/>
                </w:rPr>
                <w:t>Dendra Andri Merli</w:t>
              </w:r>
            </w:ins>
          </w:p>
        </w:tc>
        <w:tc>
          <w:tcPr>
            <w:tcW w:w="2626" w:type="dxa"/>
          </w:tcPr>
          <w:p w14:paraId="3905ACD4" w14:textId="77777777" w:rsidR="00BF190D" w:rsidRDefault="00000000">
            <w:pPr>
              <w:rPr>
                <w:ins w:id="85" w:author="muhammad aldi oktavian" w:date="2026-04-27T22:07:00Z"/>
                <w:rFonts w:ascii="Times New Roman" w:hAnsi="Times New Roman" w:cs="Times New Roman"/>
              </w:rPr>
            </w:pPr>
            <w:ins w:id="86" w:author="muhammad aldi oktavian" w:date="2026-04-27T22:10:00Z">
              <w:r>
                <w:t>20241320012</w:t>
              </w:r>
            </w:ins>
          </w:p>
        </w:tc>
        <w:tc>
          <w:tcPr>
            <w:tcW w:w="2687" w:type="dxa"/>
          </w:tcPr>
          <w:p w14:paraId="29C41922" w14:textId="77777777" w:rsidR="00BF190D" w:rsidRDefault="00000000">
            <w:pPr>
              <w:rPr>
                <w:ins w:id="87" w:author="muhammad aldi oktavian" w:date="2026-04-27T22:07:00Z"/>
                <w:rFonts w:ascii="Times New Roman" w:hAnsi="Times New Roman" w:cs="Times New Roman"/>
              </w:rPr>
            </w:pPr>
            <w:ins w:id="88" w:author="muhammad aldi oktavian" w:date="2026-04-27T22:11:00Z">
              <w:r>
                <w:t>Anggota</w:t>
              </w:r>
            </w:ins>
          </w:p>
        </w:tc>
      </w:tr>
      <w:tr w:rsidR="00BF190D" w14:paraId="664BA2E7" w14:textId="77777777">
        <w:trPr>
          <w:ins w:id="89" w:author="muhammad aldi oktavian" w:date="2026-04-27T22:08:00Z"/>
        </w:trPr>
        <w:tc>
          <w:tcPr>
            <w:tcW w:w="2614" w:type="dxa"/>
          </w:tcPr>
          <w:p w14:paraId="50B2CE56" w14:textId="77777777" w:rsidR="00BF190D" w:rsidRDefault="00000000">
            <w:pPr>
              <w:jc w:val="both"/>
              <w:rPr>
                <w:ins w:id="90" w:author="muhammad aldi oktavian" w:date="2026-04-27T22:08:00Z"/>
              </w:rPr>
            </w:pPr>
            <w:ins w:id="91" w:author="muhammad aldi oktavian" w:date="2026-04-27T22:08:00Z">
              <w:r>
                <w:t>Mochamad</w:t>
              </w:r>
            </w:ins>
            <w:ins w:id="92" w:author="muhammad aldi oktavian" w:date="2026-04-27T22:09:00Z">
              <w:r>
                <w:t xml:space="preserve"> </w:t>
              </w:r>
            </w:ins>
            <w:ins w:id="93" w:author="muhammad aldi oktavian" w:date="2026-04-27T22:08:00Z">
              <w:r>
                <w:t>Fauzan Alfikri Sutisna Putra</w:t>
              </w:r>
            </w:ins>
          </w:p>
        </w:tc>
        <w:tc>
          <w:tcPr>
            <w:tcW w:w="2626" w:type="dxa"/>
          </w:tcPr>
          <w:p w14:paraId="76A2A536" w14:textId="77777777" w:rsidR="00BF190D" w:rsidRDefault="00000000">
            <w:pPr>
              <w:rPr>
                <w:ins w:id="94" w:author="muhammad aldi oktavian" w:date="2026-04-27T22:08:00Z"/>
                <w:rFonts w:ascii="Times New Roman" w:hAnsi="Times New Roman" w:cs="Times New Roman"/>
              </w:rPr>
            </w:pPr>
            <w:ins w:id="95" w:author="muhammad aldi oktavian" w:date="2026-04-27T22:10:00Z">
              <w:r>
                <w:t>20241320009</w:t>
              </w:r>
            </w:ins>
          </w:p>
        </w:tc>
        <w:tc>
          <w:tcPr>
            <w:tcW w:w="2687" w:type="dxa"/>
          </w:tcPr>
          <w:p w14:paraId="58A8FF01" w14:textId="77777777" w:rsidR="00BF190D" w:rsidRDefault="00000000">
            <w:pPr>
              <w:rPr>
                <w:ins w:id="96" w:author="muhammad aldi oktavian" w:date="2026-04-27T22:08:00Z"/>
                <w:rFonts w:ascii="Times New Roman" w:hAnsi="Times New Roman" w:cs="Times New Roman"/>
              </w:rPr>
            </w:pPr>
            <w:ins w:id="97" w:author="muhammad aldi oktavian" w:date="2026-04-27T22:11:00Z">
              <w:r>
                <w:t>Anggota</w:t>
              </w:r>
            </w:ins>
          </w:p>
        </w:tc>
      </w:tr>
    </w:tbl>
    <w:p w14:paraId="7EB55414" w14:textId="77777777" w:rsidR="00BF190D" w:rsidRPr="00BF190D" w:rsidRDefault="00000000">
      <w:pPr>
        <w:spacing w:before="0" w:after="0"/>
        <w:rPr>
          <w:rFonts w:ascii="Times New Roman" w:cs="Times New Roman"/>
          <w:b/>
          <w:bCs/>
          <w:sz w:val="26"/>
          <w:szCs w:val="26"/>
          <w:rPrChange w:id="98" w:author="ahmad sahrul" w:date="2026-04-27T19:32:00Z">
            <w:rPr/>
          </w:rPrChange>
        </w:rPr>
        <w:pPrChange w:id="99" w:author="ahmad sahrul" w:date="2026-04-27T19:37:00Z">
          <w:pPr>
            <w:spacing w:before="60" w:after="60"/>
          </w:pPr>
        </w:pPrChange>
      </w:pPr>
      <w:r w:rsidRPr="7B9F168E">
        <w:rPr>
          <w:rFonts w:ascii="Times New Roman" w:cs="Times New Roman"/>
          <w:b/>
          <w:bCs/>
          <w:sz w:val="26"/>
          <w:szCs w:val="26"/>
          <w:rPrChange w:id="100" w:author="ahmad sahrul" w:date="2026-04-27T19:32:00Z">
            <w:rPr>
              <w:b/>
              <w:bCs/>
              <w:sz w:val="26"/>
              <w:szCs w:val="26"/>
            </w:rPr>
          </w:rPrChange>
        </w:rPr>
        <w:t xml:space="preserve">Tim Proyek </w:t>
      </w:r>
      <w:r w:rsidRPr="7B9F168E">
        <w:rPr>
          <w:rFonts w:ascii="Times New Roman" w:cs="Times New Roman"/>
          <w:b/>
          <w:bCs/>
          <w:sz w:val="26"/>
          <w:szCs w:val="26"/>
          <w:rPrChange w:id="101" w:author="ahmad sahrul" w:date="2026-04-27T19:32:00Z">
            <w:rPr>
              <w:b/>
              <w:bCs/>
              <w:sz w:val="26"/>
              <w:szCs w:val="26"/>
            </w:rPr>
          </w:rPrChange>
        </w:rPr>
        <w:t>–</w:t>
      </w:r>
      <w:r w:rsidRPr="7B9F168E">
        <w:rPr>
          <w:rFonts w:ascii="Times New Roman" w:cs="Times New Roman"/>
          <w:b/>
          <w:bCs/>
          <w:sz w:val="26"/>
          <w:szCs w:val="26"/>
          <w:rPrChange w:id="102" w:author="ahmad sahrul" w:date="2026-04-27T19:32:00Z">
            <w:rPr>
              <w:b/>
              <w:bCs/>
              <w:sz w:val="26"/>
              <w:szCs w:val="26"/>
            </w:rPr>
          </w:rPrChange>
        </w:rPr>
        <w:t xml:space="preserve"> </w:t>
      </w:r>
      <w:r w:rsidRPr="8606843D">
        <w:rPr>
          <w:rFonts w:ascii="Times New Roman" w:cs="Times New Roman"/>
          <w:b/>
          <w:bCs/>
          <w:sz w:val="26"/>
          <w:szCs w:val="26"/>
          <w:rPrChange w:id="103" w:author="ahmad sahrul" w:date="2026-04-27T19:32:00Z">
            <w:rPr>
              <w:b/>
              <w:bCs/>
              <w:sz w:val="26"/>
              <w:szCs w:val="26"/>
            </w:rPr>
          </w:rPrChange>
        </w:rPr>
        <w:t>Kelompok</w:t>
      </w:r>
      <w:r w:rsidRPr="5B3D3814">
        <w:rPr>
          <w:rFonts w:ascii="Times New Roman" w:cs="Times New Roman"/>
          <w:b/>
          <w:bCs/>
          <w:sz w:val="26"/>
          <w:szCs w:val="26"/>
          <w:rPrChange w:id="104" w:author="ahmad sahrul" w:date="2026-04-27T19:32:00Z">
            <w:rPr>
              <w:b/>
              <w:bCs/>
              <w:sz w:val="26"/>
              <w:szCs w:val="26"/>
            </w:rPr>
          </w:rPrChange>
        </w:rPr>
        <w:t xml:space="preserve"> </w:t>
      </w:r>
      <w:ins w:id="105" w:author="muhammad aldi oktavian" w:date="2026-04-27T22:17:00Z">
        <w:r>
          <w:rPr>
            <w:rFonts w:ascii="Times New Roman" w:hAnsi="Times New Roman" w:cs="Times New Roman"/>
            <w:b/>
            <w:bCs/>
            <w:sz w:val="26"/>
            <w:szCs w:val="26"/>
          </w:rPr>
          <w:t>1</w:t>
        </w:r>
      </w:ins>
    </w:p>
    <w:p w14:paraId="0D676D25" w14:textId="77777777" w:rsidR="00BF190D" w:rsidRPr="00BF190D" w:rsidRDefault="00000000">
      <w:pPr>
        <w:spacing w:before="80" w:after="40"/>
        <w:rPr>
          <w:rFonts w:ascii="Times New Roman" w:cs="Times New Roman"/>
          <w:rPrChange w:id="106" w:author="ahmad sahrul" w:date="2026-04-27T19:32:00Z">
            <w:rPr/>
          </w:rPrChange>
        </w:rPr>
      </w:pPr>
      <w:r w:rsidRPr="6FC2E386">
        <w:rPr>
          <w:rFonts w:ascii="Times New Roman" w:cs="Times New Roman"/>
          <w:color w:val="555555"/>
          <w:rPrChange w:id="107" w:author="ahmad sahrul" w:date="2026-04-27T19:32:00Z">
            <w:rPr>
              <w:color w:val="555555"/>
            </w:rPr>
          </w:rPrChange>
        </w:rPr>
        <w:t xml:space="preserve">Program Studi </w:t>
      </w:r>
      <w:r w:rsidRPr="12C0E965">
        <w:rPr>
          <w:rFonts w:ascii="Times New Roman" w:cs="Times New Roman"/>
          <w:color w:val="555555"/>
          <w:rPrChange w:id="108" w:author="ahmad sahrul" w:date="2026-04-27T19:32:00Z">
            <w:rPr>
              <w:color w:val="555555"/>
            </w:rPr>
          </w:rPrChange>
        </w:rPr>
        <w:t>Sistem</w:t>
      </w:r>
      <w:r w:rsidRPr="BC29BF9D">
        <w:rPr>
          <w:rFonts w:ascii="Times New Roman" w:cs="Times New Roman"/>
          <w:color w:val="555555"/>
          <w:rPrChange w:id="109" w:author="ahmad sahrul" w:date="2026-04-27T19:32:00Z">
            <w:rPr>
              <w:color w:val="555555"/>
            </w:rPr>
          </w:rPrChange>
        </w:rPr>
        <w:t xml:space="preserve"> </w:t>
      </w:r>
      <w:r w:rsidRPr="0F04BEAF">
        <w:rPr>
          <w:rFonts w:ascii="Times New Roman" w:cs="Times New Roman"/>
          <w:color w:val="555555"/>
          <w:rPrChange w:id="110" w:author="ahmad sahrul" w:date="2026-04-27T19:32:00Z">
            <w:rPr>
              <w:color w:val="555555"/>
            </w:rPr>
          </w:rPrChange>
        </w:rPr>
        <w:t>Informasi</w:t>
      </w:r>
    </w:p>
    <w:p w14:paraId="53D2CAE1" w14:textId="77777777" w:rsidR="00BF190D" w:rsidRPr="00BF190D" w:rsidRDefault="00000000">
      <w:pPr>
        <w:spacing w:after="40"/>
        <w:rPr>
          <w:rFonts w:ascii="Times New Roman" w:cs="Times New Roman"/>
          <w:rPrChange w:id="111" w:author="ahmad sahrul" w:date="2026-04-27T19:32:00Z">
            <w:rPr/>
          </w:rPrChange>
        </w:rPr>
      </w:pPr>
      <w:r w:rsidRPr="D1048506">
        <w:rPr>
          <w:rFonts w:ascii="Times New Roman" w:cs="Times New Roman"/>
          <w:color w:val="555555"/>
          <w:rPrChange w:id="112" w:author="ahmad sahrul" w:date="2026-04-27T19:32:00Z">
            <w:rPr>
              <w:color w:val="555555"/>
            </w:rPr>
          </w:rPrChange>
        </w:rPr>
        <w:t xml:space="preserve">Mata Kuliah Rekayasa </w:t>
      </w:r>
      <w:r w:rsidRPr="288942C0">
        <w:rPr>
          <w:rFonts w:ascii="Times New Roman" w:cs="Times New Roman"/>
          <w:color w:val="555555"/>
          <w:rPrChange w:id="113" w:author="ahmad sahrul" w:date="2026-04-27T19:32:00Z">
            <w:rPr>
              <w:color w:val="555555"/>
            </w:rPr>
          </w:rPrChange>
        </w:rPr>
        <w:t>Sistem</w:t>
      </w:r>
      <w:r w:rsidRPr="30BAC929">
        <w:rPr>
          <w:rFonts w:ascii="Times New Roman" w:cs="Times New Roman"/>
          <w:color w:val="555555"/>
          <w:rPrChange w:id="114" w:author="ahmad sahrul" w:date="2026-04-27T19:32:00Z">
            <w:rPr>
              <w:color w:val="555555"/>
            </w:rPr>
          </w:rPrChange>
        </w:rPr>
        <w:t xml:space="preserve"> </w:t>
      </w:r>
      <w:r w:rsidRPr="B9557670">
        <w:rPr>
          <w:rFonts w:ascii="Times New Roman" w:cs="Times New Roman"/>
          <w:color w:val="555555"/>
          <w:rPrChange w:id="115" w:author="ahmad sahrul" w:date="2026-04-27T19:32:00Z">
            <w:rPr>
              <w:color w:val="555555"/>
            </w:rPr>
          </w:rPrChange>
        </w:rPr>
        <w:t>Informasi</w:t>
      </w:r>
      <w:r w:rsidRPr="E03FA313">
        <w:rPr>
          <w:rFonts w:ascii="Times New Roman" w:cs="Times New Roman"/>
          <w:color w:val="555555"/>
          <w:rPrChange w:id="116" w:author="ahmad sahrul" w:date="2026-04-27T19:32:00Z">
            <w:rPr>
              <w:color w:val="555555"/>
            </w:rPr>
          </w:rPrChange>
        </w:rPr>
        <w:t xml:space="preserve"> </w:t>
      </w:r>
      <w:r w:rsidRPr="E03FA313">
        <w:rPr>
          <w:rFonts w:ascii="Times New Roman" w:cs="Times New Roman"/>
          <w:color w:val="555555"/>
          <w:rPrChange w:id="117" w:author="ahmad sahrul" w:date="2026-04-27T19:32:00Z">
            <w:rPr>
              <w:color w:val="555555"/>
            </w:rPr>
          </w:rPrChange>
        </w:rPr>
        <w:t>–</w:t>
      </w:r>
      <w:r w:rsidRPr="E03FA313">
        <w:rPr>
          <w:rFonts w:ascii="Times New Roman" w:cs="Times New Roman"/>
          <w:color w:val="555555"/>
          <w:rPrChange w:id="118" w:author="ahmad sahrul" w:date="2026-04-27T19:32:00Z">
            <w:rPr>
              <w:color w:val="555555"/>
            </w:rPr>
          </w:rPrChange>
        </w:rPr>
        <w:t xml:space="preserve"> </w:t>
      </w:r>
      <w:r w:rsidRPr="33BDAF21">
        <w:rPr>
          <w:rFonts w:ascii="Times New Roman" w:cs="Times New Roman"/>
          <w:color w:val="555555"/>
          <w:rPrChange w:id="119" w:author="ahmad sahrul" w:date="2026-04-27T19:32:00Z">
            <w:rPr>
              <w:color w:val="555555"/>
            </w:rPr>
          </w:rPrChange>
        </w:rPr>
        <w:t>Kelas</w:t>
      </w:r>
      <w:r w:rsidRPr="271B2E25">
        <w:rPr>
          <w:rFonts w:ascii="Times New Roman" w:cs="Times New Roman"/>
          <w:color w:val="555555"/>
          <w:rPrChange w:id="120" w:author="ahmad sahrul" w:date="2026-04-27T19:32:00Z">
            <w:rPr>
              <w:color w:val="555555"/>
            </w:rPr>
          </w:rPrChange>
        </w:rPr>
        <w:t xml:space="preserve"> A1</w:t>
      </w:r>
    </w:p>
    <w:p w14:paraId="58BDFA8B" w14:textId="77777777" w:rsidR="00BF190D" w:rsidRPr="00BF190D" w:rsidRDefault="00000000">
      <w:pPr>
        <w:spacing w:before="40" w:after="40"/>
        <w:rPr>
          <w:rFonts w:ascii="Times New Roman" w:cs="Times New Roman"/>
          <w:rPrChange w:id="121" w:author="ahmad sahrul" w:date="2026-04-27T19:32:00Z">
            <w:rPr/>
          </w:rPrChange>
        </w:rPr>
      </w:pPr>
      <w:r w:rsidRPr="726648CD">
        <w:rPr>
          <w:rFonts w:ascii="Times New Roman" w:cs="Times New Roman"/>
          <w:color w:val="555555"/>
          <w:rPrChange w:id="122" w:author="ahmad sahrul" w:date="2026-04-27T19:32:00Z">
            <w:rPr>
              <w:color w:val="555555"/>
            </w:rPr>
          </w:rPrChange>
        </w:rPr>
        <w:t>April 2026</w:t>
      </w:r>
    </w:p>
    <w:p w14:paraId="0B419A6A" w14:textId="77777777" w:rsidR="00BF190D" w:rsidRPr="00BF190D" w:rsidRDefault="00000000">
      <w:pPr>
        <w:rPr>
          <w:rFonts w:ascii="Times New Roman" w:cs="Times New Roman"/>
          <w:rPrChange w:id="123" w:author="ahmad sahrul" w:date="2026-04-27T19:32:00Z">
            <w:rPr/>
          </w:rPrChange>
        </w:rPr>
      </w:pPr>
      <w:r w:rsidRPr="63B2056E">
        <w:rPr>
          <w:rFonts w:ascii="Times New Roman" w:cs="Times New Roman"/>
          <w:rPrChange w:id="124" w:author="ahmad sahrul" w:date="2026-04-27T19:32:00Z">
            <w:rPr/>
          </w:rPrChange>
        </w:rPr>
        <w:br w:type="page"/>
      </w:r>
    </w:p>
    <w:p w14:paraId="6ECD87E8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125" w:author="ahmad sahrul" w:date="2026-04-27T19:57:00Z">
            <w:rPr/>
          </w:rPrChange>
        </w:rPr>
        <w:pPrChange w:id="126" w:author="6781" w:date="2026-04-27T23:07:00Z">
          <w:pPr>
            <w:pStyle w:val="Heading1"/>
          </w:pPr>
        </w:pPrChange>
      </w:pPr>
      <w:bookmarkStart w:id="127" w:name="_Toc228212118"/>
      <w:r w:rsidRPr="88B9B254">
        <w:rPr>
          <w:rFonts w:ascii="Times New Roman" w:cs="Times New Roman"/>
          <w:color w:val="000000"/>
          <w:rPrChange w:id="128" w:author="ahmad sahrul" w:date="2026-04-27T19:57:00Z">
            <w:rPr/>
          </w:rPrChange>
        </w:rPr>
        <w:lastRenderedPageBreak/>
        <w:t>Revision History</w:t>
      </w:r>
      <w:bookmarkEnd w:id="127"/>
    </w:p>
    <w:p w14:paraId="5DE3C059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129" w:author="ahmad sahrul" w:date="2026-04-27T19:32:00Z">
            <w:rPr/>
          </w:rPrChange>
        </w:rPr>
        <w:pPrChange w:id="130" w:author="6781" w:date="2026-04-27T23:07:00Z">
          <w:pPr>
            <w:spacing w:before="60" w:after="60"/>
          </w:pPr>
        </w:pPrChange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1" w:author="ahmad sahrul" w:date="2026-04-27T20:03:00Z">
          <w:tblPr>
            <w:tblW w:w="90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00"/>
        <w:gridCol w:w="1800"/>
        <w:gridCol w:w="3626"/>
        <w:gridCol w:w="1800"/>
        <w:tblGridChange w:id="132">
          <w:tblGrid>
            <w:gridCol w:w="2"/>
            <w:gridCol w:w="1798"/>
            <w:gridCol w:w="2"/>
            <w:gridCol w:w="1798"/>
            <w:gridCol w:w="2"/>
            <w:gridCol w:w="3624"/>
            <w:gridCol w:w="2"/>
            <w:gridCol w:w="1798"/>
            <w:gridCol w:w="2"/>
          </w:tblGrid>
        </w:tblGridChange>
      </w:tblGrid>
      <w:tr w:rsidR="00BF190D" w14:paraId="7DDD06F0" w14:textId="77777777" w:rsidTr="00BF190D">
        <w:trPr>
          <w:trPrChange w:id="133" w:author="ahmad sahrul" w:date="2026-04-27T20:03:00Z">
            <w:trPr>
              <w:gridBefore w:val="1"/>
            </w:trPr>
          </w:trPrChange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34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1F4E7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556F3E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35" w:author="ahmad sahrul" w:date="2026-04-27T19:32:00Z">
                  <w:rPr/>
                </w:rPrChange>
              </w:rPr>
              <w:pPrChange w:id="136" w:author="6781" w:date="2026-04-27T23:07:00Z">
                <w:pPr/>
              </w:pPrChange>
            </w:pPr>
            <w:r w:rsidRPr="D36A12CF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137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38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1F4E7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73D8533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39" w:author="ahmad sahrul" w:date="2026-04-27T19:32:00Z">
                  <w:rPr/>
                </w:rPrChange>
              </w:rPr>
              <w:pPrChange w:id="140" w:author="6781" w:date="2026-04-27T23:07:00Z">
                <w:pPr/>
              </w:pPrChange>
            </w:pPr>
            <w:r w:rsidRPr="757A90F1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141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Date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42" w:author="ahmad sahrul" w:date="2026-04-27T20:03:00Z">
              <w:tcPr>
                <w:tcW w:w="3626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1F4E7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4CFC49F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43" w:author="ahmad sahrul" w:date="2026-04-27T19:32:00Z">
                  <w:rPr/>
                </w:rPrChange>
              </w:rPr>
              <w:pPrChange w:id="144" w:author="6781" w:date="2026-04-27T23:07:00Z">
                <w:pPr/>
              </w:pPrChange>
            </w:pPr>
            <w:r w:rsidRPr="DC0FE984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145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Reason For Changes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PrChange w:id="146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1F4E7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vAlign w:val="center"/>
              </w:tcPr>
            </w:tcPrChange>
          </w:tcPr>
          <w:p w14:paraId="05ADF6A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47" w:author="ahmad sahrul" w:date="2026-04-27T19:32:00Z">
                  <w:rPr/>
                </w:rPrChange>
              </w:rPr>
              <w:pPrChange w:id="148" w:author="6781" w:date="2026-04-27T23:07:00Z">
                <w:pPr/>
              </w:pPrChange>
            </w:pPr>
            <w:r w:rsidRPr="DD405101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149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Version</w:t>
            </w:r>
          </w:p>
        </w:tc>
      </w:tr>
      <w:tr w:rsidR="00BF190D" w14:paraId="265EBA5D" w14:textId="77777777" w:rsidTr="00BF190D">
        <w:trPr>
          <w:trPrChange w:id="150" w:author="ahmad sahrul" w:date="2026-04-27T20:03:00Z">
            <w:trPr>
              <w:gridBefore w:val="1"/>
            </w:trPr>
          </w:trPrChange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PrChange w:id="151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</w:tcPrChange>
          </w:tcPr>
          <w:p w14:paraId="236018F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52" w:author="ahmad sahrul" w:date="2026-04-27T19:32:00Z">
                  <w:rPr/>
                </w:rPrChange>
              </w:rPr>
              <w:pPrChange w:id="153" w:author="6781" w:date="2026-04-27T23:07:00Z">
                <w:pPr/>
              </w:pPrChange>
            </w:pPr>
            <w:r w:rsidRPr="DB87AA92">
              <w:rPr>
                <w:rFonts w:ascii="Times New Roman" w:cs="Times New Roman"/>
                <w:sz w:val="20"/>
                <w:szCs w:val="20"/>
                <w:rPrChange w:id="154" w:author="ahmad sahrul" w:date="2026-04-27T19:32:00Z">
                  <w:rPr>
                    <w:sz w:val="20"/>
                    <w:szCs w:val="20"/>
                  </w:rPr>
                </w:rPrChange>
              </w:rPr>
              <w:t>Tim Proyek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PrChange w:id="155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</w:tcPrChange>
          </w:tcPr>
          <w:p w14:paraId="38AA148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56" w:author="ahmad sahrul" w:date="2026-04-27T19:32:00Z">
                  <w:rPr/>
                </w:rPrChange>
              </w:rPr>
              <w:pPrChange w:id="157" w:author="6781" w:date="2026-04-27T23:07:00Z">
                <w:pPr/>
              </w:pPrChange>
            </w:pPr>
            <w:r w:rsidRPr="4BC047E7">
              <w:rPr>
                <w:rFonts w:ascii="Times New Roman" w:cs="Times New Roman"/>
                <w:sz w:val="20"/>
                <w:szCs w:val="20"/>
                <w:rPrChange w:id="158" w:author="ahmad sahrul" w:date="2026-04-27T19:32:00Z">
                  <w:rPr>
                    <w:sz w:val="20"/>
                    <w:szCs w:val="20"/>
                  </w:rPr>
                </w:rPrChange>
              </w:rPr>
              <w:t>20 April 2026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PrChange w:id="159" w:author="ahmad sahrul" w:date="2026-04-27T20:03:00Z">
              <w:tcPr>
                <w:tcW w:w="3626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</w:tcPrChange>
          </w:tcPr>
          <w:p w14:paraId="6FE2F26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60" w:author="ahmad sahrul" w:date="2026-04-27T19:32:00Z">
                  <w:rPr/>
                </w:rPrChange>
              </w:rPr>
              <w:pPrChange w:id="161" w:author="6781" w:date="2026-04-27T23:07:00Z">
                <w:pPr/>
              </w:pPrChange>
            </w:pPr>
            <w:r w:rsidRPr="A3FB1A50">
              <w:rPr>
                <w:rFonts w:ascii="Times New Roman" w:cs="Times New Roman"/>
                <w:sz w:val="20"/>
                <w:szCs w:val="20"/>
                <w:rPrChange w:id="162" w:author="ahmad sahrul" w:date="2026-04-27T19:32:00Z">
                  <w:rPr>
                    <w:sz w:val="20"/>
                    <w:szCs w:val="20"/>
                  </w:rPr>
                </w:rPrChange>
              </w:rPr>
              <w:t>Initial document creation based on field interview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PrChange w:id="163" w:author="ahmad sahrul" w:date="2026-04-27T20:03:00Z">
              <w:tcPr>
                <w:tcW w:w="1800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</w:tcPrChange>
          </w:tcPr>
          <w:p w14:paraId="707A7EC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164" w:author="ahmad sahrul" w:date="2026-04-27T19:32:00Z">
                  <w:rPr/>
                </w:rPrChange>
              </w:rPr>
              <w:pPrChange w:id="165" w:author="6781" w:date="2026-04-27T23:07:00Z">
                <w:pPr/>
              </w:pPrChange>
            </w:pPr>
            <w:r w:rsidRPr="6E64247B">
              <w:rPr>
                <w:rFonts w:ascii="Times New Roman" w:cs="Times New Roman"/>
                <w:sz w:val="20"/>
                <w:szCs w:val="20"/>
                <w:rPrChange w:id="166" w:author="ahmad sahrul" w:date="2026-04-27T19:32:00Z">
                  <w:rPr>
                    <w:sz w:val="20"/>
                    <w:szCs w:val="20"/>
                  </w:rPr>
                </w:rPrChange>
              </w:rPr>
              <w:t>1.0</w:t>
            </w:r>
          </w:p>
        </w:tc>
      </w:tr>
    </w:tbl>
    <w:p w14:paraId="1B20576E" w14:textId="77777777" w:rsidR="00BF190D" w:rsidRPr="00BF190D" w:rsidRDefault="00000000">
      <w:pPr>
        <w:jc w:val="both"/>
        <w:rPr>
          <w:rFonts w:ascii="Times New Roman" w:cs="Times New Roman"/>
          <w:rPrChange w:id="167" w:author="ahmad sahrul" w:date="2026-04-27T19:32:00Z">
            <w:rPr/>
          </w:rPrChange>
        </w:rPr>
        <w:pPrChange w:id="168" w:author="6781" w:date="2026-04-27T23:07:00Z">
          <w:pPr/>
        </w:pPrChange>
      </w:pPr>
      <w:r w:rsidRPr="A11F8C1D">
        <w:rPr>
          <w:rFonts w:ascii="Times New Roman" w:cs="Times New Roman"/>
          <w:rPrChange w:id="169" w:author="ahmad sahrul" w:date="2026-04-27T19:32:00Z">
            <w:rPr/>
          </w:rPrChange>
        </w:rPr>
        <w:br w:type="page"/>
      </w:r>
    </w:p>
    <w:p w14:paraId="42C6E20A" w14:textId="77777777" w:rsidR="00BF190D" w:rsidRDefault="00000000">
      <w:pPr>
        <w:pStyle w:val="Heading1"/>
        <w:jc w:val="both"/>
        <w:rPr>
          <w:rFonts w:ascii="Times New Roman" w:cs="Times New Roman"/>
          <w:color w:val="000000"/>
        </w:rPr>
        <w:pPrChange w:id="170" w:author="6781" w:date="2026-04-27T23:07:00Z">
          <w:pPr>
            <w:pStyle w:val="Heading1"/>
          </w:pPr>
        </w:pPrChange>
      </w:pPr>
      <w:bookmarkStart w:id="171" w:name="_Toc228212119"/>
      <w:r w:rsidRPr="8719A242">
        <w:rPr>
          <w:rFonts w:ascii="Times New Roman" w:cs="Times New Roman"/>
          <w:color w:val="000000"/>
        </w:rPr>
        <w:lastRenderedPageBreak/>
        <w:t>Daftar Isi</w:t>
      </w:r>
      <w:bookmarkEnd w:id="171"/>
    </w:p>
    <w:p w14:paraId="62DA739F" w14:textId="77777777" w:rsidR="00BF190D" w:rsidRPr="00BF190D" w:rsidRDefault="00BF190D">
      <w:pPr>
        <w:pStyle w:val="TOCHeading"/>
        <w:jc w:val="both"/>
        <w:rPr>
          <w:rFonts w:ascii="Times New Roman" w:cs="Times New Roman"/>
          <w:rPrChange w:id="172" w:author="ahmad sahrul" w:date="2026-04-27T19:32:00Z">
            <w:rPr/>
          </w:rPrChange>
        </w:rPr>
        <w:pPrChange w:id="173" w:author="6781" w:date="2026-04-27T23:07:00Z">
          <w:pPr>
            <w:pStyle w:val="TOCHeading"/>
          </w:pPr>
        </w:pPrChange>
      </w:pPr>
    </w:p>
    <w:p w14:paraId="71927A5E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174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175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AD7838E4">
        <w:rPr>
          <w:rFonts w:ascii="Times New Roman" w:cs="Times New Roman"/>
          <w:color w:val="000000"/>
          <w:rPrChange w:id="176" w:author="ahmad sahrul" w:date="2026-04-27T19:38:00Z">
            <w:rPr/>
          </w:rPrChange>
        </w:rPr>
        <w:fldChar w:fldCharType="begin"/>
      </w:r>
      <w:r w:rsidRPr="9C1DA219">
        <w:rPr>
          <w:rFonts w:ascii="Times New Roman" w:cs="Times New Roman"/>
          <w:color w:val="000000"/>
          <w:rPrChange w:id="177" w:author="ahmad sahrul" w:date="2026-04-27T19:38:00Z">
            <w:rPr/>
          </w:rPrChange>
        </w:rPr>
        <w:instrText xml:space="preserve"> TOC \o "1-3" \h \z \u </w:instrText>
      </w:r>
      <w:r w:rsidRPr="AD7838E4">
        <w:rPr>
          <w:rFonts w:ascii="Times New Roman" w:cs="Times New Roman"/>
          <w:color w:val="000000"/>
          <w:rPrChange w:id="178" w:author="ahmad sahrul" w:date="2026-04-27T19:38:00Z">
            <w:rPr>
              <w:b/>
              <w:bCs/>
              <w:noProof/>
            </w:rPr>
          </w:rPrChange>
        </w:rPr>
        <w:fldChar w:fldCharType="separate"/>
      </w:r>
      <w:r w:rsidRPr="E3CE2664">
        <w:rPr>
          <w:rStyle w:val="Hyperlink"/>
          <w:rFonts w:ascii="Times New Roman" w:cs="Times New Roman"/>
          <w:noProof/>
          <w:color w:val="000000"/>
          <w:rPrChange w:id="17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ED2E9ED2">
        <w:rPr>
          <w:rStyle w:val="Hyperlink"/>
          <w:rFonts w:ascii="Times New Roman" w:cs="Times New Roman"/>
          <w:noProof/>
          <w:color w:val="000000"/>
          <w:rPrChange w:id="18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E2BBE9C">
        <w:rPr>
          <w:rFonts w:ascii="Times New Roman" w:cs="Times New Roman"/>
          <w:noProof/>
          <w:color w:val="000000"/>
          <w:rPrChange w:id="181" w:author="ahmad sahrul" w:date="2026-04-27T20:12:00Z">
            <w:rPr>
              <w:noProof/>
            </w:rPr>
          </w:rPrChange>
        </w:rPr>
        <w:instrText>HYPERLINK \l "_Toc228212118"</w:instrText>
      </w:r>
      <w:r w:rsidRPr="1316CD81">
        <w:rPr>
          <w:rStyle w:val="Hyperlink"/>
          <w:rFonts w:ascii="Times New Roman" w:cs="Times New Roman"/>
          <w:noProof/>
          <w:color w:val="000000"/>
          <w:rPrChange w:id="18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E3CE2664">
        <w:rPr>
          <w:rStyle w:val="Hyperlink"/>
          <w:rFonts w:ascii="Times New Roman" w:cs="Times New Roman"/>
          <w:noProof/>
          <w:color w:val="000000"/>
          <w:rPrChange w:id="18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7AEE421">
        <w:rPr>
          <w:rStyle w:val="Hyperlink"/>
          <w:rFonts w:ascii="Times New Roman" w:hAnsi="Times New Roman" w:cs="Times New Roman"/>
          <w:noProof/>
          <w:color w:val="000000"/>
          <w:rPrChange w:id="18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Revision History</w:t>
      </w:r>
      <w:r w:rsidRPr="265CF44A">
        <w:rPr>
          <w:rFonts w:ascii="Times New Roman" w:cs="Times New Roman"/>
          <w:noProof/>
          <w:webHidden/>
          <w:color w:val="000000"/>
          <w:rPrChange w:id="185" w:author="ahmad sahrul" w:date="2026-04-27T20:12:00Z">
            <w:rPr>
              <w:noProof/>
              <w:webHidden/>
            </w:rPr>
          </w:rPrChange>
        </w:rPr>
        <w:tab/>
      </w:r>
      <w:r w:rsidRPr="1D9A7077">
        <w:rPr>
          <w:rFonts w:ascii="Times New Roman" w:cs="Times New Roman"/>
          <w:noProof/>
          <w:webHidden/>
          <w:color w:val="000000"/>
          <w:rPrChange w:id="186" w:author="ahmad sahrul" w:date="2026-04-27T20:12:00Z">
            <w:rPr>
              <w:noProof/>
              <w:webHidden/>
            </w:rPr>
          </w:rPrChange>
        </w:rPr>
        <w:fldChar w:fldCharType="begin"/>
      </w:r>
      <w:r w:rsidRPr="552DFA09">
        <w:rPr>
          <w:rFonts w:ascii="Times New Roman" w:cs="Times New Roman"/>
          <w:noProof/>
          <w:webHidden/>
          <w:color w:val="000000"/>
          <w:rPrChange w:id="187" w:author="ahmad sahrul" w:date="2026-04-27T20:12:00Z">
            <w:rPr>
              <w:noProof/>
              <w:webHidden/>
            </w:rPr>
          </w:rPrChange>
        </w:rPr>
        <w:instrText xml:space="preserve"> PAGEREF _Toc228212118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1D9A7077">
        <w:rPr>
          <w:rFonts w:ascii="Times New Roman" w:cs="Times New Roman"/>
          <w:noProof/>
          <w:webHidden/>
          <w:color w:val="000000"/>
          <w:rPrChange w:id="18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</w:t>
      </w:r>
      <w:r w:rsidRPr="1D9A7077">
        <w:rPr>
          <w:rFonts w:ascii="Times New Roman" w:cs="Times New Roman"/>
          <w:noProof/>
          <w:webHidden/>
          <w:color w:val="000000"/>
          <w:rPrChange w:id="189" w:author="ahmad sahrul" w:date="2026-04-27T20:12:00Z">
            <w:rPr>
              <w:noProof/>
              <w:webHidden/>
            </w:rPr>
          </w:rPrChange>
        </w:rPr>
        <w:fldChar w:fldCharType="end"/>
      </w:r>
      <w:r w:rsidRPr="E3CE2664">
        <w:rPr>
          <w:rStyle w:val="Hyperlink"/>
          <w:rFonts w:ascii="Times New Roman" w:cs="Times New Roman"/>
          <w:noProof/>
          <w:color w:val="000000"/>
          <w:rPrChange w:id="19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B6D5FA9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19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192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919C9BBA">
        <w:rPr>
          <w:rStyle w:val="Hyperlink"/>
          <w:rFonts w:ascii="Times New Roman" w:cs="Times New Roman"/>
          <w:noProof/>
          <w:color w:val="000000"/>
          <w:rPrChange w:id="19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A126C15F">
        <w:rPr>
          <w:rStyle w:val="Hyperlink"/>
          <w:rFonts w:ascii="Times New Roman" w:cs="Times New Roman"/>
          <w:noProof/>
          <w:color w:val="000000"/>
          <w:rPrChange w:id="19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7BE27E5">
        <w:rPr>
          <w:rFonts w:ascii="Times New Roman" w:cs="Times New Roman"/>
          <w:noProof/>
          <w:color w:val="000000"/>
          <w:rPrChange w:id="195" w:author="ahmad sahrul" w:date="2026-04-27T20:12:00Z">
            <w:rPr>
              <w:noProof/>
            </w:rPr>
          </w:rPrChange>
        </w:rPr>
        <w:instrText>HYPERLINK \l "_Toc228212119"</w:instrText>
      </w:r>
      <w:r w:rsidRPr="54E32458">
        <w:rPr>
          <w:rStyle w:val="Hyperlink"/>
          <w:rFonts w:ascii="Times New Roman" w:cs="Times New Roman"/>
          <w:noProof/>
          <w:color w:val="000000"/>
          <w:rPrChange w:id="19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919C9BBA">
        <w:rPr>
          <w:rStyle w:val="Hyperlink"/>
          <w:rFonts w:ascii="Times New Roman" w:cs="Times New Roman"/>
          <w:noProof/>
          <w:color w:val="000000"/>
          <w:rPrChange w:id="19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1801737E">
        <w:rPr>
          <w:rStyle w:val="Hyperlink"/>
          <w:rFonts w:ascii="Times New Roman" w:hAnsi="Times New Roman" w:cs="Times New Roman"/>
          <w:noProof/>
          <w:color w:val="000000"/>
          <w:rPrChange w:id="19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Daftar Isi</w:t>
      </w:r>
      <w:r w:rsidRPr="AEF5D451">
        <w:rPr>
          <w:rFonts w:ascii="Times New Roman" w:cs="Times New Roman"/>
          <w:noProof/>
          <w:webHidden/>
          <w:color w:val="000000"/>
          <w:rPrChange w:id="199" w:author="ahmad sahrul" w:date="2026-04-27T20:12:00Z">
            <w:rPr>
              <w:noProof/>
              <w:webHidden/>
            </w:rPr>
          </w:rPrChange>
        </w:rPr>
        <w:tab/>
      </w:r>
      <w:r w:rsidRPr="7B6117CE">
        <w:rPr>
          <w:rFonts w:ascii="Times New Roman" w:cs="Times New Roman"/>
          <w:noProof/>
          <w:webHidden/>
          <w:color w:val="000000"/>
          <w:rPrChange w:id="200" w:author="ahmad sahrul" w:date="2026-04-27T20:12:00Z">
            <w:rPr>
              <w:noProof/>
              <w:webHidden/>
            </w:rPr>
          </w:rPrChange>
        </w:rPr>
        <w:fldChar w:fldCharType="begin"/>
      </w:r>
      <w:r w:rsidRPr="2E9CA0F3">
        <w:rPr>
          <w:rFonts w:ascii="Times New Roman" w:cs="Times New Roman"/>
          <w:noProof/>
          <w:webHidden/>
          <w:color w:val="000000"/>
          <w:rPrChange w:id="201" w:author="ahmad sahrul" w:date="2026-04-27T20:12:00Z">
            <w:rPr>
              <w:noProof/>
              <w:webHidden/>
            </w:rPr>
          </w:rPrChange>
        </w:rPr>
        <w:instrText xml:space="preserve"> PAGEREF _Toc228212119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7B6117CE">
        <w:rPr>
          <w:rFonts w:ascii="Times New Roman" w:cs="Times New Roman"/>
          <w:noProof/>
          <w:webHidden/>
          <w:color w:val="000000"/>
          <w:rPrChange w:id="20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</w:t>
      </w:r>
      <w:r w:rsidRPr="7B6117CE">
        <w:rPr>
          <w:rFonts w:ascii="Times New Roman" w:cs="Times New Roman"/>
          <w:noProof/>
          <w:webHidden/>
          <w:color w:val="000000"/>
          <w:rPrChange w:id="203" w:author="ahmad sahrul" w:date="2026-04-27T20:12:00Z">
            <w:rPr>
              <w:noProof/>
              <w:webHidden/>
            </w:rPr>
          </w:rPrChange>
        </w:rPr>
        <w:fldChar w:fldCharType="end"/>
      </w:r>
      <w:r w:rsidRPr="919C9BBA">
        <w:rPr>
          <w:rStyle w:val="Hyperlink"/>
          <w:rFonts w:ascii="Times New Roman" w:cs="Times New Roman"/>
          <w:noProof/>
          <w:color w:val="000000"/>
          <w:rPrChange w:id="20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DFBA571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0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06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3F674E43">
        <w:rPr>
          <w:rStyle w:val="Hyperlink"/>
          <w:rFonts w:ascii="Times New Roman" w:cs="Times New Roman"/>
          <w:noProof/>
          <w:color w:val="000000"/>
          <w:rPrChange w:id="20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28B16C5E">
        <w:rPr>
          <w:rStyle w:val="Hyperlink"/>
          <w:rFonts w:ascii="Times New Roman" w:cs="Times New Roman"/>
          <w:noProof/>
          <w:color w:val="000000"/>
          <w:rPrChange w:id="20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313506AE">
        <w:rPr>
          <w:rFonts w:ascii="Times New Roman" w:cs="Times New Roman"/>
          <w:noProof/>
          <w:color w:val="000000"/>
          <w:rPrChange w:id="209" w:author="ahmad sahrul" w:date="2026-04-27T20:12:00Z">
            <w:rPr>
              <w:noProof/>
            </w:rPr>
          </w:rPrChange>
        </w:rPr>
        <w:instrText>HYPERLINK \l "_Toc228212120"</w:instrText>
      </w:r>
      <w:r w:rsidRPr="DBCD00E8">
        <w:rPr>
          <w:rStyle w:val="Hyperlink"/>
          <w:rFonts w:ascii="Times New Roman" w:cs="Times New Roman"/>
          <w:noProof/>
          <w:color w:val="000000"/>
          <w:rPrChange w:id="21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3F674E43">
        <w:rPr>
          <w:rStyle w:val="Hyperlink"/>
          <w:rFonts w:ascii="Times New Roman" w:cs="Times New Roman"/>
          <w:noProof/>
          <w:color w:val="000000"/>
          <w:rPrChange w:id="21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9BF67365">
        <w:rPr>
          <w:rStyle w:val="Hyperlink"/>
          <w:rFonts w:ascii="Times New Roman" w:hAnsi="Times New Roman" w:cs="Times New Roman"/>
          <w:noProof/>
          <w:color w:val="000000"/>
          <w:rPrChange w:id="21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 Introduction</w:t>
      </w:r>
      <w:r w:rsidRPr="6EA45EB2">
        <w:rPr>
          <w:rFonts w:ascii="Times New Roman" w:cs="Times New Roman"/>
          <w:noProof/>
          <w:webHidden/>
          <w:color w:val="000000"/>
          <w:rPrChange w:id="213" w:author="ahmad sahrul" w:date="2026-04-27T20:12:00Z">
            <w:rPr>
              <w:noProof/>
              <w:webHidden/>
            </w:rPr>
          </w:rPrChange>
        </w:rPr>
        <w:tab/>
      </w:r>
      <w:r w:rsidRPr="8A705F41">
        <w:rPr>
          <w:rFonts w:ascii="Times New Roman" w:cs="Times New Roman"/>
          <w:noProof/>
          <w:webHidden/>
          <w:color w:val="000000"/>
          <w:rPrChange w:id="214" w:author="ahmad sahrul" w:date="2026-04-27T20:12:00Z">
            <w:rPr>
              <w:noProof/>
              <w:webHidden/>
            </w:rPr>
          </w:rPrChange>
        </w:rPr>
        <w:fldChar w:fldCharType="begin"/>
      </w:r>
      <w:r w:rsidRPr="2BF1A763">
        <w:rPr>
          <w:rFonts w:ascii="Times New Roman" w:cs="Times New Roman"/>
          <w:noProof/>
          <w:webHidden/>
          <w:color w:val="000000"/>
          <w:rPrChange w:id="215" w:author="ahmad sahrul" w:date="2026-04-27T20:12:00Z">
            <w:rPr>
              <w:noProof/>
              <w:webHidden/>
            </w:rPr>
          </w:rPrChange>
        </w:rPr>
        <w:instrText xml:space="preserve"> PAGEREF _Toc228212120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8A705F41">
        <w:rPr>
          <w:rFonts w:ascii="Times New Roman" w:cs="Times New Roman"/>
          <w:noProof/>
          <w:webHidden/>
          <w:color w:val="000000"/>
          <w:rPrChange w:id="21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7</w:t>
      </w:r>
      <w:r w:rsidRPr="8A705F41">
        <w:rPr>
          <w:rFonts w:ascii="Times New Roman" w:cs="Times New Roman"/>
          <w:noProof/>
          <w:webHidden/>
          <w:color w:val="000000"/>
          <w:rPrChange w:id="217" w:author="ahmad sahrul" w:date="2026-04-27T20:12:00Z">
            <w:rPr>
              <w:noProof/>
              <w:webHidden/>
            </w:rPr>
          </w:rPrChange>
        </w:rPr>
        <w:fldChar w:fldCharType="end"/>
      </w:r>
      <w:r w:rsidRPr="3F674E43">
        <w:rPr>
          <w:rStyle w:val="Hyperlink"/>
          <w:rFonts w:ascii="Times New Roman" w:cs="Times New Roman"/>
          <w:noProof/>
          <w:color w:val="000000"/>
          <w:rPrChange w:id="21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A06D217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1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20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E27F3139">
        <w:rPr>
          <w:rStyle w:val="Hyperlink"/>
          <w:rFonts w:ascii="Times New Roman" w:cs="Times New Roman"/>
          <w:noProof/>
          <w:color w:val="000000"/>
          <w:rPrChange w:id="22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97D87D77">
        <w:rPr>
          <w:rStyle w:val="Hyperlink"/>
          <w:rFonts w:ascii="Times New Roman" w:cs="Times New Roman"/>
          <w:noProof/>
          <w:color w:val="000000"/>
          <w:rPrChange w:id="22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A620B5EA">
        <w:rPr>
          <w:rFonts w:ascii="Times New Roman" w:cs="Times New Roman"/>
          <w:noProof/>
          <w:color w:val="000000"/>
          <w:rPrChange w:id="223" w:author="ahmad sahrul" w:date="2026-04-27T20:12:00Z">
            <w:rPr>
              <w:noProof/>
            </w:rPr>
          </w:rPrChange>
        </w:rPr>
        <w:instrText>HYPERLINK \l "_Toc228212121"</w:instrText>
      </w:r>
      <w:r w:rsidRPr="D3F41EBD">
        <w:rPr>
          <w:rStyle w:val="Hyperlink"/>
          <w:rFonts w:ascii="Times New Roman" w:cs="Times New Roman"/>
          <w:noProof/>
          <w:color w:val="000000"/>
          <w:rPrChange w:id="22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E27F3139">
        <w:rPr>
          <w:rStyle w:val="Hyperlink"/>
          <w:rFonts w:ascii="Times New Roman" w:cs="Times New Roman"/>
          <w:noProof/>
          <w:color w:val="000000"/>
          <w:rPrChange w:id="22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1F241707">
        <w:rPr>
          <w:rStyle w:val="Hyperlink"/>
          <w:rFonts w:ascii="Times New Roman" w:hAnsi="Times New Roman" w:cs="Times New Roman"/>
          <w:noProof/>
          <w:color w:val="000000"/>
          <w:rPrChange w:id="22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1.1 Purpose</w:t>
      </w:r>
      <w:r w:rsidRPr="641FFE08">
        <w:rPr>
          <w:rFonts w:ascii="Times New Roman" w:cs="Times New Roman"/>
          <w:noProof/>
          <w:webHidden/>
          <w:color w:val="000000"/>
          <w:rPrChange w:id="227" w:author="ahmad sahrul" w:date="2026-04-27T20:12:00Z">
            <w:rPr>
              <w:noProof/>
              <w:webHidden/>
            </w:rPr>
          </w:rPrChange>
        </w:rPr>
        <w:tab/>
      </w:r>
      <w:r w:rsidRPr="C0E5C580">
        <w:rPr>
          <w:rFonts w:ascii="Times New Roman" w:cs="Times New Roman"/>
          <w:noProof/>
          <w:webHidden/>
          <w:color w:val="000000"/>
          <w:rPrChange w:id="228" w:author="ahmad sahrul" w:date="2026-04-27T20:12:00Z">
            <w:rPr>
              <w:noProof/>
              <w:webHidden/>
            </w:rPr>
          </w:rPrChange>
        </w:rPr>
        <w:fldChar w:fldCharType="begin"/>
      </w:r>
      <w:r w:rsidRPr="6C9E8FD5">
        <w:rPr>
          <w:rFonts w:ascii="Times New Roman" w:cs="Times New Roman"/>
          <w:noProof/>
          <w:webHidden/>
          <w:color w:val="000000"/>
          <w:rPrChange w:id="229" w:author="ahmad sahrul" w:date="2026-04-27T20:12:00Z">
            <w:rPr>
              <w:noProof/>
              <w:webHidden/>
            </w:rPr>
          </w:rPrChange>
        </w:rPr>
        <w:instrText xml:space="preserve"> PAGEREF _Toc228212121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C0E5C580">
        <w:rPr>
          <w:rFonts w:ascii="Times New Roman" w:cs="Times New Roman"/>
          <w:noProof/>
          <w:webHidden/>
          <w:color w:val="000000"/>
          <w:rPrChange w:id="23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7</w:t>
      </w:r>
      <w:r w:rsidRPr="C0E5C580">
        <w:rPr>
          <w:rFonts w:ascii="Times New Roman" w:cs="Times New Roman"/>
          <w:noProof/>
          <w:webHidden/>
          <w:color w:val="000000"/>
          <w:rPrChange w:id="231" w:author="ahmad sahrul" w:date="2026-04-27T20:12:00Z">
            <w:rPr>
              <w:noProof/>
              <w:webHidden/>
            </w:rPr>
          </w:rPrChange>
        </w:rPr>
        <w:fldChar w:fldCharType="end"/>
      </w:r>
      <w:r w:rsidRPr="E27F3139">
        <w:rPr>
          <w:rStyle w:val="Hyperlink"/>
          <w:rFonts w:ascii="Times New Roman" w:cs="Times New Roman"/>
          <w:noProof/>
          <w:color w:val="000000"/>
          <w:rPrChange w:id="23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2B6A7BB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3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34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A3AB69CE">
        <w:rPr>
          <w:rStyle w:val="Hyperlink"/>
          <w:rFonts w:ascii="Times New Roman" w:cs="Times New Roman"/>
          <w:noProof/>
          <w:color w:val="000000"/>
          <w:rPrChange w:id="23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396055A0">
        <w:rPr>
          <w:rStyle w:val="Hyperlink"/>
          <w:rFonts w:ascii="Times New Roman" w:cs="Times New Roman"/>
          <w:noProof/>
          <w:color w:val="000000"/>
          <w:rPrChange w:id="23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C1A06B65">
        <w:rPr>
          <w:rFonts w:ascii="Times New Roman" w:cs="Times New Roman"/>
          <w:noProof/>
          <w:color w:val="000000"/>
          <w:rPrChange w:id="237" w:author="ahmad sahrul" w:date="2026-04-27T20:12:00Z">
            <w:rPr>
              <w:noProof/>
            </w:rPr>
          </w:rPrChange>
        </w:rPr>
        <w:instrText>HYPERLINK \l "_Toc228212122"</w:instrText>
      </w:r>
      <w:r w:rsidRPr="E1C30194">
        <w:rPr>
          <w:rStyle w:val="Hyperlink"/>
          <w:rFonts w:ascii="Times New Roman" w:cs="Times New Roman"/>
          <w:noProof/>
          <w:color w:val="000000"/>
          <w:rPrChange w:id="23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A3AB69CE">
        <w:rPr>
          <w:rStyle w:val="Hyperlink"/>
          <w:rFonts w:ascii="Times New Roman" w:cs="Times New Roman"/>
          <w:noProof/>
          <w:color w:val="000000"/>
          <w:rPrChange w:id="23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D3B832CB">
        <w:rPr>
          <w:rStyle w:val="Hyperlink"/>
          <w:rFonts w:ascii="Times New Roman" w:hAnsi="Times New Roman" w:cs="Times New Roman"/>
          <w:noProof/>
          <w:color w:val="000000"/>
          <w:rPrChange w:id="24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1.2 Document Conventions</w:t>
      </w:r>
      <w:r w:rsidRPr="597DA0A7">
        <w:rPr>
          <w:rFonts w:ascii="Times New Roman" w:cs="Times New Roman"/>
          <w:noProof/>
          <w:webHidden/>
          <w:color w:val="000000"/>
          <w:rPrChange w:id="241" w:author="ahmad sahrul" w:date="2026-04-27T20:12:00Z">
            <w:rPr>
              <w:noProof/>
              <w:webHidden/>
            </w:rPr>
          </w:rPrChange>
        </w:rPr>
        <w:tab/>
      </w:r>
      <w:r w:rsidRPr="65701B43">
        <w:rPr>
          <w:rFonts w:ascii="Times New Roman" w:cs="Times New Roman"/>
          <w:noProof/>
          <w:webHidden/>
          <w:color w:val="000000"/>
          <w:rPrChange w:id="242" w:author="ahmad sahrul" w:date="2026-04-27T20:12:00Z">
            <w:rPr>
              <w:noProof/>
              <w:webHidden/>
            </w:rPr>
          </w:rPrChange>
        </w:rPr>
        <w:fldChar w:fldCharType="begin"/>
      </w:r>
      <w:r w:rsidRPr="8F0DB3F3">
        <w:rPr>
          <w:rFonts w:ascii="Times New Roman" w:cs="Times New Roman"/>
          <w:noProof/>
          <w:webHidden/>
          <w:color w:val="000000"/>
          <w:rPrChange w:id="243" w:author="ahmad sahrul" w:date="2026-04-27T20:12:00Z">
            <w:rPr>
              <w:noProof/>
              <w:webHidden/>
            </w:rPr>
          </w:rPrChange>
        </w:rPr>
        <w:instrText xml:space="preserve"> PAGEREF _Toc228212122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5701B43">
        <w:rPr>
          <w:rFonts w:ascii="Times New Roman" w:cs="Times New Roman"/>
          <w:noProof/>
          <w:webHidden/>
          <w:color w:val="000000"/>
          <w:rPrChange w:id="24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7</w:t>
      </w:r>
      <w:r w:rsidRPr="65701B43">
        <w:rPr>
          <w:rFonts w:ascii="Times New Roman" w:cs="Times New Roman"/>
          <w:noProof/>
          <w:webHidden/>
          <w:color w:val="000000"/>
          <w:rPrChange w:id="245" w:author="ahmad sahrul" w:date="2026-04-27T20:12:00Z">
            <w:rPr>
              <w:noProof/>
              <w:webHidden/>
            </w:rPr>
          </w:rPrChange>
        </w:rPr>
        <w:fldChar w:fldCharType="end"/>
      </w:r>
      <w:r w:rsidRPr="A3AB69CE">
        <w:rPr>
          <w:rStyle w:val="Hyperlink"/>
          <w:rFonts w:ascii="Times New Roman" w:cs="Times New Roman"/>
          <w:noProof/>
          <w:color w:val="000000"/>
          <w:rPrChange w:id="24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44D6F93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4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48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12A7B786">
        <w:rPr>
          <w:rStyle w:val="Hyperlink"/>
          <w:rFonts w:ascii="Times New Roman" w:cs="Times New Roman"/>
          <w:noProof/>
          <w:color w:val="000000"/>
          <w:rPrChange w:id="24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3DF47D2B">
        <w:rPr>
          <w:rStyle w:val="Hyperlink"/>
          <w:rFonts w:ascii="Times New Roman" w:cs="Times New Roman"/>
          <w:noProof/>
          <w:color w:val="000000"/>
          <w:rPrChange w:id="25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12426A50">
        <w:rPr>
          <w:rFonts w:ascii="Times New Roman" w:cs="Times New Roman"/>
          <w:noProof/>
          <w:color w:val="000000"/>
          <w:rPrChange w:id="251" w:author="ahmad sahrul" w:date="2026-04-27T20:12:00Z">
            <w:rPr>
              <w:noProof/>
            </w:rPr>
          </w:rPrChange>
        </w:rPr>
        <w:instrText>HYPERLINK \l "_Toc228212123"</w:instrText>
      </w:r>
      <w:r w:rsidRPr="650C365E">
        <w:rPr>
          <w:rStyle w:val="Hyperlink"/>
          <w:rFonts w:ascii="Times New Roman" w:cs="Times New Roman"/>
          <w:noProof/>
          <w:color w:val="000000"/>
          <w:rPrChange w:id="25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12A7B786">
        <w:rPr>
          <w:rStyle w:val="Hyperlink"/>
          <w:rFonts w:ascii="Times New Roman" w:cs="Times New Roman"/>
          <w:noProof/>
          <w:color w:val="000000"/>
          <w:rPrChange w:id="25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22F08591">
        <w:rPr>
          <w:rStyle w:val="Hyperlink"/>
          <w:rFonts w:ascii="Times New Roman" w:hAnsi="Times New Roman" w:cs="Times New Roman"/>
          <w:noProof/>
          <w:color w:val="000000"/>
          <w:rPrChange w:id="25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1.3 Intended Audience and Reading Suggestions</w:t>
      </w:r>
      <w:r w:rsidRPr="74CDF900">
        <w:rPr>
          <w:rFonts w:ascii="Times New Roman" w:cs="Times New Roman"/>
          <w:noProof/>
          <w:webHidden/>
          <w:color w:val="000000"/>
          <w:rPrChange w:id="255" w:author="ahmad sahrul" w:date="2026-04-27T20:12:00Z">
            <w:rPr>
              <w:noProof/>
              <w:webHidden/>
            </w:rPr>
          </w:rPrChange>
        </w:rPr>
        <w:tab/>
      </w:r>
      <w:r w:rsidRPr="165487E9">
        <w:rPr>
          <w:rFonts w:ascii="Times New Roman" w:cs="Times New Roman"/>
          <w:noProof/>
          <w:webHidden/>
          <w:color w:val="000000"/>
          <w:rPrChange w:id="256" w:author="ahmad sahrul" w:date="2026-04-27T20:12:00Z">
            <w:rPr>
              <w:noProof/>
              <w:webHidden/>
            </w:rPr>
          </w:rPrChange>
        </w:rPr>
        <w:fldChar w:fldCharType="begin"/>
      </w:r>
      <w:r w:rsidRPr="DF4595DA">
        <w:rPr>
          <w:rFonts w:ascii="Times New Roman" w:cs="Times New Roman"/>
          <w:noProof/>
          <w:webHidden/>
          <w:color w:val="000000"/>
          <w:rPrChange w:id="257" w:author="ahmad sahrul" w:date="2026-04-27T20:12:00Z">
            <w:rPr>
              <w:noProof/>
              <w:webHidden/>
            </w:rPr>
          </w:rPrChange>
        </w:rPr>
        <w:instrText xml:space="preserve"> PAGEREF _Toc228212123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165487E9">
        <w:rPr>
          <w:rFonts w:ascii="Times New Roman" w:cs="Times New Roman"/>
          <w:noProof/>
          <w:webHidden/>
          <w:color w:val="000000"/>
          <w:rPrChange w:id="25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7</w:t>
      </w:r>
      <w:r w:rsidRPr="165487E9">
        <w:rPr>
          <w:rFonts w:ascii="Times New Roman" w:cs="Times New Roman"/>
          <w:noProof/>
          <w:webHidden/>
          <w:color w:val="000000"/>
          <w:rPrChange w:id="259" w:author="ahmad sahrul" w:date="2026-04-27T20:12:00Z">
            <w:rPr>
              <w:noProof/>
              <w:webHidden/>
            </w:rPr>
          </w:rPrChange>
        </w:rPr>
        <w:fldChar w:fldCharType="end"/>
      </w:r>
      <w:r w:rsidRPr="12A7B786">
        <w:rPr>
          <w:rStyle w:val="Hyperlink"/>
          <w:rFonts w:ascii="Times New Roman" w:cs="Times New Roman"/>
          <w:noProof/>
          <w:color w:val="000000"/>
          <w:rPrChange w:id="26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9BE2E8D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6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62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4C201537">
        <w:rPr>
          <w:rStyle w:val="Hyperlink"/>
          <w:rFonts w:ascii="Times New Roman" w:cs="Times New Roman"/>
          <w:noProof/>
          <w:color w:val="000000"/>
          <w:rPrChange w:id="26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877A462A">
        <w:rPr>
          <w:rStyle w:val="Hyperlink"/>
          <w:rFonts w:ascii="Times New Roman" w:cs="Times New Roman"/>
          <w:noProof/>
          <w:color w:val="000000"/>
          <w:rPrChange w:id="26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4F701F3">
        <w:rPr>
          <w:rFonts w:ascii="Times New Roman" w:cs="Times New Roman"/>
          <w:noProof/>
          <w:color w:val="000000"/>
          <w:rPrChange w:id="265" w:author="ahmad sahrul" w:date="2026-04-27T20:12:00Z">
            <w:rPr>
              <w:noProof/>
            </w:rPr>
          </w:rPrChange>
        </w:rPr>
        <w:instrText>HYPERLINK \l "_Toc228212124"</w:instrText>
      </w:r>
      <w:r w:rsidRPr="8B424CE6">
        <w:rPr>
          <w:rStyle w:val="Hyperlink"/>
          <w:rFonts w:ascii="Times New Roman" w:cs="Times New Roman"/>
          <w:noProof/>
          <w:color w:val="000000"/>
          <w:rPrChange w:id="26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C201537">
        <w:rPr>
          <w:rStyle w:val="Hyperlink"/>
          <w:rFonts w:ascii="Times New Roman" w:cs="Times New Roman"/>
          <w:noProof/>
          <w:color w:val="000000"/>
          <w:rPrChange w:id="26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4E10F8B4">
        <w:rPr>
          <w:rStyle w:val="Hyperlink"/>
          <w:rFonts w:ascii="Times New Roman" w:hAnsi="Times New Roman" w:cs="Times New Roman"/>
          <w:noProof/>
          <w:color w:val="000000"/>
          <w:rPrChange w:id="26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1.4 Product Scope</w:t>
      </w:r>
      <w:r w:rsidRPr="41B02AB1">
        <w:rPr>
          <w:rFonts w:ascii="Times New Roman" w:cs="Times New Roman"/>
          <w:noProof/>
          <w:webHidden/>
          <w:color w:val="000000"/>
          <w:rPrChange w:id="269" w:author="ahmad sahrul" w:date="2026-04-27T20:12:00Z">
            <w:rPr>
              <w:noProof/>
              <w:webHidden/>
            </w:rPr>
          </w:rPrChange>
        </w:rPr>
        <w:tab/>
      </w:r>
      <w:r w:rsidRPr="9B9C165C">
        <w:rPr>
          <w:rFonts w:ascii="Times New Roman" w:cs="Times New Roman"/>
          <w:noProof/>
          <w:webHidden/>
          <w:color w:val="000000"/>
          <w:rPrChange w:id="270" w:author="ahmad sahrul" w:date="2026-04-27T20:12:00Z">
            <w:rPr>
              <w:noProof/>
              <w:webHidden/>
            </w:rPr>
          </w:rPrChange>
        </w:rPr>
        <w:fldChar w:fldCharType="begin"/>
      </w:r>
      <w:r w:rsidRPr="DCAB1954">
        <w:rPr>
          <w:rFonts w:ascii="Times New Roman" w:cs="Times New Roman"/>
          <w:noProof/>
          <w:webHidden/>
          <w:color w:val="000000"/>
          <w:rPrChange w:id="271" w:author="ahmad sahrul" w:date="2026-04-27T20:12:00Z">
            <w:rPr>
              <w:noProof/>
              <w:webHidden/>
            </w:rPr>
          </w:rPrChange>
        </w:rPr>
        <w:instrText xml:space="preserve"> PAGEREF _Toc228212124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9B9C165C">
        <w:rPr>
          <w:rFonts w:ascii="Times New Roman" w:cs="Times New Roman"/>
          <w:noProof/>
          <w:webHidden/>
          <w:color w:val="000000"/>
          <w:rPrChange w:id="27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8</w:t>
      </w:r>
      <w:r w:rsidRPr="9B9C165C">
        <w:rPr>
          <w:rFonts w:ascii="Times New Roman" w:cs="Times New Roman"/>
          <w:noProof/>
          <w:webHidden/>
          <w:color w:val="000000"/>
          <w:rPrChange w:id="273" w:author="ahmad sahrul" w:date="2026-04-27T20:12:00Z">
            <w:rPr>
              <w:noProof/>
              <w:webHidden/>
            </w:rPr>
          </w:rPrChange>
        </w:rPr>
        <w:fldChar w:fldCharType="end"/>
      </w:r>
      <w:r w:rsidRPr="4C201537">
        <w:rPr>
          <w:rStyle w:val="Hyperlink"/>
          <w:rFonts w:ascii="Times New Roman" w:cs="Times New Roman"/>
          <w:noProof/>
          <w:color w:val="000000"/>
          <w:rPrChange w:id="27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00CA107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7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76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5E73CB2C">
        <w:rPr>
          <w:rStyle w:val="Hyperlink"/>
          <w:rFonts w:ascii="Times New Roman" w:cs="Times New Roman"/>
          <w:noProof/>
          <w:color w:val="000000"/>
          <w:rPrChange w:id="27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C656AB16">
        <w:rPr>
          <w:rStyle w:val="Hyperlink"/>
          <w:rFonts w:ascii="Times New Roman" w:cs="Times New Roman"/>
          <w:noProof/>
          <w:color w:val="000000"/>
          <w:rPrChange w:id="27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60AD8885">
        <w:rPr>
          <w:rFonts w:ascii="Times New Roman" w:cs="Times New Roman"/>
          <w:noProof/>
          <w:color w:val="000000"/>
          <w:rPrChange w:id="279" w:author="ahmad sahrul" w:date="2026-04-27T20:12:00Z">
            <w:rPr>
              <w:noProof/>
            </w:rPr>
          </w:rPrChange>
        </w:rPr>
        <w:instrText>HYPERLINK \l "_Toc228212125"</w:instrText>
      </w:r>
      <w:r w:rsidRPr="11DD18A9">
        <w:rPr>
          <w:rStyle w:val="Hyperlink"/>
          <w:rFonts w:ascii="Times New Roman" w:cs="Times New Roman"/>
          <w:noProof/>
          <w:color w:val="000000"/>
          <w:rPrChange w:id="28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E73CB2C">
        <w:rPr>
          <w:rStyle w:val="Hyperlink"/>
          <w:rFonts w:ascii="Times New Roman" w:cs="Times New Roman"/>
          <w:noProof/>
          <w:color w:val="000000"/>
          <w:rPrChange w:id="28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030F19BF">
        <w:rPr>
          <w:rStyle w:val="Hyperlink"/>
          <w:rFonts w:ascii="Times New Roman" w:hAnsi="Times New Roman" w:cs="Times New Roman"/>
          <w:noProof/>
          <w:color w:val="000000"/>
          <w:rPrChange w:id="28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1.5 References</w:t>
      </w:r>
      <w:r w:rsidRPr="BD90834A">
        <w:rPr>
          <w:rFonts w:ascii="Times New Roman" w:cs="Times New Roman"/>
          <w:noProof/>
          <w:webHidden/>
          <w:color w:val="000000"/>
          <w:rPrChange w:id="283" w:author="ahmad sahrul" w:date="2026-04-27T20:12:00Z">
            <w:rPr>
              <w:noProof/>
              <w:webHidden/>
            </w:rPr>
          </w:rPrChange>
        </w:rPr>
        <w:tab/>
      </w:r>
      <w:r w:rsidRPr="92FEE578">
        <w:rPr>
          <w:rFonts w:ascii="Times New Roman" w:cs="Times New Roman"/>
          <w:noProof/>
          <w:webHidden/>
          <w:color w:val="000000"/>
          <w:rPrChange w:id="284" w:author="ahmad sahrul" w:date="2026-04-27T20:12:00Z">
            <w:rPr>
              <w:noProof/>
              <w:webHidden/>
            </w:rPr>
          </w:rPrChange>
        </w:rPr>
        <w:fldChar w:fldCharType="begin"/>
      </w:r>
      <w:r w:rsidRPr="BB7B1C83">
        <w:rPr>
          <w:rFonts w:ascii="Times New Roman" w:cs="Times New Roman"/>
          <w:noProof/>
          <w:webHidden/>
          <w:color w:val="000000"/>
          <w:rPrChange w:id="285" w:author="ahmad sahrul" w:date="2026-04-27T20:12:00Z">
            <w:rPr>
              <w:noProof/>
              <w:webHidden/>
            </w:rPr>
          </w:rPrChange>
        </w:rPr>
        <w:instrText xml:space="preserve"> PAGEREF _Toc228212125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92FEE578">
        <w:rPr>
          <w:rFonts w:ascii="Times New Roman" w:cs="Times New Roman"/>
          <w:noProof/>
          <w:webHidden/>
          <w:color w:val="000000"/>
          <w:rPrChange w:id="28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8</w:t>
      </w:r>
      <w:r w:rsidRPr="92FEE578">
        <w:rPr>
          <w:rFonts w:ascii="Times New Roman" w:cs="Times New Roman"/>
          <w:noProof/>
          <w:webHidden/>
          <w:color w:val="000000"/>
          <w:rPrChange w:id="287" w:author="ahmad sahrul" w:date="2026-04-27T20:12:00Z">
            <w:rPr>
              <w:noProof/>
              <w:webHidden/>
            </w:rPr>
          </w:rPrChange>
        </w:rPr>
        <w:fldChar w:fldCharType="end"/>
      </w:r>
      <w:r w:rsidRPr="5E73CB2C">
        <w:rPr>
          <w:rStyle w:val="Hyperlink"/>
          <w:rFonts w:ascii="Times New Roman" w:cs="Times New Roman"/>
          <w:noProof/>
          <w:color w:val="000000"/>
          <w:rPrChange w:id="28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F8A6028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28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290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06C8D7A7">
        <w:rPr>
          <w:rStyle w:val="Hyperlink"/>
          <w:rFonts w:ascii="Times New Roman" w:cs="Times New Roman"/>
          <w:noProof/>
          <w:color w:val="000000"/>
          <w:rPrChange w:id="29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08CCB143">
        <w:rPr>
          <w:rStyle w:val="Hyperlink"/>
          <w:rFonts w:ascii="Times New Roman" w:cs="Times New Roman"/>
          <w:noProof/>
          <w:color w:val="000000"/>
          <w:rPrChange w:id="29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66D62DF">
        <w:rPr>
          <w:rFonts w:ascii="Times New Roman" w:cs="Times New Roman"/>
          <w:noProof/>
          <w:color w:val="000000"/>
          <w:rPrChange w:id="293" w:author="ahmad sahrul" w:date="2026-04-27T20:12:00Z">
            <w:rPr>
              <w:noProof/>
            </w:rPr>
          </w:rPrChange>
        </w:rPr>
        <w:instrText>HYPERLINK \l "_Toc228212126"</w:instrText>
      </w:r>
      <w:r w:rsidRPr="0954B1C1">
        <w:rPr>
          <w:rStyle w:val="Hyperlink"/>
          <w:rFonts w:ascii="Times New Roman" w:cs="Times New Roman"/>
          <w:noProof/>
          <w:color w:val="000000"/>
          <w:rPrChange w:id="29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06C8D7A7">
        <w:rPr>
          <w:rStyle w:val="Hyperlink"/>
          <w:rFonts w:ascii="Times New Roman" w:cs="Times New Roman"/>
          <w:noProof/>
          <w:color w:val="000000"/>
          <w:rPrChange w:id="29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D627C506">
        <w:rPr>
          <w:rStyle w:val="Hyperlink"/>
          <w:rFonts w:ascii="Times New Roman" w:hAnsi="Times New Roman" w:cs="Times New Roman"/>
          <w:noProof/>
          <w:color w:val="000000"/>
          <w:rPrChange w:id="29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 Overall Description</w:t>
      </w:r>
      <w:r w:rsidRPr="6B5522FE">
        <w:rPr>
          <w:rFonts w:ascii="Times New Roman" w:cs="Times New Roman"/>
          <w:noProof/>
          <w:webHidden/>
          <w:color w:val="000000"/>
          <w:rPrChange w:id="297" w:author="ahmad sahrul" w:date="2026-04-27T20:12:00Z">
            <w:rPr>
              <w:noProof/>
              <w:webHidden/>
            </w:rPr>
          </w:rPrChange>
        </w:rPr>
        <w:tab/>
      </w:r>
      <w:r w:rsidRPr="08B4F632">
        <w:rPr>
          <w:rFonts w:ascii="Times New Roman" w:cs="Times New Roman"/>
          <w:noProof/>
          <w:webHidden/>
          <w:color w:val="000000"/>
          <w:rPrChange w:id="298" w:author="ahmad sahrul" w:date="2026-04-27T20:12:00Z">
            <w:rPr>
              <w:noProof/>
              <w:webHidden/>
            </w:rPr>
          </w:rPrChange>
        </w:rPr>
        <w:fldChar w:fldCharType="begin"/>
      </w:r>
      <w:r w:rsidRPr="F7F63504">
        <w:rPr>
          <w:rFonts w:ascii="Times New Roman" w:cs="Times New Roman"/>
          <w:noProof/>
          <w:webHidden/>
          <w:color w:val="000000"/>
          <w:rPrChange w:id="299" w:author="ahmad sahrul" w:date="2026-04-27T20:12:00Z">
            <w:rPr>
              <w:noProof/>
              <w:webHidden/>
            </w:rPr>
          </w:rPrChange>
        </w:rPr>
        <w:instrText xml:space="preserve"> PAGEREF _Toc228212126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08B4F632">
        <w:rPr>
          <w:rFonts w:ascii="Times New Roman" w:cs="Times New Roman"/>
          <w:noProof/>
          <w:webHidden/>
          <w:color w:val="000000"/>
          <w:rPrChange w:id="30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9</w:t>
      </w:r>
      <w:r w:rsidRPr="08B4F632">
        <w:rPr>
          <w:rFonts w:ascii="Times New Roman" w:cs="Times New Roman"/>
          <w:noProof/>
          <w:webHidden/>
          <w:color w:val="000000"/>
          <w:rPrChange w:id="301" w:author="ahmad sahrul" w:date="2026-04-27T20:12:00Z">
            <w:rPr>
              <w:noProof/>
              <w:webHidden/>
            </w:rPr>
          </w:rPrChange>
        </w:rPr>
        <w:fldChar w:fldCharType="end"/>
      </w:r>
      <w:r w:rsidRPr="06C8D7A7">
        <w:rPr>
          <w:rStyle w:val="Hyperlink"/>
          <w:rFonts w:ascii="Times New Roman" w:cs="Times New Roman"/>
          <w:noProof/>
          <w:color w:val="000000"/>
          <w:rPrChange w:id="30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A97DDD6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0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04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5BC2B3E7">
        <w:rPr>
          <w:rStyle w:val="Hyperlink"/>
          <w:rFonts w:ascii="Times New Roman" w:cs="Times New Roman"/>
          <w:noProof/>
          <w:color w:val="000000"/>
          <w:rPrChange w:id="30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0C458D5">
        <w:rPr>
          <w:rStyle w:val="Hyperlink"/>
          <w:rFonts w:ascii="Times New Roman" w:cs="Times New Roman"/>
          <w:noProof/>
          <w:color w:val="000000"/>
          <w:rPrChange w:id="30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F1B7DCE">
        <w:rPr>
          <w:rFonts w:ascii="Times New Roman" w:cs="Times New Roman"/>
          <w:noProof/>
          <w:color w:val="000000"/>
          <w:rPrChange w:id="307" w:author="ahmad sahrul" w:date="2026-04-27T20:12:00Z">
            <w:rPr>
              <w:noProof/>
            </w:rPr>
          </w:rPrChange>
        </w:rPr>
        <w:instrText>HYPERLINK \l "_Toc228212127"</w:instrText>
      </w:r>
      <w:r w:rsidRPr="24B147AF">
        <w:rPr>
          <w:rStyle w:val="Hyperlink"/>
          <w:rFonts w:ascii="Times New Roman" w:cs="Times New Roman"/>
          <w:noProof/>
          <w:color w:val="000000"/>
          <w:rPrChange w:id="30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BC2B3E7">
        <w:rPr>
          <w:rStyle w:val="Hyperlink"/>
          <w:rFonts w:ascii="Times New Roman" w:cs="Times New Roman"/>
          <w:noProof/>
          <w:color w:val="000000"/>
          <w:rPrChange w:id="30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5F893AC5">
        <w:rPr>
          <w:rStyle w:val="Hyperlink"/>
          <w:rFonts w:ascii="Times New Roman" w:hAnsi="Times New Roman" w:cs="Times New Roman"/>
          <w:noProof/>
          <w:color w:val="000000"/>
          <w:rPrChange w:id="31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2.1 Product Perspective</w:t>
      </w:r>
      <w:r w:rsidRPr="B88CE97B">
        <w:rPr>
          <w:rFonts w:ascii="Times New Roman" w:cs="Times New Roman"/>
          <w:noProof/>
          <w:webHidden/>
          <w:color w:val="000000"/>
          <w:rPrChange w:id="311" w:author="ahmad sahrul" w:date="2026-04-27T20:12:00Z">
            <w:rPr>
              <w:noProof/>
              <w:webHidden/>
            </w:rPr>
          </w:rPrChange>
        </w:rPr>
        <w:tab/>
      </w:r>
      <w:r w:rsidRPr="3CDA95C4">
        <w:rPr>
          <w:rFonts w:ascii="Times New Roman" w:cs="Times New Roman"/>
          <w:noProof/>
          <w:webHidden/>
          <w:color w:val="000000"/>
          <w:rPrChange w:id="312" w:author="ahmad sahrul" w:date="2026-04-27T20:12:00Z">
            <w:rPr>
              <w:noProof/>
              <w:webHidden/>
            </w:rPr>
          </w:rPrChange>
        </w:rPr>
        <w:fldChar w:fldCharType="begin"/>
      </w:r>
      <w:r w:rsidRPr="B70172FA">
        <w:rPr>
          <w:rFonts w:ascii="Times New Roman" w:cs="Times New Roman"/>
          <w:noProof/>
          <w:webHidden/>
          <w:color w:val="000000"/>
          <w:rPrChange w:id="313" w:author="ahmad sahrul" w:date="2026-04-27T20:12:00Z">
            <w:rPr>
              <w:noProof/>
              <w:webHidden/>
            </w:rPr>
          </w:rPrChange>
        </w:rPr>
        <w:instrText xml:space="preserve"> PAGEREF _Toc228212127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3CDA95C4">
        <w:rPr>
          <w:rFonts w:ascii="Times New Roman" w:cs="Times New Roman"/>
          <w:noProof/>
          <w:webHidden/>
          <w:color w:val="000000"/>
          <w:rPrChange w:id="31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9</w:t>
      </w:r>
      <w:r w:rsidRPr="3CDA95C4">
        <w:rPr>
          <w:rFonts w:ascii="Times New Roman" w:cs="Times New Roman"/>
          <w:noProof/>
          <w:webHidden/>
          <w:color w:val="000000"/>
          <w:rPrChange w:id="315" w:author="ahmad sahrul" w:date="2026-04-27T20:12:00Z">
            <w:rPr>
              <w:noProof/>
              <w:webHidden/>
            </w:rPr>
          </w:rPrChange>
        </w:rPr>
        <w:fldChar w:fldCharType="end"/>
      </w:r>
      <w:r w:rsidRPr="5BC2B3E7">
        <w:rPr>
          <w:rStyle w:val="Hyperlink"/>
          <w:rFonts w:ascii="Times New Roman" w:cs="Times New Roman"/>
          <w:noProof/>
          <w:color w:val="000000"/>
          <w:rPrChange w:id="31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F262599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1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18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476C2451">
        <w:rPr>
          <w:rStyle w:val="Hyperlink"/>
          <w:rFonts w:ascii="Times New Roman" w:cs="Times New Roman"/>
          <w:noProof/>
          <w:color w:val="000000"/>
          <w:rPrChange w:id="31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BDA7848">
        <w:rPr>
          <w:rStyle w:val="Hyperlink"/>
          <w:rFonts w:ascii="Times New Roman" w:cs="Times New Roman"/>
          <w:noProof/>
          <w:color w:val="000000"/>
          <w:rPrChange w:id="32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A1803FA">
        <w:rPr>
          <w:rFonts w:ascii="Times New Roman" w:cs="Times New Roman"/>
          <w:noProof/>
          <w:color w:val="000000"/>
          <w:rPrChange w:id="321" w:author="ahmad sahrul" w:date="2026-04-27T20:12:00Z">
            <w:rPr>
              <w:noProof/>
            </w:rPr>
          </w:rPrChange>
        </w:rPr>
        <w:instrText>HYPERLINK \l "_Toc228212128"</w:instrText>
      </w:r>
      <w:r w:rsidRPr="88C4659C">
        <w:rPr>
          <w:rStyle w:val="Hyperlink"/>
          <w:rFonts w:ascii="Times New Roman" w:cs="Times New Roman"/>
          <w:noProof/>
          <w:color w:val="000000"/>
          <w:rPrChange w:id="32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76C2451">
        <w:rPr>
          <w:rStyle w:val="Hyperlink"/>
          <w:rFonts w:ascii="Times New Roman" w:cs="Times New Roman"/>
          <w:noProof/>
          <w:color w:val="000000"/>
          <w:rPrChange w:id="32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6AF4BD2B">
        <w:rPr>
          <w:rStyle w:val="Hyperlink"/>
          <w:rFonts w:ascii="Times New Roman" w:hAnsi="Times New Roman" w:cs="Times New Roman"/>
          <w:noProof/>
          <w:color w:val="000000"/>
          <w:rPrChange w:id="32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2.2 Product Functions</w:t>
      </w:r>
      <w:r w:rsidRPr="47FC8153">
        <w:rPr>
          <w:rFonts w:ascii="Times New Roman" w:cs="Times New Roman"/>
          <w:noProof/>
          <w:webHidden/>
          <w:color w:val="000000"/>
          <w:rPrChange w:id="325" w:author="ahmad sahrul" w:date="2026-04-27T20:12:00Z">
            <w:rPr>
              <w:noProof/>
              <w:webHidden/>
            </w:rPr>
          </w:rPrChange>
        </w:rPr>
        <w:tab/>
      </w:r>
      <w:r w:rsidRPr="B04F57C5">
        <w:rPr>
          <w:rFonts w:ascii="Times New Roman" w:cs="Times New Roman"/>
          <w:noProof/>
          <w:webHidden/>
          <w:color w:val="000000"/>
          <w:rPrChange w:id="326" w:author="ahmad sahrul" w:date="2026-04-27T20:12:00Z">
            <w:rPr>
              <w:noProof/>
              <w:webHidden/>
            </w:rPr>
          </w:rPrChange>
        </w:rPr>
        <w:fldChar w:fldCharType="begin"/>
      </w:r>
      <w:r w:rsidRPr="774AC38B">
        <w:rPr>
          <w:rFonts w:ascii="Times New Roman" w:cs="Times New Roman"/>
          <w:noProof/>
          <w:webHidden/>
          <w:color w:val="000000"/>
          <w:rPrChange w:id="327" w:author="ahmad sahrul" w:date="2026-04-27T20:12:00Z">
            <w:rPr>
              <w:noProof/>
              <w:webHidden/>
            </w:rPr>
          </w:rPrChange>
        </w:rPr>
        <w:instrText xml:space="preserve"> PAGEREF _Toc228212128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B04F57C5">
        <w:rPr>
          <w:rFonts w:ascii="Times New Roman" w:cs="Times New Roman"/>
          <w:noProof/>
          <w:webHidden/>
          <w:color w:val="000000"/>
          <w:rPrChange w:id="32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10</w:t>
      </w:r>
      <w:r w:rsidRPr="B04F57C5">
        <w:rPr>
          <w:rFonts w:ascii="Times New Roman" w:cs="Times New Roman"/>
          <w:noProof/>
          <w:webHidden/>
          <w:color w:val="000000"/>
          <w:rPrChange w:id="329" w:author="ahmad sahrul" w:date="2026-04-27T20:12:00Z">
            <w:rPr>
              <w:noProof/>
              <w:webHidden/>
            </w:rPr>
          </w:rPrChange>
        </w:rPr>
        <w:fldChar w:fldCharType="end"/>
      </w:r>
      <w:r w:rsidRPr="476C2451">
        <w:rPr>
          <w:rStyle w:val="Hyperlink"/>
          <w:rFonts w:ascii="Times New Roman" w:cs="Times New Roman"/>
          <w:noProof/>
          <w:color w:val="000000"/>
          <w:rPrChange w:id="33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57D23AB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3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32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D74F043E">
        <w:rPr>
          <w:rStyle w:val="Hyperlink"/>
          <w:rFonts w:ascii="Times New Roman" w:cs="Times New Roman"/>
          <w:noProof/>
          <w:color w:val="000000"/>
          <w:rPrChange w:id="33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F9A749CD">
        <w:rPr>
          <w:rStyle w:val="Hyperlink"/>
          <w:rFonts w:ascii="Times New Roman" w:cs="Times New Roman"/>
          <w:noProof/>
          <w:color w:val="000000"/>
          <w:rPrChange w:id="33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FF8F520C">
        <w:rPr>
          <w:rFonts w:ascii="Times New Roman" w:cs="Times New Roman"/>
          <w:noProof/>
          <w:color w:val="000000"/>
          <w:rPrChange w:id="335" w:author="ahmad sahrul" w:date="2026-04-27T20:12:00Z">
            <w:rPr>
              <w:noProof/>
            </w:rPr>
          </w:rPrChange>
        </w:rPr>
        <w:instrText>HYPERLINK \l "_Toc228212129"</w:instrText>
      </w:r>
      <w:r w:rsidRPr="71EB5242">
        <w:rPr>
          <w:rStyle w:val="Hyperlink"/>
          <w:rFonts w:ascii="Times New Roman" w:cs="Times New Roman"/>
          <w:noProof/>
          <w:color w:val="000000"/>
          <w:rPrChange w:id="33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D74F043E">
        <w:rPr>
          <w:rStyle w:val="Hyperlink"/>
          <w:rFonts w:ascii="Times New Roman" w:cs="Times New Roman"/>
          <w:noProof/>
          <w:color w:val="000000"/>
          <w:rPrChange w:id="33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2E4A808">
        <w:rPr>
          <w:rStyle w:val="Hyperlink"/>
          <w:rFonts w:ascii="Times New Roman" w:hAnsi="Times New Roman" w:cs="Times New Roman"/>
          <w:noProof/>
          <w:color w:val="000000"/>
          <w:rPrChange w:id="33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2.3 User Classes and Characteristics</w:t>
      </w:r>
      <w:r w:rsidRPr="22CEF033">
        <w:rPr>
          <w:rFonts w:ascii="Times New Roman" w:cs="Times New Roman"/>
          <w:noProof/>
          <w:webHidden/>
          <w:color w:val="000000"/>
          <w:rPrChange w:id="339" w:author="ahmad sahrul" w:date="2026-04-27T20:12:00Z">
            <w:rPr>
              <w:noProof/>
              <w:webHidden/>
            </w:rPr>
          </w:rPrChange>
        </w:rPr>
        <w:tab/>
      </w:r>
      <w:r w:rsidRPr="63705F0F">
        <w:rPr>
          <w:rFonts w:ascii="Times New Roman" w:cs="Times New Roman"/>
          <w:noProof/>
          <w:webHidden/>
          <w:color w:val="000000"/>
          <w:rPrChange w:id="340" w:author="ahmad sahrul" w:date="2026-04-27T20:12:00Z">
            <w:rPr>
              <w:noProof/>
              <w:webHidden/>
            </w:rPr>
          </w:rPrChange>
        </w:rPr>
        <w:fldChar w:fldCharType="begin"/>
      </w:r>
      <w:r w:rsidRPr="AB1845D2">
        <w:rPr>
          <w:rFonts w:ascii="Times New Roman" w:cs="Times New Roman"/>
          <w:noProof/>
          <w:webHidden/>
          <w:color w:val="000000"/>
          <w:rPrChange w:id="341" w:author="ahmad sahrul" w:date="2026-04-27T20:12:00Z">
            <w:rPr>
              <w:noProof/>
              <w:webHidden/>
            </w:rPr>
          </w:rPrChange>
        </w:rPr>
        <w:instrText xml:space="preserve"> PAGEREF _Toc228212129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3705F0F">
        <w:rPr>
          <w:rFonts w:ascii="Times New Roman" w:cs="Times New Roman"/>
          <w:noProof/>
          <w:webHidden/>
          <w:color w:val="000000"/>
          <w:rPrChange w:id="34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11</w:t>
      </w:r>
      <w:r w:rsidRPr="63705F0F">
        <w:rPr>
          <w:rFonts w:ascii="Times New Roman" w:cs="Times New Roman"/>
          <w:noProof/>
          <w:webHidden/>
          <w:color w:val="000000"/>
          <w:rPrChange w:id="343" w:author="ahmad sahrul" w:date="2026-04-27T20:12:00Z">
            <w:rPr>
              <w:noProof/>
              <w:webHidden/>
            </w:rPr>
          </w:rPrChange>
        </w:rPr>
        <w:fldChar w:fldCharType="end"/>
      </w:r>
      <w:r w:rsidRPr="D74F043E">
        <w:rPr>
          <w:rStyle w:val="Hyperlink"/>
          <w:rFonts w:ascii="Times New Roman" w:cs="Times New Roman"/>
          <w:noProof/>
          <w:color w:val="000000"/>
          <w:rPrChange w:id="34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7CCE1CBA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4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46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8E0BCFFD">
        <w:rPr>
          <w:rStyle w:val="Hyperlink"/>
          <w:rFonts w:ascii="Times New Roman" w:cs="Times New Roman"/>
          <w:noProof/>
          <w:color w:val="000000"/>
          <w:rPrChange w:id="34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C55C93D">
        <w:rPr>
          <w:rStyle w:val="Hyperlink"/>
          <w:rFonts w:ascii="Times New Roman" w:cs="Times New Roman"/>
          <w:noProof/>
          <w:color w:val="000000"/>
          <w:rPrChange w:id="34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60278A0">
        <w:rPr>
          <w:rFonts w:ascii="Times New Roman" w:cs="Times New Roman"/>
          <w:noProof/>
          <w:color w:val="000000"/>
          <w:rPrChange w:id="349" w:author="ahmad sahrul" w:date="2026-04-27T20:12:00Z">
            <w:rPr>
              <w:noProof/>
            </w:rPr>
          </w:rPrChange>
        </w:rPr>
        <w:instrText>HYPERLINK \l "_Toc228212130"</w:instrText>
      </w:r>
      <w:r w:rsidRPr="AD3622E1">
        <w:rPr>
          <w:rStyle w:val="Hyperlink"/>
          <w:rFonts w:ascii="Times New Roman" w:cs="Times New Roman"/>
          <w:noProof/>
          <w:color w:val="000000"/>
          <w:rPrChange w:id="35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8E0BCFFD">
        <w:rPr>
          <w:rStyle w:val="Hyperlink"/>
          <w:rFonts w:ascii="Times New Roman" w:cs="Times New Roman"/>
          <w:noProof/>
          <w:color w:val="000000"/>
          <w:rPrChange w:id="35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C873CAD6">
        <w:rPr>
          <w:rStyle w:val="Hyperlink"/>
          <w:rFonts w:ascii="Times New Roman" w:hAnsi="Times New Roman" w:cs="Times New Roman"/>
          <w:noProof/>
          <w:color w:val="000000"/>
          <w:rPrChange w:id="35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2.4 Operating Environment</w:t>
      </w:r>
      <w:r w:rsidRPr="09331094">
        <w:rPr>
          <w:rFonts w:ascii="Times New Roman" w:cs="Times New Roman"/>
          <w:noProof/>
          <w:webHidden/>
          <w:color w:val="000000"/>
          <w:rPrChange w:id="353" w:author="ahmad sahrul" w:date="2026-04-27T20:12:00Z">
            <w:rPr>
              <w:noProof/>
              <w:webHidden/>
            </w:rPr>
          </w:rPrChange>
        </w:rPr>
        <w:tab/>
      </w:r>
      <w:r w:rsidRPr="D9271CDB">
        <w:rPr>
          <w:rFonts w:ascii="Times New Roman" w:cs="Times New Roman"/>
          <w:noProof/>
          <w:webHidden/>
          <w:color w:val="000000"/>
          <w:rPrChange w:id="354" w:author="ahmad sahrul" w:date="2026-04-27T20:12:00Z">
            <w:rPr>
              <w:noProof/>
              <w:webHidden/>
            </w:rPr>
          </w:rPrChange>
        </w:rPr>
        <w:fldChar w:fldCharType="begin"/>
      </w:r>
      <w:r w:rsidRPr="9CF5D7C9">
        <w:rPr>
          <w:rFonts w:ascii="Times New Roman" w:cs="Times New Roman"/>
          <w:noProof/>
          <w:webHidden/>
          <w:color w:val="000000"/>
          <w:rPrChange w:id="355" w:author="ahmad sahrul" w:date="2026-04-27T20:12:00Z">
            <w:rPr>
              <w:noProof/>
              <w:webHidden/>
            </w:rPr>
          </w:rPrChange>
        </w:rPr>
        <w:instrText xml:space="preserve"> PAGEREF _Toc228212130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D9271CDB">
        <w:rPr>
          <w:rFonts w:ascii="Times New Roman" w:cs="Times New Roman"/>
          <w:noProof/>
          <w:webHidden/>
          <w:color w:val="000000"/>
          <w:rPrChange w:id="35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11</w:t>
      </w:r>
      <w:r w:rsidRPr="D9271CDB">
        <w:rPr>
          <w:rFonts w:ascii="Times New Roman" w:cs="Times New Roman"/>
          <w:noProof/>
          <w:webHidden/>
          <w:color w:val="000000"/>
          <w:rPrChange w:id="357" w:author="ahmad sahrul" w:date="2026-04-27T20:12:00Z">
            <w:rPr>
              <w:noProof/>
              <w:webHidden/>
            </w:rPr>
          </w:rPrChange>
        </w:rPr>
        <w:fldChar w:fldCharType="end"/>
      </w:r>
      <w:r w:rsidRPr="8E0BCFFD">
        <w:rPr>
          <w:rStyle w:val="Hyperlink"/>
          <w:rFonts w:ascii="Times New Roman" w:cs="Times New Roman"/>
          <w:noProof/>
          <w:color w:val="000000"/>
          <w:rPrChange w:id="35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A3101F6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5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60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6B397672">
        <w:rPr>
          <w:rStyle w:val="Hyperlink"/>
          <w:rFonts w:ascii="Times New Roman" w:cs="Times New Roman"/>
          <w:noProof/>
          <w:color w:val="000000"/>
          <w:rPrChange w:id="36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4C66E12A">
        <w:rPr>
          <w:rStyle w:val="Hyperlink"/>
          <w:rFonts w:ascii="Times New Roman" w:cs="Times New Roman"/>
          <w:noProof/>
          <w:color w:val="000000"/>
          <w:rPrChange w:id="36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F42B407">
        <w:rPr>
          <w:rFonts w:ascii="Times New Roman" w:cs="Times New Roman"/>
          <w:noProof/>
          <w:color w:val="000000"/>
          <w:rPrChange w:id="363" w:author="ahmad sahrul" w:date="2026-04-27T20:12:00Z">
            <w:rPr>
              <w:noProof/>
            </w:rPr>
          </w:rPrChange>
        </w:rPr>
        <w:instrText>HYPERLINK \l "_Toc228212131"</w:instrText>
      </w:r>
      <w:r w:rsidRPr="59A18ED5">
        <w:rPr>
          <w:rStyle w:val="Hyperlink"/>
          <w:rFonts w:ascii="Times New Roman" w:cs="Times New Roman"/>
          <w:noProof/>
          <w:color w:val="000000"/>
          <w:rPrChange w:id="36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6B397672">
        <w:rPr>
          <w:rStyle w:val="Hyperlink"/>
          <w:rFonts w:ascii="Times New Roman" w:cs="Times New Roman"/>
          <w:noProof/>
          <w:color w:val="000000"/>
          <w:rPrChange w:id="36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F7EBC642">
        <w:rPr>
          <w:rStyle w:val="Hyperlink"/>
          <w:rFonts w:ascii="Times New Roman" w:hAnsi="Times New Roman" w:cs="Times New Roman"/>
          <w:noProof/>
          <w:color w:val="000000"/>
          <w:rPrChange w:id="36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2.5 Design and Implementation Constraints</w:t>
      </w:r>
      <w:r w:rsidRPr="463DE157">
        <w:rPr>
          <w:rFonts w:ascii="Times New Roman" w:cs="Times New Roman"/>
          <w:noProof/>
          <w:webHidden/>
          <w:color w:val="000000"/>
          <w:rPrChange w:id="367" w:author="ahmad sahrul" w:date="2026-04-27T20:12:00Z">
            <w:rPr>
              <w:noProof/>
              <w:webHidden/>
            </w:rPr>
          </w:rPrChange>
        </w:rPr>
        <w:tab/>
      </w:r>
      <w:r w:rsidRPr="6A851077">
        <w:rPr>
          <w:rFonts w:ascii="Times New Roman" w:cs="Times New Roman"/>
          <w:noProof/>
          <w:webHidden/>
          <w:color w:val="000000"/>
          <w:rPrChange w:id="368" w:author="ahmad sahrul" w:date="2026-04-27T20:12:00Z">
            <w:rPr>
              <w:noProof/>
              <w:webHidden/>
            </w:rPr>
          </w:rPrChange>
        </w:rPr>
        <w:fldChar w:fldCharType="begin"/>
      </w:r>
      <w:r w:rsidRPr="ADCEFDDC">
        <w:rPr>
          <w:rFonts w:ascii="Times New Roman" w:cs="Times New Roman"/>
          <w:noProof/>
          <w:webHidden/>
          <w:color w:val="000000"/>
          <w:rPrChange w:id="369" w:author="ahmad sahrul" w:date="2026-04-27T20:12:00Z">
            <w:rPr>
              <w:noProof/>
              <w:webHidden/>
            </w:rPr>
          </w:rPrChange>
        </w:rPr>
        <w:instrText xml:space="preserve"> PAGEREF _Toc228212131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A851077">
        <w:rPr>
          <w:rFonts w:ascii="Times New Roman" w:cs="Times New Roman"/>
          <w:noProof/>
          <w:webHidden/>
          <w:color w:val="000000"/>
          <w:rPrChange w:id="37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12</w:t>
      </w:r>
      <w:r w:rsidRPr="6A851077">
        <w:rPr>
          <w:rFonts w:ascii="Times New Roman" w:cs="Times New Roman"/>
          <w:noProof/>
          <w:webHidden/>
          <w:color w:val="000000"/>
          <w:rPrChange w:id="371" w:author="ahmad sahrul" w:date="2026-04-27T20:12:00Z">
            <w:rPr>
              <w:noProof/>
              <w:webHidden/>
            </w:rPr>
          </w:rPrChange>
        </w:rPr>
        <w:fldChar w:fldCharType="end"/>
      </w:r>
      <w:r w:rsidRPr="6B397672">
        <w:rPr>
          <w:rStyle w:val="Hyperlink"/>
          <w:rFonts w:ascii="Times New Roman" w:cs="Times New Roman"/>
          <w:noProof/>
          <w:color w:val="000000"/>
          <w:rPrChange w:id="37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524ED8C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7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74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5B6741DF">
        <w:rPr>
          <w:rStyle w:val="Hyperlink"/>
          <w:rFonts w:ascii="Times New Roman" w:cs="Times New Roman"/>
          <w:noProof/>
          <w:color w:val="000000"/>
          <w:rPrChange w:id="37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09079425">
        <w:rPr>
          <w:rStyle w:val="Hyperlink"/>
          <w:rFonts w:ascii="Times New Roman" w:cs="Times New Roman"/>
          <w:noProof/>
          <w:color w:val="000000"/>
          <w:rPrChange w:id="37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644D4823">
        <w:rPr>
          <w:rFonts w:ascii="Times New Roman" w:cs="Times New Roman"/>
          <w:noProof/>
          <w:color w:val="000000"/>
          <w:rPrChange w:id="377" w:author="ahmad sahrul" w:date="2026-04-27T20:12:00Z">
            <w:rPr>
              <w:noProof/>
            </w:rPr>
          </w:rPrChange>
        </w:rPr>
        <w:instrText>HYPERLINK \l "_Toc228212132"</w:instrText>
      </w:r>
      <w:r w:rsidRPr="5679A68B">
        <w:rPr>
          <w:rStyle w:val="Hyperlink"/>
          <w:rFonts w:ascii="Times New Roman" w:cs="Times New Roman"/>
          <w:noProof/>
          <w:color w:val="000000"/>
          <w:rPrChange w:id="37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B6741DF">
        <w:rPr>
          <w:rStyle w:val="Hyperlink"/>
          <w:rFonts w:ascii="Times New Roman" w:cs="Times New Roman"/>
          <w:noProof/>
          <w:color w:val="000000"/>
          <w:rPrChange w:id="37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043BDC9E">
        <w:rPr>
          <w:rStyle w:val="Hyperlink"/>
          <w:rFonts w:ascii="Times New Roman" w:hAnsi="Times New Roman" w:cs="Times New Roman"/>
          <w:noProof/>
          <w:color w:val="000000"/>
          <w:rPrChange w:id="38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2.6 User Documentation</w:t>
      </w:r>
      <w:r w:rsidRPr="48EF1C4A">
        <w:rPr>
          <w:rFonts w:ascii="Times New Roman" w:cs="Times New Roman"/>
          <w:noProof/>
          <w:webHidden/>
          <w:color w:val="000000"/>
          <w:rPrChange w:id="381" w:author="ahmad sahrul" w:date="2026-04-27T20:12:00Z">
            <w:rPr>
              <w:noProof/>
              <w:webHidden/>
            </w:rPr>
          </w:rPrChange>
        </w:rPr>
        <w:tab/>
      </w:r>
      <w:r w:rsidRPr="61130843">
        <w:rPr>
          <w:rFonts w:ascii="Times New Roman" w:cs="Times New Roman"/>
          <w:noProof/>
          <w:webHidden/>
          <w:color w:val="000000"/>
          <w:rPrChange w:id="382" w:author="ahmad sahrul" w:date="2026-04-27T20:12:00Z">
            <w:rPr>
              <w:noProof/>
              <w:webHidden/>
            </w:rPr>
          </w:rPrChange>
        </w:rPr>
        <w:fldChar w:fldCharType="begin"/>
      </w:r>
      <w:r w:rsidRPr="B12C3F00">
        <w:rPr>
          <w:rFonts w:ascii="Times New Roman" w:cs="Times New Roman"/>
          <w:noProof/>
          <w:webHidden/>
          <w:color w:val="000000"/>
          <w:rPrChange w:id="383" w:author="ahmad sahrul" w:date="2026-04-27T20:12:00Z">
            <w:rPr>
              <w:noProof/>
              <w:webHidden/>
            </w:rPr>
          </w:rPrChange>
        </w:rPr>
        <w:instrText xml:space="preserve"> PAGEREF _Toc228212132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1130843">
        <w:rPr>
          <w:rFonts w:ascii="Times New Roman" w:cs="Times New Roman"/>
          <w:noProof/>
          <w:webHidden/>
          <w:color w:val="000000"/>
          <w:rPrChange w:id="38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12</w:t>
      </w:r>
      <w:r w:rsidRPr="61130843">
        <w:rPr>
          <w:rFonts w:ascii="Times New Roman" w:cs="Times New Roman"/>
          <w:noProof/>
          <w:webHidden/>
          <w:color w:val="000000"/>
          <w:rPrChange w:id="385" w:author="ahmad sahrul" w:date="2026-04-27T20:12:00Z">
            <w:rPr>
              <w:noProof/>
              <w:webHidden/>
            </w:rPr>
          </w:rPrChange>
        </w:rPr>
        <w:fldChar w:fldCharType="end"/>
      </w:r>
      <w:r w:rsidRPr="5B6741DF">
        <w:rPr>
          <w:rStyle w:val="Hyperlink"/>
          <w:rFonts w:ascii="Times New Roman" w:cs="Times New Roman"/>
          <w:noProof/>
          <w:color w:val="000000"/>
          <w:rPrChange w:id="38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4B9C9A8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38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388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5600F177">
        <w:rPr>
          <w:rStyle w:val="Hyperlink"/>
          <w:rFonts w:ascii="Times New Roman" w:cs="Times New Roman"/>
          <w:noProof/>
          <w:color w:val="000000"/>
          <w:rPrChange w:id="38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4BE09E79">
        <w:rPr>
          <w:rStyle w:val="Hyperlink"/>
          <w:rFonts w:ascii="Times New Roman" w:cs="Times New Roman"/>
          <w:noProof/>
          <w:color w:val="000000"/>
          <w:rPrChange w:id="39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B8448C9C">
        <w:rPr>
          <w:rFonts w:ascii="Times New Roman" w:cs="Times New Roman"/>
          <w:noProof/>
          <w:color w:val="000000"/>
          <w:rPrChange w:id="391" w:author="ahmad sahrul" w:date="2026-04-27T20:12:00Z">
            <w:rPr>
              <w:noProof/>
            </w:rPr>
          </w:rPrChange>
        </w:rPr>
        <w:instrText>HYPERLINK \l "_Toc228212133"</w:instrText>
      </w:r>
      <w:r w:rsidRPr="F40336BE">
        <w:rPr>
          <w:rStyle w:val="Hyperlink"/>
          <w:rFonts w:ascii="Times New Roman" w:cs="Times New Roman"/>
          <w:noProof/>
          <w:color w:val="000000"/>
          <w:rPrChange w:id="39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600F177">
        <w:rPr>
          <w:rStyle w:val="Hyperlink"/>
          <w:rFonts w:ascii="Times New Roman" w:cs="Times New Roman"/>
          <w:noProof/>
          <w:color w:val="000000"/>
          <w:rPrChange w:id="39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E3B2681B">
        <w:rPr>
          <w:rStyle w:val="Hyperlink"/>
          <w:rFonts w:ascii="Times New Roman" w:hAnsi="Times New Roman" w:cs="Times New Roman"/>
          <w:noProof/>
          <w:color w:val="000000"/>
          <w:rPrChange w:id="39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2.7 Assumptions and Dependencies</w:t>
      </w:r>
      <w:r w:rsidRPr="06B214A9">
        <w:rPr>
          <w:rFonts w:ascii="Times New Roman" w:cs="Times New Roman"/>
          <w:noProof/>
          <w:webHidden/>
          <w:color w:val="000000"/>
          <w:rPrChange w:id="395" w:author="ahmad sahrul" w:date="2026-04-27T20:12:00Z">
            <w:rPr>
              <w:noProof/>
              <w:webHidden/>
            </w:rPr>
          </w:rPrChange>
        </w:rPr>
        <w:tab/>
      </w:r>
      <w:r w:rsidRPr="9CC2A527">
        <w:rPr>
          <w:rFonts w:ascii="Times New Roman" w:cs="Times New Roman"/>
          <w:noProof/>
          <w:webHidden/>
          <w:color w:val="000000"/>
          <w:rPrChange w:id="396" w:author="ahmad sahrul" w:date="2026-04-27T20:12:00Z">
            <w:rPr>
              <w:noProof/>
              <w:webHidden/>
            </w:rPr>
          </w:rPrChange>
        </w:rPr>
        <w:fldChar w:fldCharType="begin"/>
      </w:r>
      <w:r w:rsidRPr="93DBD703">
        <w:rPr>
          <w:rFonts w:ascii="Times New Roman" w:cs="Times New Roman"/>
          <w:noProof/>
          <w:webHidden/>
          <w:color w:val="000000"/>
          <w:rPrChange w:id="397" w:author="ahmad sahrul" w:date="2026-04-27T20:12:00Z">
            <w:rPr>
              <w:noProof/>
              <w:webHidden/>
            </w:rPr>
          </w:rPrChange>
        </w:rPr>
        <w:instrText xml:space="preserve"> PAGEREF _Toc228212133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9CC2A527">
        <w:rPr>
          <w:rFonts w:ascii="Times New Roman" w:cs="Times New Roman"/>
          <w:noProof/>
          <w:webHidden/>
          <w:color w:val="000000"/>
          <w:rPrChange w:id="39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13</w:t>
      </w:r>
      <w:r w:rsidRPr="9CC2A527">
        <w:rPr>
          <w:rFonts w:ascii="Times New Roman" w:cs="Times New Roman"/>
          <w:noProof/>
          <w:webHidden/>
          <w:color w:val="000000"/>
          <w:rPrChange w:id="399" w:author="ahmad sahrul" w:date="2026-04-27T20:12:00Z">
            <w:rPr>
              <w:noProof/>
              <w:webHidden/>
            </w:rPr>
          </w:rPrChange>
        </w:rPr>
        <w:fldChar w:fldCharType="end"/>
      </w:r>
      <w:r w:rsidRPr="5600F177">
        <w:rPr>
          <w:rStyle w:val="Hyperlink"/>
          <w:rFonts w:ascii="Times New Roman" w:cs="Times New Roman"/>
          <w:noProof/>
          <w:color w:val="000000"/>
          <w:rPrChange w:id="40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67A1BE8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0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02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805482C0">
        <w:rPr>
          <w:rStyle w:val="Hyperlink"/>
          <w:rFonts w:ascii="Times New Roman" w:cs="Times New Roman"/>
          <w:noProof/>
          <w:color w:val="000000"/>
          <w:rPrChange w:id="403" w:author="ahmad sahrul" w:date="2026-04-27T20:12:00Z">
            <w:rPr>
              <w:rStyle w:val="Hyperlink"/>
              <w:noProof/>
            </w:rPr>
          </w:rPrChange>
        </w:rPr>
        <w:lastRenderedPageBreak/>
        <w:fldChar w:fldCharType="begin"/>
      </w:r>
      <w:r w:rsidRPr="AABA1FE0">
        <w:rPr>
          <w:rStyle w:val="Hyperlink"/>
          <w:rFonts w:ascii="Times New Roman" w:cs="Times New Roman"/>
          <w:noProof/>
          <w:color w:val="000000"/>
          <w:rPrChange w:id="40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9241478E">
        <w:rPr>
          <w:rFonts w:ascii="Times New Roman" w:cs="Times New Roman"/>
          <w:noProof/>
          <w:color w:val="000000"/>
          <w:rPrChange w:id="405" w:author="ahmad sahrul" w:date="2026-04-27T20:12:00Z">
            <w:rPr>
              <w:noProof/>
            </w:rPr>
          </w:rPrChange>
        </w:rPr>
        <w:instrText>HYPERLINK \l "_Toc228212134"</w:instrText>
      </w:r>
      <w:r w:rsidRPr="76BD76E4">
        <w:rPr>
          <w:rStyle w:val="Hyperlink"/>
          <w:rFonts w:ascii="Times New Roman" w:cs="Times New Roman"/>
          <w:noProof/>
          <w:color w:val="000000"/>
          <w:rPrChange w:id="40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805482C0">
        <w:rPr>
          <w:rStyle w:val="Hyperlink"/>
          <w:rFonts w:ascii="Times New Roman" w:cs="Times New Roman"/>
          <w:noProof/>
          <w:color w:val="000000"/>
          <w:rPrChange w:id="40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DE8B15AE">
        <w:rPr>
          <w:rStyle w:val="Hyperlink"/>
          <w:rFonts w:ascii="Times New Roman" w:hAnsi="Times New Roman" w:cs="Times New Roman"/>
          <w:noProof/>
          <w:color w:val="000000"/>
          <w:rPrChange w:id="40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 External Interface Requirements</w:t>
      </w:r>
      <w:r w:rsidRPr="AFA361D0">
        <w:rPr>
          <w:rFonts w:ascii="Times New Roman" w:cs="Times New Roman"/>
          <w:noProof/>
          <w:webHidden/>
          <w:color w:val="000000"/>
          <w:rPrChange w:id="409" w:author="ahmad sahrul" w:date="2026-04-27T20:12:00Z">
            <w:rPr>
              <w:noProof/>
              <w:webHidden/>
            </w:rPr>
          </w:rPrChange>
        </w:rPr>
        <w:tab/>
      </w:r>
      <w:r w:rsidRPr="EF79130A">
        <w:rPr>
          <w:rFonts w:ascii="Times New Roman" w:cs="Times New Roman"/>
          <w:noProof/>
          <w:webHidden/>
          <w:color w:val="000000"/>
          <w:rPrChange w:id="410" w:author="ahmad sahrul" w:date="2026-04-27T20:12:00Z">
            <w:rPr>
              <w:noProof/>
              <w:webHidden/>
            </w:rPr>
          </w:rPrChange>
        </w:rPr>
        <w:fldChar w:fldCharType="begin"/>
      </w:r>
      <w:r w:rsidRPr="45B71594">
        <w:rPr>
          <w:rFonts w:ascii="Times New Roman" w:cs="Times New Roman"/>
          <w:noProof/>
          <w:webHidden/>
          <w:color w:val="000000"/>
          <w:rPrChange w:id="411" w:author="ahmad sahrul" w:date="2026-04-27T20:12:00Z">
            <w:rPr>
              <w:noProof/>
              <w:webHidden/>
            </w:rPr>
          </w:rPrChange>
        </w:rPr>
        <w:instrText xml:space="preserve"> PAGEREF _Toc228212134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EF79130A">
        <w:rPr>
          <w:rFonts w:ascii="Times New Roman" w:cs="Times New Roman"/>
          <w:noProof/>
          <w:webHidden/>
          <w:color w:val="000000"/>
          <w:rPrChange w:id="41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14</w:t>
      </w:r>
      <w:r w:rsidRPr="EF79130A">
        <w:rPr>
          <w:rFonts w:ascii="Times New Roman" w:cs="Times New Roman"/>
          <w:noProof/>
          <w:webHidden/>
          <w:color w:val="000000"/>
          <w:rPrChange w:id="413" w:author="ahmad sahrul" w:date="2026-04-27T20:12:00Z">
            <w:rPr>
              <w:noProof/>
              <w:webHidden/>
            </w:rPr>
          </w:rPrChange>
        </w:rPr>
        <w:fldChar w:fldCharType="end"/>
      </w:r>
      <w:r w:rsidRPr="805482C0">
        <w:rPr>
          <w:rStyle w:val="Hyperlink"/>
          <w:rFonts w:ascii="Times New Roman" w:cs="Times New Roman"/>
          <w:noProof/>
          <w:color w:val="000000"/>
          <w:rPrChange w:id="41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58D6002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1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16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038243D4">
        <w:rPr>
          <w:rStyle w:val="Hyperlink"/>
          <w:rFonts w:ascii="Times New Roman" w:cs="Times New Roman"/>
          <w:noProof/>
          <w:color w:val="000000"/>
          <w:rPrChange w:id="41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132BCD83">
        <w:rPr>
          <w:rStyle w:val="Hyperlink"/>
          <w:rFonts w:ascii="Times New Roman" w:cs="Times New Roman"/>
          <w:noProof/>
          <w:color w:val="000000"/>
          <w:rPrChange w:id="41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14C86446">
        <w:rPr>
          <w:rFonts w:ascii="Times New Roman" w:cs="Times New Roman"/>
          <w:noProof/>
          <w:color w:val="000000"/>
          <w:rPrChange w:id="419" w:author="ahmad sahrul" w:date="2026-04-27T20:12:00Z">
            <w:rPr>
              <w:noProof/>
            </w:rPr>
          </w:rPrChange>
        </w:rPr>
        <w:instrText>HYPERLINK \l "_Toc228212135"</w:instrText>
      </w:r>
      <w:r w:rsidRPr="02763AC6">
        <w:rPr>
          <w:rStyle w:val="Hyperlink"/>
          <w:rFonts w:ascii="Times New Roman" w:cs="Times New Roman"/>
          <w:noProof/>
          <w:color w:val="000000"/>
          <w:rPrChange w:id="42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038243D4">
        <w:rPr>
          <w:rStyle w:val="Hyperlink"/>
          <w:rFonts w:ascii="Times New Roman" w:cs="Times New Roman"/>
          <w:noProof/>
          <w:color w:val="000000"/>
          <w:rPrChange w:id="42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77B994E">
        <w:rPr>
          <w:rStyle w:val="Hyperlink"/>
          <w:rFonts w:ascii="Times New Roman" w:hAnsi="Times New Roman" w:cs="Times New Roman"/>
          <w:noProof/>
          <w:color w:val="000000"/>
          <w:rPrChange w:id="42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3.1 User Interfaces</w:t>
      </w:r>
      <w:r w:rsidRPr="89866FD3">
        <w:rPr>
          <w:rFonts w:ascii="Times New Roman" w:cs="Times New Roman"/>
          <w:noProof/>
          <w:webHidden/>
          <w:color w:val="000000"/>
          <w:rPrChange w:id="423" w:author="ahmad sahrul" w:date="2026-04-27T20:12:00Z">
            <w:rPr>
              <w:noProof/>
              <w:webHidden/>
            </w:rPr>
          </w:rPrChange>
        </w:rPr>
        <w:tab/>
      </w:r>
      <w:r w:rsidRPr="4FDBC503">
        <w:rPr>
          <w:rFonts w:ascii="Times New Roman" w:cs="Times New Roman"/>
          <w:noProof/>
          <w:webHidden/>
          <w:color w:val="000000"/>
          <w:rPrChange w:id="424" w:author="ahmad sahrul" w:date="2026-04-27T20:12:00Z">
            <w:rPr>
              <w:noProof/>
              <w:webHidden/>
            </w:rPr>
          </w:rPrChange>
        </w:rPr>
        <w:fldChar w:fldCharType="begin"/>
      </w:r>
      <w:r w:rsidRPr="E555DE89">
        <w:rPr>
          <w:rFonts w:ascii="Times New Roman" w:cs="Times New Roman"/>
          <w:noProof/>
          <w:webHidden/>
          <w:color w:val="000000"/>
          <w:rPrChange w:id="425" w:author="ahmad sahrul" w:date="2026-04-27T20:12:00Z">
            <w:rPr>
              <w:noProof/>
              <w:webHidden/>
            </w:rPr>
          </w:rPrChange>
        </w:rPr>
        <w:instrText xml:space="preserve"> PAGEREF _Toc228212135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4FDBC503">
        <w:rPr>
          <w:rFonts w:ascii="Times New Roman" w:cs="Times New Roman"/>
          <w:noProof/>
          <w:webHidden/>
          <w:color w:val="000000"/>
          <w:rPrChange w:id="42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14</w:t>
      </w:r>
      <w:r w:rsidRPr="4FDBC503">
        <w:rPr>
          <w:rFonts w:ascii="Times New Roman" w:cs="Times New Roman"/>
          <w:noProof/>
          <w:webHidden/>
          <w:color w:val="000000"/>
          <w:rPrChange w:id="427" w:author="ahmad sahrul" w:date="2026-04-27T20:12:00Z">
            <w:rPr>
              <w:noProof/>
              <w:webHidden/>
            </w:rPr>
          </w:rPrChange>
        </w:rPr>
        <w:fldChar w:fldCharType="end"/>
      </w:r>
      <w:r w:rsidRPr="038243D4">
        <w:rPr>
          <w:rStyle w:val="Hyperlink"/>
          <w:rFonts w:ascii="Times New Roman" w:cs="Times New Roman"/>
          <w:noProof/>
          <w:color w:val="000000"/>
          <w:rPrChange w:id="42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BA90692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2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30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92D8BBBF">
        <w:rPr>
          <w:rStyle w:val="Hyperlink"/>
          <w:rFonts w:ascii="Times New Roman" w:cs="Times New Roman"/>
          <w:noProof/>
          <w:color w:val="000000"/>
          <w:rPrChange w:id="43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622B39C">
        <w:rPr>
          <w:rStyle w:val="Hyperlink"/>
          <w:rFonts w:ascii="Times New Roman" w:cs="Times New Roman"/>
          <w:noProof/>
          <w:color w:val="000000"/>
          <w:rPrChange w:id="43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DE24FB1C">
        <w:rPr>
          <w:rFonts w:ascii="Times New Roman" w:cs="Times New Roman"/>
          <w:noProof/>
          <w:color w:val="000000"/>
          <w:rPrChange w:id="433" w:author="ahmad sahrul" w:date="2026-04-27T20:12:00Z">
            <w:rPr>
              <w:noProof/>
            </w:rPr>
          </w:rPrChange>
        </w:rPr>
        <w:instrText>HYPERLINK \l "_Toc228212136"</w:instrText>
      </w:r>
      <w:r w:rsidRPr="5C8FC3C1">
        <w:rPr>
          <w:rStyle w:val="Hyperlink"/>
          <w:rFonts w:ascii="Times New Roman" w:cs="Times New Roman"/>
          <w:noProof/>
          <w:color w:val="000000"/>
          <w:rPrChange w:id="43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92D8BBBF">
        <w:rPr>
          <w:rStyle w:val="Hyperlink"/>
          <w:rFonts w:ascii="Times New Roman" w:cs="Times New Roman"/>
          <w:noProof/>
          <w:color w:val="000000"/>
          <w:rPrChange w:id="43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36D12A17">
        <w:rPr>
          <w:rStyle w:val="Hyperlink"/>
          <w:rFonts w:ascii="Times New Roman" w:hAnsi="Times New Roman" w:cs="Times New Roman"/>
          <w:noProof/>
          <w:color w:val="000000"/>
          <w:rPrChange w:id="43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3.2 Hardware Interfaces</w:t>
      </w:r>
      <w:r w:rsidRPr="D58FA807">
        <w:rPr>
          <w:rFonts w:ascii="Times New Roman" w:cs="Times New Roman"/>
          <w:noProof/>
          <w:webHidden/>
          <w:color w:val="000000"/>
          <w:rPrChange w:id="437" w:author="ahmad sahrul" w:date="2026-04-27T20:12:00Z">
            <w:rPr>
              <w:noProof/>
              <w:webHidden/>
            </w:rPr>
          </w:rPrChange>
        </w:rPr>
        <w:tab/>
      </w:r>
      <w:r w:rsidRPr="22E5240E">
        <w:rPr>
          <w:rFonts w:ascii="Times New Roman" w:cs="Times New Roman"/>
          <w:noProof/>
          <w:webHidden/>
          <w:color w:val="000000"/>
          <w:rPrChange w:id="438" w:author="ahmad sahrul" w:date="2026-04-27T20:12:00Z">
            <w:rPr>
              <w:noProof/>
              <w:webHidden/>
            </w:rPr>
          </w:rPrChange>
        </w:rPr>
        <w:fldChar w:fldCharType="begin"/>
      </w:r>
      <w:r w:rsidRPr="C74B2D9A">
        <w:rPr>
          <w:rFonts w:ascii="Times New Roman" w:cs="Times New Roman"/>
          <w:noProof/>
          <w:webHidden/>
          <w:color w:val="000000"/>
          <w:rPrChange w:id="439" w:author="ahmad sahrul" w:date="2026-04-27T20:12:00Z">
            <w:rPr>
              <w:noProof/>
              <w:webHidden/>
            </w:rPr>
          </w:rPrChange>
        </w:rPr>
        <w:instrText xml:space="preserve"> PAGEREF _Toc228212136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22E5240E">
        <w:rPr>
          <w:rFonts w:ascii="Times New Roman" w:cs="Times New Roman"/>
          <w:noProof/>
          <w:webHidden/>
          <w:color w:val="000000"/>
          <w:rPrChange w:id="44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14</w:t>
      </w:r>
      <w:r w:rsidRPr="22E5240E">
        <w:rPr>
          <w:rFonts w:ascii="Times New Roman" w:cs="Times New Roman"/>
          <w:noProof/>
          <w:webHidden/>
          <w:color w:val="000000"/>
          <w:rPrChange w:id="441" w:author="ahmad sahrul" w:date="2026-04-27T20:12:00Z">
            <w:rPr>
              <w:noProof/>
              <w:webHidden/>
            </w:rPr>
          </w:rPrChange>
        </w:rPr>
        <w:fldChar w:fldCharType="end"/>
      </w:r>
      <w:r w:rsidRPr="92D8BBBF">
        <w:rPr>
          <w:rStyle w:val="Hyperlink"/>
          <w:rFonts w:ascii="Times New Roman" w:cs="Times New Roman"/>
          <w:noProof/>
          <w:color w:val="000000"/>
          <w:rPrChange w:id="44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E6DBA58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4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44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987ECF9F">
        <w:rPr>
          <w:rStyle w:val="Hyperlink"/>
          <w:rFonts w:ascii="Times New Roman" w:cs="Times New Roman"/>
          <w:noProof/>
          <w:color w:val="000000"/>
          <w:rPrChange w:id="44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4922415F">
        <w:rPr>
          <w:rStyle w:val="Hyperlink"/>
          <w:rFonts w:ascii="Times New Roman" w:cs="Times New Roman"/>
          <w:noProof/>
          <w:color w:val="000000"/>
          <w:rPrChange w:id="44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BE1F8CD">
        <w:rPr>
          <w:rFonts w:ascii="Times New Roman" w:cs="Times New Roman"/>
          <w:noProof/>
          <w:color w:val="000000"/>
          <w:rPrChange w:id="447" w:author="ahmad sahrul" w:date="2026-04-27T20:12:00Z">
            <w:rPr>
              <w:noProof/>
            </w:rPr>
          </w:rPrChange>
        </w:rPr>
        <w:instrText>HYPERLINK \l "_Toc228212137"</w:instrText>
      </w:r>
      <w:r w:rsidRPr="9AD66F2E">
        <w:rPr>
          <w:rStyle w:val="Hyperlink"/>
          <w:rFonts w:ascii="Times New Roman" w:cs="Times New Roman"/>
          <w:noProof/>
          <w:color w:val="000000"/>
          <w:rPrChange w:id="44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987ECF9F">
        <w:rPr>
          <w:rStyle w:val="Hyperlink"/>
          <w:rFonts w:ascii="Times New Roman" w:cs="Times New Roman"/>
          <w:noProof/>
          <w:color w:val="000000"/>
          <w:rPrChange w:id="44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6796DACE">
        <w:rPr>
          <w:rStyle w:val="Hyperlink"/>
          <w:rFonts w:ascii="Times New Roman" w:hAnsi="Times New Roman" w:cs="Times New Roman"/>
          <w:noProof/>
          <w:color w:val="000000"/>
          <w:rPrChange w:id="45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3.3 Software Interfaces</w:t>
      </w:r>
      <w:r w:rsidRPr="C944502E">
        <w:rPr>
          <w:rFonts w:ascii="Times New Roman" w:cs="Times New Roman"/>
          <w:noProof/>
          <w:webHidden/>
          <w:color w:val="000000"/>
          <w:rPrChange w:id="451" w:author="ahmad sahrul" w:date="2026-04-27T20:12:00Z">
            <w:rPr>
              <w:noProof/>
              <w:webHidden/>
            </w:rPr>
          </w:rPrChange>
        </w:rPr>
        <w:tab/>
      </w:r>
      <w:r w:rsidRPr="AE77F1A0">
        <w:rPr>
          <w:rFonts w:ascii="Times New Roman" w:cs="Times New Roman"/>
          <w:noProof/>
          <w:webHidden/>
          <w:color w:val="000000"/>
          <w:rPrChange w:id="452" w:author="ahmad sahrul" w:date="2026-04-27T20:12:00Z">
            <w:rPr>
              <w:noProof/>
              <w:webHidden/>
            </w:rPr>
          </w:rPrChange>
        </w:rPr>
        <w:fldChar w:fldCharType="begin"/>
      </w:r>
      <w:r w:rsidRPr="6AC5881E">
        <w:rPr>
          <w:rFonts w:ascii="Times New Roman" w:cs="Times New Roman"/>
          <w:noProof/>
          <w:webHidden/>
          <w:color w:val="000000"/>
          <w:rPrChange w:id="453" w:author="ahmad sahrul" w:date="2026-04-27T20:12:00Z">
            <w:rPr>
              <w:noProof/>
              <w:webHidden/>
            </w:rPr>
          </w:rPrChange>
        </w:rPr>
        <w:instrText xml:space="preserve"> PAGEREF _Toc228212137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AE77F1A0">
        <w:rPr>
          <w:rFonts w:ascii="Times New Roman" w:cs="Times New Roman"/>
          <w:noProof/>
          <w:webHidden/>
          <w:color w:val="000000"/>
          <w:rPrChange w:id="45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14</w:t>
      </w:r>
      <w:r w:rsidRPr="AE77F1A0">
        <w:rPr>
          <w:rFonts w:ascii="Times New Roman" w:cs="Times New Roman"/>
          <w:noProof/>
          <w:webHidden/>
          <w:color w:val="000000"/>
          <w:rPrChange w:id="455" w:author="ahmad sahrul" w:date="2026-04-27T20:12:00Z">
            <w:rPr>
              <w:noProof/>
              <w:webHidden/>
            </w:rPr>
          </w:rPrChange>
        </w:rPr>
        <w:fldChar w:fldCharType="end"/>
      </w:r>
      <w:r w:rsidRPr="987ECF9F">
        <w:rPr>
          <w:rStyle w:val="Hyperlink"/>
          <w:rFonts w:ascii="Times New Roman" w:cs="Times New Roman"/>
          <w:noProof/>
          <w:color w:val="000000"/>
          <w:rPrChange w:id="45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292C1BA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5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58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7C5EC632">
        <w:rPr>
          <w:rStyle w:val="Hyperlink"/>
          <w:rFonts w:ascii="Times New Roman" w:cs="Times New Roman"/>
          <w:noProof/>
          <w:color w:val="000000"/>
          <w:rPrChange w:id="45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5399C81F">
        <w:rPr>
          <w:rStyle w:val="Hyperlink"/>
          <w:rFonts w:ascii="Times New Roman" w:cs="Times New Roman"/>
          <w:noProof/>
          <w:color w:val="000000"/>
          <w:rPrChange w:id="46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961AC524">
        <w:rPr>
          <w:rFonts w:ascii="Times New Roman" w:cs="Times New Roman"/>
          <w:noProof/>
          <w:color w:val="000000"/>
          <w:rPrChange w:id="461" w:author="ahmad sahrul" w:date="2026-04-27T20:12:00Z">
            <w:rPr>
              <w:noProof/>
            </w:rPr>
          </w:rPrChange>
        </w:rPr>
        <w:instrText>HYPERLINK \l "_Toc228212138"</w:instrText>
      </w:r>
      <w:r w:rsidRPr="F54378C6">
        <w:rPr>
          <w:rStyle w:val="Hyperlink"/>
          <w:rFonts w:ascii="Times New Roman" w:cs="Times New Roman"/>
          <w:noProof/>
          <w:color w:val="000000"/>
          <w:rPrChange w:id="46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7C5EC632">
        <w:rPr>
          <w:rStyle w:val="Hyperlink"/>
          <w:rFonts w:ascii="Times New Roman" w:cs="Times New Roman"/>
          <w:noProof/>
          <w:color w:val="000000"/>
          <w:rPrChange w:id="46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FA6478A">
        <w:rPr>
          <w:rStyle w:val="Hyperlink"/>
          <w:rFonts w:ascii="Times New Roman" w:hAnsi="Times New Roman" w:cs="Times New Roman"/>
          <w:noProof/>
          <w:color w:val="000000"/>
          <w:rPrChange w:id="46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3.4 Communications Interfaces</w:t>
      </w:r>
      <w:r w:rsidRPr="2A3B75C5">
        <w:rPr>
          <w:rFonts w:ascii="Times New Roman" w:cs="Times New Roman"/>
          <w:noProof/>
          <w:webHidden/>
          <w:color w:val="000000"/>
          <w:rPrChange w:id="465" w:author="ahmad sahrul" w:date="2026-04-27T20:12:00Z">
            <w:rPr>
              <w:noProof/>
              <w:webHidden/>
            </w:rPr>
          </w:rPrChange>
        </w:rPr>
        <w:tab/>
      </w:r>
      <w:r w:rsidRPr="32ECFC8E">
        <w:rPr>
          <w:rFonts w:ascii="Times New Roman" w:cs="Times New Roman"/>
          <w:noProof/>
          <w:webHidden/>
          <w:color w:val="000000"/>
          <w:rPrChange w:id="466" w:author="ahmad sahrul" w:date="2026-04-27T20:12:00Z">
            <w:rPr>
              <w:noProof/>
              <w:webHidden/>
            </w:rPr>
          </w:rPrChange>
        </w:rPr>
        <w:fldChar w:fldCharType="begin"/>
      </w:r>
      <w:r w:rsidRPr="033A1FA4">
        <w:rPr>
          <w:rFonts w:ascii="Times New Roman" w:cs="Times New Roman"/>
          <w:noProof/>
          <w:webHidden/>
          <w:color w:val="000000"/>
          <w:rPrChange w:id="467" w:author="ahmad sahrul" w:date="2026-04-27T20:12:00Z">
            <w:rPr>
              <w:noProof/>
              <w:webHidden/>
            </w:rPr>
          </w:rPrChange>
        </w:rPr>
        <w:instrText xml:space="preserve"> PAGEREF _Toc228212138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32ECFC8E">
        <w:rPr>
          <w:rFonts w:ascii="Times New Roman" w:cs="Times New Roman"/>
          <w:noProof/>
          <w:webHidden/>
          <w:color w:val="000000"/>
          <w:rPrChange w:id="46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15</w:t>
      </w:r>
      <w:r w:rsidRPr="32ECFC8E">
        <w:rPr>
          <w:rFonts w:ascii="Times New Roman" w:cs="Times New Roman"/>
          <w:noProof/>
          <w:webHidden/>
          <w:color w:val="000000"/>
          <w:rPrChange w:id="469" w:author="ahmad sahrul" w:date="2026-04-27T20:12:00Z">
            <w:rPr>
              <w:noProof/>
              <w:webHidden/>
            </w:rPr>
          </w:rPrChange>
        </w:rPr>
        <w:fldChar w:fldCharType="end"/>
      </w:r>
      <w:r w:rsidRPr="7C5EC632">
        <w:rPr>
          <w:rStyle w:val="Hyperlink"/>
          <w:rFonts w:ascii="Times New Roman" w:cs="Times New Roman"/>
          <w:noProof/>
          <w:color w:val="000000"/>
          <w:rPrChange w:id="47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531EA482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7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72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3FDFE9F3">
        <w:rPr>
          <w:rStyle w:val="Hyperlink"/>
          <w:rFonts w:ascii="Times New Roman" w:cs="Times New Roman"/>
          <w:noProof/>
          <w:color w:val="000000"/>
          <w:rPrChange w:id="47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03926FCB">
        <w:rPr>
          <w:rStyle w:val="Hyperlink"/>
          <w:rFonts w:ascii="Times New Roman" w:cs="Times New Roman"/>
          <w:noProof/>
          <w:color w:val="000000"/>
          <w:rPrChange w:id="47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9A473530">
        <w:rPr>
          <w:rFonts w:ascii="Times New Roman" w:cs="Times New Roman"/>
          <w:noProof/>
          <w:color w:val="000000"/>
          <w:rPrChange w:id="475" w:author="ahmad sahrul" w:date="2026-04-27T20:12:00Z">
            <w:rPr>
              <w:noProof/>
            </w:rPr>
          </w:rPrChange>
        </w:rPr>
        <w:instrText>HYPERLINK \l "_Toc228212139"</w:instrText>
      </w:r>
      <w:r w:rsidRPr="80D08C8F">
        <w:rPr>
          <w:rStyle w:val="Hyperlink"/>
          <w:rFonts w:ascii="Times New Roman" w:cs="Times New Roman"/>
          <w:noProof/>
          <w:color w:val="000000"/>
          <w:rPrChange w:id="47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3FDFE9F3">
        <w:rPr>
          <w:rStyle w:val="Hyperlink"/>
          <w:rFonts w:ascii="Times New Roman" w:cs="Times New Roman"/>
          <w:noProof/>
          <w:color w:val="000000"/>
          <w:rPrChange w:id="47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68D84F96">
        <w:rPr>
          <w:rStyle w:val="Hyperlink"/>
          <w:rFonts w:ascii="Times New Roman" w:hAnsi="Times New Roman" w:cs="Times New Roman"/>
          <w:noProof/>
          <w:color w:val="000000"/>
          <w:rPrChange w:id="47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3.5 API Contract (Daftar Endpoint REST API)</w:t>
      </w:r>
      <w:r w:rsidRPr="0B9828C7">
        <w:rPr>
          <w:rFonts w:ascii="Times New Roman" w:cs="Times New Roman"/>
          <w:noProof/>
          <w:webHidden/>
          <w:color w:val="000000"/>
          <w:rPrChange w:id="479" w:author="ahmad sahrul" w:date="2026-04-27T20:12:00Z">
            <w:rPr>
              <w:noProof/>
              <w:webHidden/>
            </w:rPr>
          </w:rPrChange>
        </w:rPr>
        <w:tab/>
      </w:r>
      <w:r w:rsidRPr="B603CA8C">
        <w:rPr>
          <w:rFonts w:ascii="Times New Roman" w:cs="Times New Roman"/>
          <w:noProof/>
          <w:webHidden/>
          <w:color w:val="000000"/>
          <w:rPrChange w:id="480" w:author="ahmad sahrul" w:date="2026-04-27T20:12:00Z">
            <w:rPr>
              <w:noProof/>
              <w:webHidden/>
            </w:rPr>
          </w:rPrChange>
        </w:rPr>
        <w:fldChar w:fldCharType="begin"/>
      </w:r>
      <w:r w:rsidRPr="AD71BBA2">
        <w:rPr>
          <w:rFonts w:ascii="Times New Roman" w:cs="Times New Roman"/>
          <w:noProof/>
          <w:webHidden/>
          <w:color w:val="000000"/>
          <w:rPrChange w:id="481" w:author="ahmad sahrul" w:date="2026-04-27T20:12:00Z">
            <w:rPr>
              <w:noProof/>
              <w:webHidden/>
            </w:rPr>
          </w:rPrChange>
        </w:rPr>
        <w:instrText xml:space="preserve"> PAGEREF _Toc228212139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B603CA8C">
        <w:rPr>
          <w:rFonts w:ascii="Times New Roman" w:cs="Times New Roman"/>
          <w:noProof/>
          <w:webHidden/>
          <w:color w:val="000000"/>
          <w:rPrChange w:id="48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15</w:t>
      </w:r>
      <w:r w:rsidRPr="B603CA8C">
        <w:rPr>
          <w:rFonts w:ascii="Times New Roman" w:cs="Times New Roman"/>
          <w:noProof/>
          <w:webHidden/>
          <w:color w:val="000000"/>
          <w:rPrChange w:id="483" w:author="ahmad sahrul" w:date="2026-04-27T20:12:00Z">
            <w:rPr>
              <w:noProof/>
              <w:webHidden/>
            </w:rPr>
          </w:rPrChange>
        </w:rPr>
        <w:fldChar w:fldCharType="end"/>
      </w:r>
      <w:r w:rsidRPr="3FDFE9F3">
        <w:rPr>
          <w:rStyle w:val="Hyperlink"/>
          <w:rFonts w:ascii="Times New Roman" w:cs="Times New Roman"/>
          <w:noProof/>
          <w:color w:val="000000"/>
          <w:rPrChange w:id="48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5999E1F3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8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486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4FCDB075">
        <w:rPr>
          <w:rStyle w:val="Hyperlink"/>
          <w:rFonts w:ascii="Times New Roman" w:cs="Times New Roman"/>
          <w:noProof/>
          <w:color w:val="000000"/>
          <w:rPrChange w:id="48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868BD46F">
        <w:rPr>
          <w:rStyle w:val="Hyperlink"/>
          <w:rFonts w:ascii="Times New Roman" w:cs="Times New Roman"/>
          <w:noProof/>
          <w:color w:val="000000"/>
          <w:rPrChange w:id="48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1F9E6341">
        <w:rPr>
          <w:rFonts w:ascii="Times New Roman" w:cs="Times New Roman"/>
          <w:noProof/>
          <w:color w:val="000000"/>
          <w:rPrChange w:id="489" w:author="ahmad sahrul" w:date="2026-04-27T20:12:00Z">
            <w:rPr>
              <w:noProof/>
            </w:rPr>
          </w:rPrChange>
        </w:rPr>
        <w:instrText>HYPERLINK \l "_Toc228212140"</w:instrText>
      </w:r>
      <w:r w:rsidRPr="607ED468">
        <w:rPr>
          <w:rStyle w:val="Hyperlink"/>
          <w:rFonts w:ascii="Times New Roman" w:cs="Times New Roman"/>
          <w:noProof/>
          <w:color w:val="000000"/>
          <w:rPrChange w:id="49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FCDB075">
        <w:rPr>
          <w:rStyle w:val="Hyperlink"/>
          <w:rFonts w:ascii="Times New Roman" w:cs="Times New Roman"/>
          <w:noProof/>
          <w:color w:val="000000"/>
          <w:rPrChange w:id="49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B594E87">
        <w:rPr>
          <w:rStyle w:val="Hyperlink"/>
          <w:rFonts w:ascii="Times New Roman" w:hAnsi="Times New Roman" w:cs="Times New Roman"/>
          <w:noProof/>
          <w:color w:val="000000"/>
          <w:rPrChange w:id="49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 System Features</w:t>
      </w:r>
      <w:r w:rsidRPr="9CCF8E5E">
        <w:rPr>
          <w:rFonts w:ascii="Times New Roman" w:cs="Times New Roman"/>
          <w:noProof/>
          <w:webHidden/>
          <w:color w:val="000000"/>
          <w:rPrChange w:id="493" w:author="ahmad sahrul" w:date="2026-04-27T20:12:00Z">
            <w:rPr>
              <w:noProof/>
              <w:webHidden/>
            </w:rPr>
          </w:rPrChange>
        </w:rPr>
        <w:tab/>
      </w:r>
      <w:r w:rsidRPr="94600FB6">
        <w:rPr>
          <w:rFonts w:ascii="Times New Roman" w:cs="Times New Roman"/>
          <w:noProof/>
          <w:webHidden/>
          <w:color w:val="000000"/>
          <w:rPrChange w:id="494" w:author="ahmad sahrul" w:date="2026-04-27T20:12:00Z">
            <w:rPr>
              <w:noProof/>
              <w:webHidden/>
            </w:rPr>
          </w:rPrChange>
        </w:rPr>
        <w:fldChar w:fldCharType="begin"/>
      </w:r>
      <w:r w:rsidRPr="2B1FBF77">
        <w:rPr>
          <w:rFonts w:ascii="Times New Roman" w:cs="Times New Roman"/>
          <w:noProof/>
          <w:webHidden/>
          <w:color w:val="000000"/>
          <w:rPrChange w:id="495" w:author="ahmad sahrul" w:date="2026-04-27T20:12:00Z">
            <w:rPr>
              <w:noProof/>
              <w:webHidden/>
            </w:rPr>
          </w:rPrChange>
        </w:rPr>
        <w:instrText xml:space="preserve"> PAGEREF _Toc228212140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94600FB6">
        <w:rPr>
          <w:rFonts w:ascii="Times New Roman" w:cs="Times New Roman"/>
          <w:noProof/>
          <w:webHidden/>
          <w:color w:val="000000"/>
          <w:rPrChange w:id="49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19</w:t>
      </w:r>
      <w:r w:rsidRPr="94600FB6">
        <w:rPr>
          <w:rFonts w:ascii="Times New Roman" w:cs="Times New Roman"/>
          <w:noProof/>
          <w:webHidden/>
          <w:color w:val="000000"/>
          <w:rPrChange w:id="497" w:author="ahmad sahrul" w:date="2026-04-27T20:12:00Z">
            <w:rPr>
              <w:noProof/>
              <w:webHidden/>
            </w:rPr>
          </w:rPrChange>
        </w:rPr>
        <w:fldChar w:fldCharType="end"/>
      </w:r>
      <w:r w:rsidRPr="4FCDB075">
        <w:rPr>
          <w:rStyle w:val="Hyperlink"/>
          <w:rFonts w:ascii="Times New Roman" w:cs="Times New Roman"/>
          <w:noProof/>
          <w:color w:val="000000"/>
          <w:rPrChange w:id="49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7F7E0622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49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00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919B6186">
        <w:rPr>
          <w:rStyle w:val="Hyperlink"/>
          <w:rFonts w:ascii="Times New Roman" w:cs="Times New Roman"/>
          <w:noProof/>
          <w:color w:val="000000"/>
          <w:rPrChange w:id="50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8966194F">
        <w:rPr>
          <w:rStyle w:val="Hyperlink"/>
          <w:rFonts w:ascii="Times New Roman" w:cs="Times New Roman"/>
          <w:noProof/>
          <w:color w:val="000000"/>
          <w:rPrChange w:id="50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3DFE3FE">
        <w:rPr>
          <w:rFonts w:ascii="Times New Roman" w:cs="Times New Roman"/>
          <w:noProof/>
          <w:color w:val="000000"/>
          <w:rPrChange w:id="503" w:author="ahmad sahrul" w:date="2026-04-27T20:12:00Z">
            <w:rPr>
              <w:noProof/>
            </w:rPr>
          </w:rPrChange>
        </w:rPr>
        <w:instrText>HYPERLINK \l "_Toc228212141"</w:instrText>
      </w:r>
      <w:r w:rsidRPr="29EA4C41">
        <w:rPr>
          <w:rStyle w:val="Hyperlink"/>
          <w:rFonts w:ascii="Times New Roman" w:cs="Times New Roman"/>
          <w:noProof/>
          <w:color w:val="000000"/>
          <w:rPrChange w:id="50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919B6186">
        <w:rPr>
          <w:rStyle w:val="Hyperlink"/>
          <w:rFonts w:ascii="Times New Roman" w:cs="Times New Roman"/>
          <w:noProof/>
          <w:color w:val="000000"/>
          <w:rPrChange w:id="50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D80464F7">
        <w:rPr>
          <w:rStyle w:val="Hyperlink"/>
          <w:rFonts w:ascii="Times New Roman" w:hAnsi="Times New Roman" w:cs="Times New Roman"/>
          <w:noProof/>
          <w:color w:val="000000"/>
          <w:rPrChange w:id="50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4.1 Autentikasi &amp; Manajemen Pengguna</w:t>
      </w:r>
      <w:r w:rsidRPr="D0EE6971">
        <w:rPr>
          <w:rFonts w:ascii="Times New Roman" w:cs="Times New Roman"/>
          <w:noProof/>
          <w:webHidden/>
          <w:color w:val="000000"/>
          <w:rPrChange w:id="507" w:author="ahmad sahrul" w:date="2026-04-27T20:12:00Z">
            <w:rPr>
              <w:noProof/>
              <w:webHidden/>
            </w:rPr>
          </w:rPrChange>
        </w:rPr>
        <w:tab/>
      </w:r>
      <w:r w:rsidRPr="7854822D">
        <w:rPr>
          <w:rFonts w:ascii="Times New Roman" w:cs="Times New Roman"/>
          <w:noProof/>
          <w:webHidden/>
          <w:color w:val="000000"/>
          <w:rPrChange w:id="508" w:author="ahmad sahrul" w:date="2026-04-27T20:12:00Z">
            <w:rPr>
              <w:noProof/>
              <w:webHidden/>
            </w:rPr>
          </w:rPrChange>
        </w:rPr>
        <w:fldChar w:fldCharType="begin"/>
      </w:r>
      <w:r w:rsidRPr="A7ED319F">
        <w:rPr>
          <w:rFonts w:ascii="Times New Roman" w:cs="Times New Roman"/>
          <w:noProof/>
          <w:webHidden/>
          <w:color w:val="000000"/>
          <w:rPrChange w:id="509" w:author="ahmad sahrul" w:date="2026-04-27T20:12:00Z">
            <w:rPr>
              <w:noProof/>
              <w:webHidden/>
            </w:rPr>
          </w:rPrChange>
        </w:rPr>
        <w:instrText xml:space="preserve"> PAGEREF _Toc228212141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7854822D">
        <w:rPr>
          <w:rFonts w:ascii="Times New Roman" w:cs="Times New Roman"/>
          <w:noProof/>
          <w:webHidden/>
          <w:color w:val="000000"/>
          <w:rPrChange w:id="51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19</w:t>
      </w:r>
      <w:r w:rsidRPr="7854822D">
        <w:rPr>
          <w:rFonts w:ascii="Times New Roman" w:cs="Times New Roman"/>
          <w:noProof/>
          <w:webHidden/>
          <w:color w:val="000000"/>
          <w:rPrChange w:id="511" w:author="ahmad sahrul" w:date="2026-04-27T20:12:00Z">
            <w:rPr>
              <w:noProof/>
              <w:webHidden/>
            </w:rPr>
          </w:rPrChange>
        </w:rPr>
        <w:fldChar w:fldCharType="end"/>
      </w:r>
      <w:r w:rsidRPr="919B6186">
        <w:rPr>
          <w:rStyle w:val="Hyperlink"/>
          <w:rFonts w:ascii="Times New Roman" w:cs="Times New Roman"/>
          <w:noProof/>
          <w:color w:val="000000"/>
          <w:rPrChange w:id="51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0BE44E8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1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14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E8C49FA0">
        <w:rPr>
          <w:rStyle w:val="Hyperlink"/>
          <w:rFonts w:ascii="Times New Roman" w:cs="Times New Roman"/>
          <w:noProof/>
          <w:color w:val="000000"/>
          <w:rPrChange w:id="51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4E451BA5">
        <w:rPr>
          <w:rStyle w:val="Hyperlink"/>
          <w:rFonts w:ascii="Times New Roman" w:cs="Times New Roman"/>
          <w:noProof/>
          <w:color w:val="000000"/>
          <w:rPrChange w:id="51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D98BFF8">
        <w:rPr>
          <w:rFonts w:ascii="Times New Roman" w:cs="Times New Roman"/>
          <w:noProof/>
          <w:color w:val="000000"/>
          <w:rPrChange w:id="517" w:author="ahmad sahrul" w:date="2026-04-27T20:12:00Z">
            <w:rPr>
              <w:noProof/>
            </w:rPr>
          </w:rPrChange>
        </w:rPr>
        <w:instrText>HYPERLINK \l "_Toc228212142"</w:instrText>
      </w:r>
      <w:r w:rsidRPr="FB8912C5">
        <w:rPr>
          <w:rStyle w:val="Hyperlink"/>
          <w:rFonts w:ascii="Times New Roman" w:cs="Times New Roman"/>
          <w:noProof/>
          <w:color w:val="000000"/>
          <w:rPrChange w:id="51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E8C49FA0">
        <w:rPr>
          <w:rStyle w:val="Hyperlink"/>
          <w:rFonts w:ascii="Times New Roman" w:cs="Times New Roman"/>
          <w:noProof/>
          <w:color w:val="000000"/>
          <w:rPrChange w:id="51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F03563F">
        <w:rPr>
          <w:rStyle w:val="Hyperlink"/>
          <w:rFonts w:ascii="Times New Roman" w:hAnsi="Times New Roman" w:cs="Times New Roman"/>
          <w:noProof/>
          <w:color w:val="000000"/>
          <w:rPrChange w:id="52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4.1.1 Deskripsi dan Prioritas</w:t>
      </w:r>
      <w:r w:rsidRPr="4CDE74F2">
        <w:rPr>
          <w:rFonts w:ascii="Times New Roman" w:cs="Times New Roman"/>
          <w:noProof/>
          <w:webHidden/>
          <w:color w:val="000000"/>
          <w:rPrChange w:id="521" w:author="ahmad sahrul" w:date="2026-04-27T20:12:00Z">
            <w:rPr>
              <w:noProof/>
              <w:webHidden/>
            </w:rPr>
          </w:rPrChange>
        </w:rPr>
        <w:tab/>
      </w:r>
      <w:r w:rsidRPr="1D35E833">
        <w:rPr>
          <w:rFonts w:ascii="Times New Roman" w:cs="Times New Roman"/>
          <w:noProof/>
          <w:webHidden/>
          <w:color w:val="000000"/>
          <w:rPrChange w:id="522" w:author="ahmad sahrul" w:date="2026-04-27T20:12:00Z">
            <w:rPr>
              <w:noProof/>
              <w:webHidden/>
            </w:rPr>
          </w:rPrChange>
        </w:rPr>
        <w:fldChar w:fldCharType="begin"/>
      </w:r>
      <w:r w:rsidRPr="B23D0988">
        <w:rPr>
          <w:rFonts w:ascii="Times New Roman" w:cs="Times New Roman"/>
          <w:noProof/>
          <w:webHidden/>
          <w:color w:val="000000"/>
          <w:rPrChange w:id="523" w:author="ahmad sahrul" w:date="2026-04-27T20:12:00Z">
            <w:rPr>
              <w:noProof/>
              <w:webHidden/>
            </w:rPr>
          </w:rPrChange>
        </w:rPr>
        <w:instrText xml:space="preserve"> PAGEREF _Toc228212142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1D35E833">
        <w:rPr>
          <w:rFonts w:ascii="Times New Roman" w:cs="Times New Roman"/>
          <w:noProof/>
          <w:webHidden/>
          <w:color w:val="000000"/>
          <w:rPrChange w:id="52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19</w:t>
      </w:r>
      <w:r w:rsidRPr="1D35E833">
        <w:rPr>
          <w:rFonts w:ascii="Times New Roman" w:cs="Times New Roman"/>
          <w:noProof/>
          <w:webHidden/>
          <w:color w:val="000000"/>
          <w:rPrChange w:id="525" w:author="ahmad sahrul" w:date="2026-04-27T20:12:00Z">
            <w:rPr>
              <w:noProof/>
              <w:webHidden/>
            </w:rPr>
          </w:rPrChange>
        </w:rPr>
        <w:fldChar w:fldCharType="end"/>
      </w:r>
      <w:r w:rsidRPr="E8C49FA0">
        <w:rPr>
          <w:rStyle w:val="Hyperlink"/>
          <w:rFonts w:ascii="Times New Roman" w:cs="Times New Roman"/>
          <w:noProof/>
          <w:color w:val="000000"/>
          <w:rPrChange w:id="52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E664A2E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2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28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36794B57">
        <w:rPr>
          <w:rStyle w:val="Hyperlink"/>
          <w:rFonts w:ascii="Times New Roman" w:cs="Times New Roman"/>
          <w:noProof/>
          <w:color w:val="000000"/>
          <w:rPrChange w:id="52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75C62BC0">
        <w:rPr>
          <w:rStyle w:val="Hyperlink"/>
          <w:rFonts w:ascii="Times New Roman" w:cs="Times New Roman"/>
          <w:noProof/>
          <w:color w:val="000000"/>
          <w:rPrChange w:id="53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EB9FCB6">
        <w:rPr>
          <w:rFonts w:ascii="Times New Roman" w:cs="Times New Roman"/>
          <w:noProof/>
          <w:color w:val="000000"/>
          <w:rPrChange w:id="531" w:author="ahmad sahrul" w:date="2026-04-27T20:12:00Z">
            <w:rPr>
              <w:noProof/>
            </w:rPr>
          </w:rPrChange>
        </w:rPr>
        <w:instrText>HYPERLINK \l "_Toc228212143"</w:instrText>
      </w:r>
      <w:r w:rsidRPr="578F6A31">
        <w:rPr>
          <w:rStyle w:val="Hyperlink"/>
          <w:rFonts w:ascii="Times New Roman" w:cs="Times New Roman"/>
          <w:noProof/>
          <w:color w:val="000000"/>
          <w:rPrChange w:id="53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36794B57">
        <w:rPr>
          <w:rStyle w:val="Hyperlink"/>
          <w:rFonts w:ascii="Times New Roman" w:cs="Times New Roman"/>
          <w:noProof/>
          <w:color w:val="000000"/>
          <w:rPrChange w:id="53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F713D6AF">
        <w:rPr>
          <w:rStyle w:val="Hyperlink"/>
          <w:rFonts w:ascii="Times New Roman" w:hAnsi="Times New Roman" w:cs="Times New Roman"/>
          <w:noProof/>
          <w:color w:val="000000"/>
          <w:rPrChange w:id="53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4.1.2 Stimulus/Response Sequences</w:t>
      </w:r>
      <w:r w:rsidRPr="04700FDF">
        <w:rPr>
          <w:rFonts w:ascii="Times New Roman" w:cs="Times New Roman"/>
          <w:noProof/>
          <w:webHidden/>
          <w:color w:val="000000"/>
          <w:rPrChange w:id="535" w:author="ahmad sahrul" w:date="2026-04-27T20:12:00Z">
            <w:rPr>
              <w:noProof/>
              <w:webHidden/>
            </w:rPr>
          </w:rPrChange>
        </w:rPr>
        <w:tab/>
      </w:r>
      <w:r w:rsidRPr="45ADECC8">
        <w:rPr>
          <w:rFonts w:ascii="Times New Roman" w:cs="Times New Roman"/>
          <w:noProof/>
          <w:webHidden/>
          <w:color w:val="000000"/>
          <w:rPrChange w:id="536" w:author="ahmad sahrul" w:date="2026-04-27T20:12:00Z">
            <w:rPr>
              <w:noProof/>
              <w:webHidden/>
            </w:rPr>
          </w:rPrChange>
        </w:rPr>
        <w:fldChar w:fldCharType="begin"/>
      </w:r>
      <w:r w:rsidRPr="54E53AB0">
        <w:rPr>
          <w:rFonts w:ascii="Times New Roman" w:cs="Times New Roman"/>
          <w:noProof/>
          <w:webHidden/>
          <w:color w:val="000000"/>
          <w:rPrChange w:id="537" w:author="ahmad sahrul" w:date="2026-04-27T20:12:00Z">
            <w:rPr>
              <w:noProof/>
              <w:webHidden/>
            </w:rPr>
          </w:rPrChange>
        </w:rPr>
        <w:instrText xml:space="preserve"> PAGEREF _Toc228212143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45ADECC8">
        <w:rPr>
          <w:rFonts w:ascii="Times New Roman" w:cs="Times New Roman"/>
          <w:noProof/>
          <w:webHidden/>
          <w:color w:val="000000"/>
          <w:rPrChange w:id="53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19</w:t>
      </w:r>
      <w:r w:rsidRPr="45ADECC8">
        <w:rPr>
          <w:rFonts w:ascii="Times New Roman" w:cs="Times New Roman"/>
          <w:noProof/>
          <w:webHidden/>
          <w:color w:val="000000"/>
          <w:rPrChange w:id="539" w:author="ahmad sahrul" w:date="2026-04-27T20:12:00Z">
            <w:rPr>
              <w:noProof/>
              <w:webHidden/>
            </w:rPr>
          </w:rPrChange>
        </w:rPr>
        <w:fldChar w:fldCharType="end"/>
      </w:r>
      <w:r w:rsidRPr="36794B57">
        <w:rPr>
          <w:rStyle w:val="Hyperlink"/>
          <w:rFonts w:ascii="Times New Roman" w:cs="Times New Roman"/>
          <w:noProof/>
          <w:color w:val="000000"/>
          <w:rPrChange w:id="54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75388EA4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4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42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551CCC82">
        <w:rPr>
          <w:rStyle w:val="Hyperlink"/>
          <w:rFonts w:ascii="Times New Roman" w:cs="Times New Roman"/>
          <w:noProof/>
          <w:color w:val="000000"/>
          <w:rPrChange w:id="54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A127F5F4">
        <w:rPr>
          <w:rStyle w:val="Hyperlink"/>
          <w:rFonts w:ascii="Times New Roman" w:cs="Times New Roman"/>
          <w:noProof/>
          <w:color w:val="000000"/>
          <w:rPrChange w:id="54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8FA43E3F">
        <w:rPr>
          <w:rFonts w:ascii="Times New Roman" w:cs="Times New Roman"/>
          <w:noProof/>
          <w:color w:val="000000"/>
          <w:rPrChange w:id="545" w:author="ahmad sahrul" w:date="2026-04-27T20:12:00Z">
            <w:rPr>
              <w:noProof/>
            </w:rPr>
          </w:rPrChange>
        </w:rPr>
        <w:instrText>HYPERLINK \l "_Toc228212144"</w:instrText>
      </w:r>
      <w:r w:rsidRPr="D174899B">
        <w:rPr>
          <w:rStyle w:val="Hyperlink"/>
          <w:rFonts w:ascii="Times New Roman" w:cs="Times New Roman"/>
          <w:noProof/>
          <w:color w:val="000000"/>
          <w:rPrChange w:id="54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51CCC82">
        <w:rPr>
          <w:rStyle w:val="Hyperlink"/>
          <w:rFonts w:ascii="Times New Roman" w:cs="Times New Roman"/>
          <w:noProof/>
          <w:color w:val="000000"/>
          <w:rPrChange w:id="54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0DD08DBD">
        <w:rPr>
          <w:rStyle w:val="Hyperlink"/>
          <w:rFonts w:ascii="Times New Roman" w:hAnsi="Times New Roman" w:cs="Times New Roman"/>
          <w:noProof/>
          <w:color w:val="000000"/>
          <w:rPrChange w:id="54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4.1.3 Functional Requirements</w:t>
      </w:r>
      <w:r w:rsidRPr="319A0A69">
        <w:rPr>
          <w:rFonts w:ascii="Times New Roman" w:cs="Times New Roman"/>
          <w:noProof/>
          <w:webHidden/>
          <w:color w:val="000000"/>
          <w:rPrChange w:id="549" w:author="ahmad sahrul" w:date="2026-04-27T20:12:00Z">
            <w:rPr>
              <w:noProof/>
              <w:webHidden/>
            </w:rPr>
          </w:rPrChange>
        </w:rPr>
        <w:tab/>
      </w:r>
      <w:r w:rsidRPr="035D8648">
        <w:rPr>
          <w:rFonts w:ascii="Times New Roman" w:cs="Times New Roman"/>
          <w:noProof/>
          <w:webHidden/>
          <w:color w:val="000000"/>
          <w:rPrChange w:id="550" w:author="ahmad sahrul" w:date="2026-04-27T20:12:00Z">
            <w:rPr>
              <w:noProof/>
              <w:webHidden/>
            </w:rPr>
          </w:rPrChange>
        </w:rPr>
        <w:fldChar w:fldCharType="begin"/>
      </w:r>
      <w:r w:rsidRPr="257DC36F">
        <w:rPr>
          <w:rFonts w:ascii="Times New Roman" w:cs="Times New Roman"/>
          <w:noProof/>
          <w:webHidden/>
          <w:color w:val="000000"/>
          <w:rPrChange w:id="551" w:author="ahmad sahrul" w:date="2026-04-27T20:12:00Z">
            <w:rPr>
              <w:noProof/>
              <w:webHidden/>
            </w:rPr>
          </w:rPrChange>
        </w:rPr>
        <w:instrText xml:space="preserve"> PAGEREF _Toc228212144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035D8648">
        <w:rPr>
          <w:rFonts w:ascii="Times New Roman" w:cs="Times New Roman"/>
          <w:noProof/>
          <w:webHidden/>
          <w:color w:val="000000"/>
          <w:rPrChange w:id="55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19</w:t>
      </w:r>
      <w:r w:rsidRPr="035D8648">
        <w:rPr>
          <w:rFonts w:ascii="Times New Roman" w:cs="Times New Roman"/>
          <w:noProof/>
          <w:webHidden/>
          <w:color w:val="000000"/>
          <w:rPrChange w:id="553" w:author="ahmad sahrul" w:date="2026-04-27T20:12:00Z">
            <w:rPr>
              <w:noProof/>
              <w:webHidden/>
            </w:rPr>
          </w:rPrChange>
        </w:rPr>
        <w:fldChar w:fldCharType="end"/>
      </w:r>
      <w:r w:rsidRPr="551CCC82">
        <w:rPr>
          <w:rStyle w:val="Hyperlink"/>
          <w:rFonts w:ascii="Times New Roman" w:cs="Times New Roman"/>
          <w:noProof/>
          <w:color w:val="000000"/>
          <w:rPrChange w:id="55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5C511CE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5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56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7D9B2984">
        <w:rPr>
          <w:rStyle w:val="Hyperlink"/>
          <w:rFonts w:ascii="Times New Roman" w:cs="Times New Roman"/>
          <w:noProof/>
          <w:color w:val="000000"/>
          <w:rPrChange w:id="55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0E1880A">
        <w:rPr>
          <w:rStyle w:val="Hyperlink"/>
          <w:rFonts w:ascii="Times New Roman" w:cs="Times New Roman"/>
          <w:noProof/>
          <w:color w:val="000000"/>
          <w:rPrChange w:id="55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BD8BE6EE">
        <w:rPr>
          <w:rFonts w:ascii="Times New Roman" w:cs="Times New Roman"/>
          <w:noProof/>
          <w:color w:val="000000"/>
          <w:rPrChange w:id="559" w:author="ahmad sahrul" w:date="2026-04-27T20:12:00Z">
            <w:rPr>
              <w:noProof/>
            </w:rPr>
          </w:rPrChange>
        </w:rPr>
        <w:instrText>HYPERLINK \l "_Toc228212145"</w:instrText>
      </w:r>
      <w:r w:rsidRPr="0EAEE346">
        <w:rPr>
          <w:rStyle w:val="Hyperlink"/>
          <w:rFonts w:ascii="Times New Roman" w:cs="Times New Roman"/>
          <w:noProof/>
          <w:color w:val="000000"/>
          <w:rPrChange w:id="56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7D9B2984">
        <w:rPr>
          <w:rStyle w:val="Hyperlink"/>
          <w:rFonts w:ascii="Times New Roman" w:cs="Times New Roman"/>
          <w:noProof/>
          <w:color w:val="000000"/>
          <w:rPrChange w:id="56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C8DE5E0D">
        <w:rPr>
          <w:rStyle w:val="Hyperlink"/>
          <w:rFonts w:ascii="Times New Roman" w:hAnsi="Times New Roman" w:cs="Times New Roman"/>
          <w:noProof/>
          <w:color w:val="000000"/>
          <w:rPrChange w:id="56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4.1.4 Sequence Diagram – Proses Login</w:t>
      </w:r>
      <w:r w:rsidRPr="202E2224">
        <w:rPr>
          <w:rFonts w:ascii="Times New Roman" w:cs="Times New Roman"/>
          <w:noProof/>
          <w:webHidden/>
          <w:color w:val="000000"/>
          <w:rPrChange w:id="563" w:author="ahmad sahrul" w:date="2026-04-27T20:12:00Z">
            <w:rPr>
              <w:noProof/>
              <w:webHidden/>
            </w:rPr>
          </w:rPrChange>
        </w:rPr>
        <w:tab/>
      </w:r>
      <w:r w:rsidRPr="F0CA1568">
        <w:rPr>
          <w:rFonts w:ascii="Times New Roman" w:cs="Times New Roman"/>
          <w:noProof/>
          <w:webHidden/>
          <w:color w:val="000000"/>
          <w:rPrChange w:id="564" w:author="ahmad sahrul" w:date="2026-04-27T20:12:00Z">
            <w:rPr>
              <w:noProof/>
              <w:webHidden/>
            </w:rPr>
          </w:rPrChange>
        </w:rPr>
        <w:fldChar w:fldCharType="begin"/>
      </w:r>
      <w:r w:rsidRPr="4FABB673">
        <w:rPr>
          <w:rFonts w:ascii="Times New Roman" w:cs="Times New Roman"/>
          <w:noProof/>
          <w:webHidden/>
          <w:color w:val="000000"/>
          <w:rPrChange w:id="565" w:author="ahmad sahrul" w:date="2026-04-27T20:12:00Z">
            <w:rPr>
              <w:noProof/>
              <w:webHidden/>
            </w:rPr>
          </w:rPrChange>
        </w:rPr>
        <w:instrText xml:space="preserve"> PAGEREF _Toc228212145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F0CA1568">
        <w:rPr>
          <w:rFonts w:ascii="Times New Roman" w:cs="Times New Roman"/>
          <w:noProof/>
          <w:webHidden/>
          <w:color w:val="000000"/>
          <w:rPrChange w:id="56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20</w:t>
      </w:r>
      <w:r w:rsidRPr="F0CA1568">
        <w:rPr>
          <w:rFonts w:ascii="Times New Roman" w:cs="Times New Roman"/>
          <w:noProof/>
          <w:webHidden/>
          <w:color w:val="000000"/>
          <w:rPrChange w:id="567" w:author="ahmad sahrul" w:date="2026-04-27T20:12:00Z">
            <w:rPr>
              <w:noProof/>
              <w:webHidden/>
            </w:rPr>
          </w:rPrChange>
        </w:rPr>
        <w:fldChar w:fldCharType="end"/>
      </w:r>
      <w:r w:rsidRPr="7D9B2984">
        <w:rPr>
          <w:rStyle w:val="Hyperlink"/>
          <w:rFonts w:ascii="Times New Roman" w:cs="Times New Roman"/>
          <w:noProof/>
          <w:color w:val="000000"/>
          <w:rPrChange w:id="56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448D8CA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6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70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1BC59252">
        <w:rPr>
          <w:rStyle w:val="Hyperlink"/>
          <w:rFonts w:ascii="Times New Roman" w:cs="Times New Roman"/>
          <w:noProof/>
          <w:color w:val="000000"/>
          <w:rPrChange w:id="57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05BA7525">
        <w:rPr>
          <w:rStyle w:val="Hyperlink"/>
          <w:rFonts w:ascii="Times New Roman" w:cs="Times New Roman"/>
          <w:noProof/>
          <w:color w:val="000000"/>
          <w:rPrChange w:id="57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43BDAD7C">
        <w:rPr>
          <w:rFonts w:ascii="Times New Roman" w:cs="Times New Roman"/>
          <w:noProof/>
          <w:color w:val="000000"/>
          <w:rPrChange w:id="573" w:author="ahmad sahrul" w:date="2026-04-27T20:12:00Z">
            <w:rPr>
              <w:noProof/>
            </w:rPr>
          </w:rPrChange>
        </w:rPr>
        <w:instrText>HYPERLINK \l "_Toc228212146"</w:instrText>
      </w:r>
      <w:r w:rsidRPr="939002D3">
        <w:rPr>
          <w:rStyle w:val="Hyperlink"/>
          <w:rFonts w:ascii="Times New Roman" w:cs="Times New Roman"/>
          <w:noProof/>
          <w:color w:val="000000"/>
          <w:rPrChange w:id="57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1BC59252">
        <w:rPr>
          <w:rStyle w:val="Hyperlink"/>
          <w:rFonts w:ascii="Times New Roman" w:cs="Times New Roman"/>
          <w:noProof/>
          <w:color w:val="000000"/>
          <w:rPrChange w:id="57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42541711">
        <w:rPr>
          <w:rStyle w:val="Hyperlink"/>
          <w:rFonts w:ascii="Times New Roman" w:hAnsi="Times New Roman" w:cs="Times New Roman"/>
          <w:noProof/>
          <w:color w:val="000000"/>
          <w:rPrChange w:id="57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4.2 Manajemen Produk</w:t>
      </w:r>
      <w:r w:rsidRPr="F6A5B746">
        <w:rPr>
          <w:rFonts w:ascii="Times New Roman" w:cs="Times New Roman"/>
          <w:noProof/>
          <w:webHidden/>
          <w:color w:val="000000"/>
          <w:rPrChange w:id="577" w:author="ahmad sahrul" w:date="2026-04-27T20:12:00Z">
            <w:rPr>
              <w:noProof/>
              <w:webHidden/>
            </w:rPr>
          </w:rPrChange>
        </w:rPr>
        <w:tab/>
      </w:r>
      <w:r w:rsidRPr="8E72120C">
        <w:rPr>
          <w:rFonts w:ascii="Times New Roman" w:cs="Times New Roman"/>
          <w:noProof/>
          <w:webHidden/>
          <w:color w:val="000000"/>
          <w:rPrChange w:id="578" w:author="ahmad sahrul" w:date="2026-04-27T20:12:00Z">
            <w:rPr>
              <w:noProof/>
              <w:webHidden/>
            </w:rPr>
          </w:rPrChange>
        </w:rPr>
        <w:fldChar w:fldCharType="begin"/>
      </w:r>
      <w:r w:rsidRPr="5209C8BF">
        <w:rPr>
          <w:rFonts w:ascii="Times New Roman" w:cs="Times New Roman"/>
          <w:noProof/>
          <w:webHidden/>
          <w:color w:val="000000"/>
          <w:rPrChange w:id="579" w:author="ahmad sahrul" w:date="2026-04-27T20:12:00Z">
            <w:rPr>
              <w:noProof/>
              <w:webHidden/>
            </w:rPr>
          </w:rPrChange>
        </w:rPr>
        <w:instrText xml:space="preserve"> PAGEREF _Toc228212146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8E72120C">
        <w:rPr>
          <w:rFonts w:ascii="Times New Roman" w:cs="Times New Roman"/>
          <w:noProof/>
          <w:webHidden/>
          <w:color w:val="000000"/>
          <w:rPrChange w:id="58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21</w:t>
      </w:r>
      <w:r w:rsidRPr="8E72120C">
        <w:rPr>
          <w:rFonts w:ascii="Times New Roman" w:cs="Times New Roman"/>
          <w:noProof/>
          <w:webHidden/>
          <w:color w:val="000000"/>
          <w:rPrChange w:id="581" w:author="ahmad sahrul" w:date="2026-04-27T20:12:00Z">
            <w:rPr>
              <w:noProof/>
              <w:webHidden/>
            </w:rPr>
          </w:rPrChange>
        </w:rPr>
        <w:fldChar w:fldCharType="end"/>
      </w:r>
      <w:r w:rsidRPr="1BC59252">
        <w:rPr>
          <w:rStyle w:val="Hyperlink"/>
          <w:rFonts w:ascii="Times New Roman" w:cs="Times New Roman"/>
          <w:noProof/>
          <w:color w:val="000000"/>
          <w:rPrChange w:id="58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9B185C4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8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84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F4F68FCA">
        <w:rPr>
          <w:rStyle w:val="Hyperlink"/>
          <w:rFonts w:ascii="Times New Roman" w:cs="Times New Roman"/>
          <w:noProof/>
          <w:color w:val="000000"/>
          <w:rPrChange w:id="585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0D84197C">
        <w:rPr>
          <w:rStyle w:val="Hyperlink"/>
          <w:rFonts w:ascii="Times New Roman" w:cs="Times New Roman"/>
          <w:noProof/>
          <w:color w:val="000000"/>
          <w:rPrChange w:id="58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DF48A4A">
        <w:rPr>
          <w:rFonts w:ascii="Times New Roman" w:cs="Times New Roman"/>
          <w:noProof/>
          <w:color w:val="000000"/>
          <w:rPrChange w:id="587" w:author="ahmad sahrul" w:date="2026-04-27T20:12:00Z">
            <w:rPr>
              <w:noProof/>
            </w:rPr>
          </w:rPrChange>
        </w:rPr>
        <w:instrText>HYPERLINK \l "_Toc228212147"</w:instrText>
      </w:r>
      <w:r w:rsidRPr="1BD82EC9">
        <w:rPr>
          <w:rStyle w:val="Hyperlink"/>
          <w:rFonts w:ascii="Times New Roman" w:cs="Times New Roman"/>
          <w:noProof/>
          <w:color w:val="000000"/>
          <w:rPrChange w:id="58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F4F68FCA">
        <w:rPr>
          <w:rStyle w:val="Hyperlink"/>
          <w:rFonts w:ascii="Times New Roman" w:cs="Times New Roman"/>
          <w:noProof/>
          <w:color w:val="000000"/>
          <w:rPrChange w:id="58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5FF134DE">
        <w:rPr>
          <w:rStyle w:val="Hyperlink"/>
          <w:rFonts w:ascii="Times New Roman" w:hAnsi="Times New Roman" w:cs="Times New Roman"/>
          <w:noProof/>
          <w:color w:val="000000"/>
          <w:rPrChange w:id="59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4.2.1 Deskripsi dan Prioritas</w:t>
      </w:r>
      <w:r w:rsidRPr="3AD55208">
        <w:rPr>
          <w:rFonts w:ascii="Times New Roman" w:cs="Times New Roman"/>
          <w:noProof/>
          <w:webHidden/>
          <w:color w:val="000000"/>
          <w:rPrChange w:id="591" w:author="ahmad sahrul" w:date="2026-04-27T20:12:00Z">
            <w:rPr>
              <w:noProof/>
              <w:webHidden/>
            </w:rPr>
          </w:rPrChange>
        </w:rPr>
        <w:tab/>
      </w:r>
      <w:r w:rsidRPr="B9C308B9">
        <w:rPr>
          <w:rFonts w:ascii="Times New Roman" w:cs="Times New Roman"/>
          <w:noProof/>
          <w:webHidden/>
          <w:color w:val="000000"/>
          <w:rPrChange w:id="592" w:author="ahmad sahrul" w:date="2026-04-27T20:12:00Z">
            <w:rPr>
              <w:noProof/>
              <w:webHidden/>
            </w:rPr>
          </w:rPrChange>
        </w:rPr>
        <w:fldChar w:fldCharType="begin"/>
      </w:r>
      <w:r w:rsidRPr="179298BC">
        <w:rPr>
          <w:rFonts w:ascii="Times New Roman" w:cs="Times New Roman"/>
          <w:noProof/>
          <w:webHidden/>
          <w:color w:val="000000"/>
          <w:rPrChange w:id="593" w:author="ahmad sahrul" w:date="2026-04-27T20:12:00Z">
            <w:rPr>
              <w:noProof/>
              <w:webHidden/>
            </w:rPr>
          </w:rPrChange>
        </w:rPr>
        <w:instrText xml:space="preserve"> PAGEREF _Toc228212147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B9C308B9">
        <w:rPr>
          <w:rFonts w:ascii="Times New Roman" w:cs="Times New Roman"/>
          <w:noProof/>
          <w:webHidden/>
          <w:color w:val="000000"/>
          <w:rPrChange w:id="59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21</w:t>
      </w:r>
      <w:r w:rsidRPr="B9C308B9">
        <w:rPr>
          <w:rFonts w:ascii="Times New Roman" w:cs="Times New Roman"/>
          <w:noProof/>
          <w:webHidden/>
          <w:color w:val="000000"/>
          <w:rPrChange w:id="595" w:author="ahmad sahrul" w:date="2026-04-27T20:12:00Z">
            <w:rPr>
              <w:noProof/>
              <w:webHidden/>
            </w:rPr>
          </w:rPrChange>
        </w:rPr>
        <w:fldChar w:fldCharType="end"/>
      </w:r>
      <w:r w:rsidRPr="F4F68FCA">
        <w:rPr>
          <w:rStyle w:val="Hyperlink"/>
          <w:rFonts w:ascii="Times New Roman" w:cs="Times New Roman"/>
          <w:noProof/>
          <w:color w:val="000000"/>
          <w:rPrChange w:id="59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A657582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59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598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57062FF2">
        <w:rPr>
          <w:rStyle w:val="Hyperlink"/>
          <w:rFonts w:ascii="Times New Roman" w:cs="Times New Roman"/>
          <w:noProof/>
          <w:color w:val="000000"/>
          <w:rPrChange w:id="59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7F2A0D12">
        <w:rPr>
          <w:rStyle w:val="Hyperlink"/>
          <w:rFonts w:ascii="Times New Roman" w:cs="Times New Roman"/>
          <w:noProof/>
          <w:color w:val="000000"/>
          <w:rPrChange w:id="60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7B9D7FE">
        <w:rPr>
          <w:rFonts w:ascii="Times New Roman" w:cs="Times New Roman"/>
          <w:noProof/>
          <w:color w:val="000000"/>
          <w:rPrChange w:id="601" w:author="ahmad sahrul" w:date="2026-04-27T20:12:00Z">
            <w:rPr>
              <w:noProof/>
            </w:rPr>
          </w:rPrChange>
        </w:rPr>
        <w:instrText>HYPERLINK \l "_Toc228212148"</w:instrText>
      </w:r>
      <w:r w:rsidRPr="9DC7C57F">
        <w:rPr>
          <w:rStyle w:val="Hyperlink"/>
          <w:rFonts w:ascii="Times New Roman" w:cs="Times New Roman"/>
          <w:noProof/>
          <w:color w:val="000000"/>
          <w:rPrChange w:id="60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7062FF2">
        <w:rPr>
          <w:rStyle w:val="Hyperlink"/>
          <w:rFonts w:ascii="Times New Roman" w:cs="Times New Roman"/>
          <w:noProof/>
          <w:color w:val="000000"/>
          <w:rPrChange w:id="60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355A8595">
        <w:rPr>
          <w:rStyle w:val="Hyperlink"/>
          <w:rFonts w:ascii="Times New Roman" w:hAnsi="Times New Roman" w:cs="Times New Roman"/>
          <w:noProof/>
          <w:color w:val="000000"/>
          <w:rPrChange w:id="60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4.2.2 Functional Requirements</w:t>
      </w:r>
      <w:r w:rsidRPr="200149B1">
        <w:rPr>
          <w:rFonts w:ascii="Times New Roman" w:cs="Times New Roman"/>
          <w:noProof/>
          <w:webHidden/>
          <w:color w:val="000000"/>
          <w:rPrChange w:id="605" w:author="ahmad sahrul" w:date="2026-04-27T20:12:00Z">
            <w:rPr>
              <w:noProof/>
              <w:webHidden/>
            </w:rPr>
          </w:rPrChange>
        </w:rPr>
        <w:tab/>
      </w:r>
      <w:r w:rsidRPr="027228AE">
        <w:rPr>
          <w:rFonts w:ascii="Times New Roman" w:cs="Times New Roman"/>
          <w:noProof/>
          <w:webHidden/>
          <w:color w:val="000000"/>
          <w:rPrChange w:id="606" w:author="ahmad sahrul" w:date="2026-04-27T20:12:00Z">
            <w:rPr>
              <w:noProof/>
              <w:webHidden/>
            </w:rPr>
          </w:rPrChange>
        </w:rPr>
        <w:fldChar w:fldCharType="begin"/>
      </w:r>
      <w:r w:rsidRPr="06E2A6D5">
        <w:rPr>
          <w:rFonts w:ascii="Times New Roman" w:cs="Times New Roman"/>
          <w:noProof/>
          <w:webHidden/>
          <w:color w:val="000000"/>
          <w:rPrChange w:id="607" w:author="ahmad sahrul" w:date="2026-04-27T20:12:00Z">
            <w:rPr>
              <w:noProof/>
              <w:webHidden/>
            </w:rPr>
          </w:rPrChange>
        </w:rPr>
        <w:instrText xml:space="preserve"> PAGEREF _Toc228212148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027228AE">
        <w:rPr>
          <w:rFonts w:ascii="Times New Roman" w:cs="Times New Roman"/>
          <w:noProof/>
          <w:webHidden/>
          <w:color w:val="000000"/>
          <w:rPrChange w:id="60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22</w:t>
      </w:r>
      <w:r w:rsidRPr="027228AE">
        <w:rPr>
          <w:rFonts w:ascii="Times New Roman" w:cs="Times New Roman"/>
          <w:noProof/>
          <w:webHidden/>
          <w:color w:val="000000"/>
          <w:rPrChange w:id="609" w:author="ahmad sahrul" w:date="2026-04-27T20:12:00Z">
            <w:rPr>
              <w:noProof/>
              <w:webHidden/>
            </w:rPr>
          </w:rPrChange>
        </w:rPr>
        <w:fldChar w:fldCharType="end"/>
      </w:r>
      <w:r w:rsidRPr="57062FF2">
        <w:rPr>
          <w:rStyle w:val="Hyperlink"/>
          <w:rFonts w:ascii="Times New Roman" w:cs="Times New Roman"/>
          <w:noProof/>
          <w:color w:val="000000"/>
          <w:rPrChange w:id="61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5159FD1A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11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12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26D1E23E">
        <w:rPr>
          <w:rStyle w:val="Hyperlink"/>
          <w:rFonts w:ascii="Times New Roman" w:cs="Times New Roman"/>
          <w:noProof/>
          <w:color w:val="000000"/>
          <w:rPrChange w:id="613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58A00BE3">
        <w:rPr>
          <w:rStyle w:val="Hyperlink"/>
          <w:rFonts w:ascii="Times New Roman" w:cs="Times New Roman"/>
          <w:noProof/>
          <w:color w:val="000000"/>
          <w:rPrChange w:id="61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9C49108D">
        <w:rPr>
          <w:rFonts w:ascii="Times New Roman" w:cs="Times New Roman"/>
          <w:noProof/>
          <w:color w:val="000000"/>
          <w:rPrChange w:id="615" w:author="ahmad sahrul" w:date="2026-04-27T20:12:00Z">
            <w:rPr>
              <w:noProof/>
            </w:rPr>
          </w:rPrChange>
        </w:rPr>
        <w:instrText>HYPERLINK \l "_Toc228212149"</w:instrText>
      </w:r>
      <w:r w:rsidRPr="BFBBC271">
        <w:rPr>
          <w:rStyle w:val="Hyperlink"/>
          <w:rFonts w:ascii="Times New Roman" w:cs="Times New Roman"/>
          <w:noProof/>
          <w:color w:val="000000"/>
          <w:rPrChange w:id="61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26D1E23E">
        <w:rPr>
          <w:rStyle w:val="Hyperlink"/>
          <w:rFonts w:ascii="Times New Roman" w:cs="Times New Roman"/>
          <w:noProof/>
          <w:color w:val="000000"/>
          <w:rPrChange w:id="617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0E9A80F">
        <w:rPr>
          <w:rStyle w:val="Hyperlink"/>
          <w:rFonts w:ascii="Times New Roman" w:hAnsi="Times New Roman" w:cs="Times New Roman"/>
          <w:noProof/>
          <w:color w:val="000000"/>
          <w:rPrChange w:id="618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4.3 Point of Sale (POS) – Kasir</w:t>
      </w:r>
      <w:r w:rsidRPr="642DBB0E">
        <w:rPr>
          <w:rFonts w:ascii="Times New Roman" w:cs="Times New Roman"/>
          <w:noProof/>
          <w:webHidden/>
          <w:color w:val="000000"/>
          <w:rPrChange w:id="619" w:author="ahmad sahrul" w:date="2026-04-27T20:12:00Z">
            <w:rPr>
              <w:noProof/>
              <w:webHidden/>
            </w:rPr>
          </w:rPrChange>
        </w:rPr>
        <w:tab/>
      </w:r>
      <w:r w:rsidRPr="567B1C23">
        <w:rPr>
          <w:rFonts w:ascii="Times New Roman" w:cs="Times New Roman"/>
          <w:noProof/>
          <w:webHidden/>
          <w:color w:val="000000"/>
          <w:rPrChange w:id="620" w:author="ahmad sahrul" w:date="2026-04-27T20:12:00Z">
            <w:rPr>
              <w:noProof/>
              <w:webHidden/>
            </w:rPr>
          </w:rPrChange>
        </w:rPr>
        <w:fldChar w:fldCharType="begin"/>
      </w:r>
      <w:r w:rsidRPr="7168F824">
        <w:rPr>
          <w:rFonts w:ascii="Times New Roman" w:cs="Times New Roman"/>
          <w:noProof/>
          <w:webHidden/>
          <w:color w:val="000000"/>
          <w:rPrChange w:id="621" w:author="ahmad sahrul" w:date="2026-04-27T20:12:00Z">
            <w:rPr>
              <w:noProof/>
              <w:webHidden/>
            </w:rPr>
          </w:rPrChange>
        </w:rPr>
        <w:instrText xml:space="preserve"> PAGEREF _Toc228212149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567B1C23">
        <w:rPr>
          <w:rFonts w:ascii="Times New Roman" w:cs="Times New Roman"/>
          <w:noProof/>
          <w:webHidden/>
          <w:color w:val="000000"/>
          <w:rPrChange w:id="622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22</w:t>
      </w:r>
      <w:r w:rsidRPr="567B1C23">
        <w:rPr>
          <w:rFonts w:ascii="Times New Roman" w:cs="Times New Roman"/>
          <w:noProof/>
          <w:webHidden/>
          <w:color w:val="000000"/>
          <w:rPrChange w:id="623" w:author="ahmad sahrul" w:date="2026-04-27T20:12:00Z">
            <w:rPr>
              <w:noProof/>
              <w:webHidden/>
            </w:rPr>
          </w:rPrChange>
        </w:rPr>
        <w:fldChar w:fldCharType="end"/>
      </w:r>
      <w:r w:rsidRPr="26D1E23E">
        <w:rPr>
          <w:rStyle w:val="Hyperlink"/>
          <w:rFonts w:ascii="Times New Roman" w:cs="Times New Roman"/>
          <w:noProof/>
          <w:color w:val="000000"/>
          <w:rPrChange w:id="624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44FB879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25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26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510A08BE">
        <w:rPr>
          <w:rStyle w:val="Hyperlink"/>
          <w:rFonts w:ascii="Times New Roman" w:cs="Times New Roman"/>
          <w:noProof/>
          <w:color w:val="000000"/>
          <w:rPrChange w:id="627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381AA2F2">
        <w:rPr>
          <w:rStyle w:val="Hyperlink"/>
          <w:rFonts w:ascii="Times New Roman" w:cs="Times New Roman"/>
          <w:noProof/>
          <w:color w:val="000000"/>
          <w:rPrChange w:id="62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4E7A6B03">
        <w:rPr>
          <w:rFonts w:ascii="Times New Roman" w:cs="Times New Roman"/>
          <w:noProof/>
          <w:color w:val="000000"/>
          <w:rPrChange w:id="629" w:author="ahmad sahrul" w:date="2026-04-27T20:12:00Z">
            <w:rPr>
              <w:noProof/>
            </w:rPr>
          </w:rPrChange>
        </w:rPr>
        <w:instrText>HYPERLINK \l "_Toc228212150"</w:instrText>
      </w:r>
      <w:r w:rsidRPr="D957A148">
        <w:rPr>
          <w:rStyle w:val="Hyperlink"/>
          <w:rFonts w:ascii="Times New Roman" w:cs="Times New Roman"/>
          <w:noProof/>
          <w:color w:val="000000"/>
          <w:rPrChange w:id="63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10A08BE">
        <w:rPr>
          <w:rStyle w:val="Hyperlink"/>
          <w:rFonts w:ascii="Times New Roman" w:cs="Times New Roman"/>
          <w:noProof/>
          <w:color w:val="000000"/>
          <w:rPrChange w:id="631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8C6EC684">
        <w:rPr>
          <w:rStyle w:val="Hyperlink"/>
          <w:rFonts w:ascii="Times New Roman" w:hAnsi="Times New Roman" w:cs="Times New Roman"/>
          <w:noProof/>
          <w:color w:val="000000"/>
          <w:rPrChange w:id="632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4.3.1 Deskripsi dan Prioritas</w:t>
      </w:r>
      <w:r w:rsidRPr="E8831169">
        <w:rPr>
          <w:rFonts w:ascii="Times New Roman" w:cs="Times New Roman"/>
          <w:noProof/>
          <w:webHidden/>
          <w:color w:val="000000"/>
          <w:rPrChange w:id="633" w:author="ahmad sahrul" w:date="2026-04-27T20:12:00Z">
            <w:rPr>
              <w:noProof/>
              <w:webHidden/>
            </w:rPr>
          </w:rPrChange>
        </w:rPr>
        <w:tab/>
      </w:r>
      <w:r w:rsidRPr="2C4E40F5">
        <w:rPr>
          <w:rFonts w:ascii="Times New Roman" w:cs="Times New Roman"/>
          <w:noProof/>
          <w:webHidden/>
          <w:color w:val="000000"/>
          <w:rPrChange w:id="634" w:author="ahmad sahrul" w:date="2026-04-27T20:12:00Z">
            <w:rPr>
              <w:noProof/>
              <w:webHidden/>
            </w:rPr>
          </w:rPrChange>
        </w:rPr>
        <w:fldChar w:fldCharType="begin"/>
      </w:r>
      <w:r w:rsidRPr="2D8C8DA2">
        <w:rPr>
          <w:rFonts w:ascii="Times New Roman" w:cs="Times New Roman"/>
          <w:noProof/>
          <w:webHidden/>
          <w:color w:val="000000"/>
          <w:rPrChange w:id="635" w:author="ahmad sahrul" w:date="2026-04-27T20:12:00Z">
            <w:rPr>
              <w:noProof/>
              <w:webHidden/>
            </w:rPr>
          </w:rPrChange>
        </w:rPr>
        <w:instrText xml:space="preserve"> PAGEREF _Toc228212150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2C4E40F5">
        <w:rPr>
          <w:rFonts w:ascii="Times New Roman" w:cs="Times New Roman"/>
          <w:noProof/>
          <w:webHidden/>
          <w:color w:val="000000"/>
          <w:rPrChange w:id="636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22</w:t>
      </w:r>
      <w:r w:rsidRPr="2C4E40F5">
        <w:rPr>
          <w:rFonts w:ascii="Times New Roman" w:cs="Times New Roman"/>
          <w:noProof/>
          <w:webHidden/>
          <w:color w:val="000000"/>
          <w:rPrChange w:id="637" w:author="ahmad sahrul" w:date="2026-04-27T20:12:00Z">
            <w:rPr>
              <w:noProof/>
              <w:webHidden/>
            </w:rPr>
          </w:rPrChange>
        </w:rPr>
        <w:fldChar w:fldCharType="end"/>
      </w:r>
      <w:r w:rsidRPr="510A08BE">
        <w:rPr>
          <w:rStyle w:val="Hyperlink"/>
          <w:rFonts w:ascii="Times New Roman" w:cs="Times New Roman"/>
          <w:noProof/>
          <w:color w:val="000000"/>
          <w:rPrChange w:id="638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164AE43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39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40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E32F7E3C">
        <w:rPr>
          <w:rStyle w:val="Hyperlink"/>
          <w:rFonts w:ascii="Times New Roman" w:cs="Times New Roman"/>
          <w:noProof/>
          <w:color w:val="000000"/>
          <w:rPrChange w:id="641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99D83735">
        <w:rPr>
          <w:rStyle w:val="Hyperlink"/>
          <w:rFonts w:ascii="Times New Roman" w:cs="Times New Roman"/>
          <w:noProof/>
          <w:color w:val="000000"/>
          <w:rPrChange w:id="64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8797EF4F">
        <w:rPr>
          <w:rFonts w:ascii="Times New Roman" w:cs="Times New Roman"/>
          <w:noProof/>
          <w:color w:val="000000"/>
          <w:rPrChange w:id="643" w:author="ahmad sahrul" w:date="2026-04-27T20:12:00Z">
            <w:rPr>
              <w:noProof/>
            </w:rPr>
          </w:rPrChange>
        </w:rPr>
        <w:instrText>HYPERLINK \l "_Toc228212151"</w:instrText>
      </w:r>
      <w:r w:rsidRPr="1721BBF5">
        <w:rPr>
          <w:rStyle w:val="Hyperlink"/>
          <w:rFonts w:ascii="Times New Roman" w:cs="Times New Roman"/>
          <w:noProof/>
          <w:color w:val="000000"/>
          <w:rPrChange w:id="644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E32F7E3C">
        <w:rPr>
          <w:rStyle w:val="Hyperlink"/>
          <w:rFonts w:ascii="Times New Roman" w:cs="Times New Roman"/>
          <w:noProof/>
          <w:color w:val="000000"/>
          <w:rPrChange w:id="645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E9C9317">
        <w:rPr>
          <w:rStyle w:val="Hyperlink"/>
          <w:rFonts w:ascii="Times New Roman" w:hAnsi="Times New Roman" w:cs="Times New Roman"/>
          <w:noProof/>
          <w:color w:val="000000"/>
          <w:rPrChange w:id="646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4.3.2 Stimulus/Response Sequences</w:t>
      </w:r>
      <w:r w:rsidRPr="91652128">
        <w:rPr>
          <w:rFonts w:ascii="Times New Roman" w:cs="Times New Roman"/>
          <w:noProof/>
          <w:webHidden/>
          <w:color w:val="000000"/>
          <w:rPrChange w:id="647" w:author="ahmad sahrul" w:date="2026-04-27T20:12:00Z">
            <w:rPr>
              <w:noProof/>
              <w:webHidden/>
            </w:rPr>
          </w:rPrChange>
        </w:rPr>
        <w:tab/>
      </w:r>
      <w:r w:rsidRPr="12A56F99">
        <w:rPr>
          <w:rFonts w:ascii="Times New Roman" w:cs="Times New Roman"/>
          <w:noProof/>
          <w:webHidden/>
          <w:color w:val="000000"/>
          <w:rPrChange w:id="648" w:author="ahmad sahrul" w:date="2026-04-27T20:12:00Z">
            <w:rPr>
              <w:noProof/>
              <w:webHidden/>
            </w:rPr>
          </w:rPrChange>
        </w:rPr>
        <w:fldChar w:fldCharType="begin"/>
      </w:r>
      <w:r w:rsidRPr="626DCF21">
        <w:rPr>
          <w:rFonts w:ascii="Times New Roman" w:cs="Times New Roman"/>
          <w:noProof/>
          <w:webHidden/>
          <w:color w:val="000000"/>
          <w:rPrChange w:id="649" w:author="ahmad sahrul" w:date="2026-04-27T20:12:00Z">
            <w:rPr>
              <w:noProof/>
              <w:webHidden/>
            </w:rPr>
          </w:rPrChange>
        </w:rPr>
        <w:instrText xml:space="preserve"> PAGEREF _Toc228212151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12A56F99">
        <w:rPr>
          <w:rFonts w:ascii="Times New Roman" w:cs="Times New Roman"/>
          <w:noProof/>
          <w:webHidden/>
          <w:color w:val="000000"/>
          <w:rPrChange w:id="650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23</w:t>
      </w:r>
      <w:r w:rsidRPr="12A56F99">
        <w:rPr>
          <w:rFonts w:ascii="Times New Roman" w:cs="Times New Roman"/>
          <w:noProof/>
          <w:webHidden/>
          <w:color w:val="000000"/>
          <w:rPrChange w:id="651" w:author="ahmad sahrul" w:date="2026-04-27T20:12:00Z">
            <w:rPr>
              <w:noProof/>
              <w:webHidden/>
            </w:rPr>
          </w:rPrChange>
        </w:rPr>
        <w:fldChar w:fldCharType="end"/>
      </w:r>
      <w:r w:rsidRPr="E32F7E3C">
        <w:rPr>
          <w:rStyle w:val="Hyperlink"/>
          <w:rFonts w:ascii="Times New Roman" w:cs="Times New Roman"/>
          <w:noProof/>
          <w:color w:val="000000"/>
          <w:rPrChange w:id="652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E7DEB94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53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54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50087035">
        <w:rPr>
          <w:rStyle w:val="Hyperlink"/>
          <w:rFonts w:ascii="Times New Roman" w:cs="Times New Roman"/>
          <w:noProof/>
          <w:color w:val="000000"/>
          <w:rPrChange w:id="655" w:author="ahmad sahrul" w:date="2026-04-27T20:12:00Z">
            <w:rPr>
              <w:rStyle w:val="Hyperlink"/>
              <w:noProof/>
            </w:rPr>
          </w:rPrChange>
        </w:rPr>
        <w:lastRenderedPageBreak/>
        <w:fldChar w:fldCharType="begin"/>
      </w:r>
      <w:r w:rsidRPr="0513226E">
        <w:rPr>
          <w:rStyle w:val="Hyperlink"/>
          <w:rFonts w:ascii="Times New Roman" w:cs="Times New Roman"/>
          <w:noProof/>
          <w:color w:val="000000"/>
          <w:rPrChange w:id="656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41A9EBF">
        <w:rPr>
          <w:rFonts w:ascii="Times New Roman" w:cs="Times New Roman"/>
          <w:noProof/>
          <w:color w:val="000000"/>
          <w:rPrChange w:id="657" w:author="ahmad sahrul" w:date="2026-04-27T20:12:00Z">
            <w:rPr>
              <w:noProof/>
            </w:rPr>
          </w:rPrChange>
        </w:rPr>
        <w:instrText>HYPERLINK \l "_Toc228212152"</w:instrText>
      </w:r>
      <w:r w:rsidRPr="58B30691">
        <w:rPr>
          <w:rStyle w:val="Hyperlink"/>
          <w:rFonts w:ascii="Times New Roman" w:cs="Times New Roman"/>
          <w:noProof/>
          <w:color w:val="000000"/>
          <w:rPrChange w:id="658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0087035">
        <w:rPr>
          <w:rStyle w:val="Hyperlink"/>
          <w:rFonts w:ascii="Times New Roman" w:cs="Times New Roman"/>
          <w:noProof/>
          <w:color w:val="000000"/>
          <w:rPrChange w:id="659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D5697B73">
        <w:rPr>
          <w:rStyle w:val="Hyperlink"/>
          <w:rFonts w:ascii="Times New Roman" w:hAnsi="Times New Roman" w:cs="Times New Roman"/>
          <w:noProof/>
          <w:color w:val="000000"/>
          <w:rPrChange w:id="660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4.3.3 Functional Requirements</w:t>
      </w:r>
      <w:r w:rsidRPr="89809E89">
        <w:rPr>
          <w:rFonts w:ascii="Times New Roman" w:cs="Times New Roman"/>
          <w:noProof/>
          <w:webHidden/>
          <w:color w:val="000000"/>
          <w:rPrChange w:id="661" w:author="ahmad sahrul" w:date="2026-04-27T20:12:00Z">
            <w:rPr>
              <w:noProof/>
              <w:webHidden/>
            </w:rPr>
          </w:rPrChange>
        </w:rPr>
        <w:tab/>
      </w:r>
      <w:r w:rsidRPr="7F35F256">
        <w:rPr>
          <w:rFonts w:ascii="Times New Roman" w:cs="Times New Roman"/>
          <w:noProof/>
          <w:webHidden/>
          <w:color w:val="000000"/>
          <w:rPrChange w:id="662" w:author="ahmad sahrul" w:date="2026-04-27T20:12:00Z">
            <w:rPr>
              <w:noProof/>
              <w:webHidden/>
            </w:rPr>
          </w:rPrChange>
        </w:rPr>
        <w:fldChar w:fldCharType="begin"/>
      </w:r>
      <w:r w:rsidRPr="0A14087F">
        <w:rPr>
          <w:rFonts w:ascii="Times New Roman" w:cs="Times New Roman"/>
          <w:noProof/>
          <w:webHidden/>
          <w:color w:val="000000"/>
          <w:rPrChange w:id="663" w:author="ahmad sahrul" w:date="2026-04-27T20:12:00Z">
            <w:rPr>
              <w:noProof/>
              <w:webHidden/>
            </w:rPr>
          </w:rPrChange>
        </w:rPr>
        <w:instrText xml:space="preserve"> PAGEREF _Toc228212152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7F35F256">
        <w:rPr>
          <w:rFonts w:ascii="Times New Roman" w:cs="Times New Roman"/>
          <w:noProof/>
          <w:webHidden/>
          <w:color w:val="000000"/>
          <w:rPrChange w:id="664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23</w:t>
      </w:r>
      <w:r w:rsidRPr="7F35F256">
        <w:rPr>
          <w:rFonts w:ascii="Times New Roman" w:cs="Times New Roman"/>
          <w:noProof/>
          <w:webHidden/>
          <w:color w:val="000000"/>
          <w:rPrChange w:id="665" w:author="ahmad sahrul" w:date="2026-04-27T20:12:00Z">
            <w:rPr>
              <w:noProof/>
              <w:webHidden/>
            </w:rPr>
          </w:rPrChange>
        </w:rPr>
        <w:fldChar w:fldCharType="end"/>
      </w:r>
      <w:r w:rsidRPr="50087035">
        <w:rPr>
          <w:rStyle w:val="Hyperlink"/>
          <w:rFonts w:ascii="Times New Roman" w:cs="Times New Roman"/>
          <w:noProof/>
          <w:color w:val="000000"/>
          <w:rPrChange w:id="666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0FC338D4" w14:textId="77777777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67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68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CADBDAA9">
        <w:rPr>
          <w:rStyle w:val="Hyperlink"/>
          <w:rFonts w:ascii="Times New Roman" w:cs="Times New Roman"/>
          <w:noProof/>
          <w:color w:val="000000"/>
          <w:rPrChange w:id="669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4CBDAA3">
        <w:rPr>
          <w:rStyle w:val="Hyperlink"/>
          <w:rFonts w:ascii="Times New Roman" w:cs="Times New Roman"/>
          <w:noProof/>
          <w:color w:val="000000"/>
          <w:rPrChange w:id="670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63D2B113">
        <w:rPr>
          <w:rFonts w:ascii="Times New Roman" w:cs="Times New Roman"/>
          <w:noProof/>
          <w:color w:val="000000"/>
          <w:rPrChange w:id="671" w:author="ahmad sahrul" w:date="2026-04-27T20:12:00Z">
            <w:rPr>
              <w:noProof/>
            </w:rPr>
          </w:rPrChange>
        </w:rPr>
        <w:instrText>HYPERLINK \l "_Toc228212153"</w:instrText>
      </w:r>
      <w:r w:rsidRPr="2C246060">
        <w:rPr>
          <w:rStyle w:val="Hyperlink"/>
          <w:rFonts w:ascii="Times New Roman" w:cs="Times New Roman"/>
          <w:noProof/>
          <w:color w:val="000000"/>
          <w:rPrChange w:id="672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CADBDAA9">
        <w:rPr>
          <w:rStyle w:val="Hyperlink"/>
          <w:rFonts w:ascii="Times New Roman" w:cs="Times New Roman"/>
          <w:noProof/>
          <w:color w:val="000000"/>
          <w:rPrChange w:id="673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314994A8">
        <w:rPr>
          <w:rStyle w:val="Hyperlink"/>
          <w:rFonts w:ascii="Times New Roman" w:hAnsi="Times New Roman" w:cs="Times New Roman"/>
          <w:noProof/>
          <w:color w:val="000000"/>
          <w:rPrChange w:id="674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4.3.4 Sequence Diagram – Proses Transaksi POS</w:t>
      </w:r>
      <w:r w:rsidRPr="1FFFDC63">
        <w:rPr>
          <w:rFonts w:ascii="Times New Roman" w:cs="Times New Roman"/>
          <w:noProof/>
          <w:webHidden/>
          <w:color w:val="000000"/>
          <w:rPrChange w:id="675" w:author="ahmad sahrul" w:date="2026-04-27T20:12:00Z">
            <w:rPr>
              <w:noProof/>
              <w:webHidden/>
            </w:rPr>
          </w:rPrChange>
        </w:rPr>
        <w:tab/>
      </w:r>
      <w:r w:rsidRPr="44DC52FF">
        <w:rPr>
          <w:rFonts w:ascii="Times New Roman" w:cs="Times New Roman"/>
          <w:noProof/>
          <w:webHidden/>
          <w:color w:val="000000"/>
          <w:rPrChange w:id="676" w:author="ahmad sahrul" w:date="2026-04-27T20:12:00Z">
            <w:rPr>
              <w:noProof/>
              <w:webHidden/>
            </w:rPr>
          </w:rPrChange>
        </w:rPr>
        <w:fldChar w:fldCharType="begin"/>
      </w:r>
      <w:r w:rsidRPr="69C16951">
        <w:rPr>
          <w:rFonts w:ascii="Times New Roman" w:cs="Times New Roman"/>
          <w:noProof/>
          <w:webHidden/>
          <w:color w:val="000000"/>
          <w:rPrChange w:id="677" w:author="ahmad sahrul" w:date="2026-04-27T20:12:00Z">
            <w:rPr>
              <w:noProof/>
              <w:webHidden/>
            </w:rPr>
          </w:rPrChange>
        </w:rPr>
        <w:instrText xml:space="preserve"> PAGEREF _Toc228212153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44DC52FF">
        <w:rPr>
          <w:rFonts w:ascii="Times New Roman" w:cs="Times New Roman"/>
          <w:noProof/>
          <w:webHidden/>
          <w:color w:val="000000"/>
          <w:rPrChange w:id="678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24</w:t>
      </w:r>
      <w:r w:rsidRPr="44DC52FF">
        <w:rPr>
          <w:rFonts w:ascii="Times New Roman" w:cs="Times New Roman"/>
          <w:noProof/>
          <w:webHidden/>
          <w:color w:val="000000"/>
          <w:rPrChange w:id="679" w:author="ahmad sahrul" w:date="2026-04-27T20:12:00Z">
            <w:rPr>
              <w:noProof/>
              <w:webHidden/>
            </w:rPr>
          </w:rPrChange>
        </w:rPr>
        <w:fldChar w:fldCharType="end"/>
      </w:r>
      <w:r w:rsidRPr="CADBDAA9">
        <w:rPr>
          <w:rStyle w:val="Hyperlink"/>
          <w:rFonts w:ascii="Times New Roman" w:cs="Times New Roman"/>
          <w:noProof/>
          <w:color w:val="000000"/>
          <w:rPrChange w:id="680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F67D480" w14:textId="20E124BE" w:rsidR="00BF190D" w:rsidRPr="00BF190D" w:rsidDel="00DE2C5B" w:rsidRDefault="00000000">
      <w:pPr>
        <w:pStyle w:val="TOC2"/>
        <w:tabs>
          <w:tab w:val="right" w:leader="dot" w:pos="7927"/>
        </w:tabs>
        <w:jc w:val="both"/>
        <w:rPr>
          <w:del w:id="681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82" w:author="ahmad sahrul" w:date="2026-04-27T20:12:00Z">
            <w:rPr>
              <w:del w:id="683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684" w:author="6781" w:date="2026-04-27T23:07:00Z">
          <w:pPr>
            <w:pStyle w:val="TOC2"/>
            <w:tabs>
              <w:tab w:val="right" w:leader="dot" w:pos="7927"/>
            </w:tabs>
          </w:pPr>
        </w:pPrChange>
      </w:pPr>
      <w:del w:id="685" w:author="muhammad aldi oktavian" w:date="2026-05-16T02:56:00Z">
        <w:r w:rsidRPr="9CE26C03" w:rsidDel="00DE2C5B">
          <w:rPr>
            <w:rStyle w:val="Hyperlink"/>
            <w:rFonts w:ascii="Times New Roman" w:cs="Times New Roman"/>
            <w:noProof/>
            <w:color w:val="000000"/>
            <w:rPrChange w:id="686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7ED205D2" w:rsidDel="00DE2C5B">
          <w:rPr>
            <w:rStyle w:val="Hyperlink"/>
            <w:rFonts w:ascii="Times New Roman" w:cs="Times New Roman"/>
            <w:noProof/>
            <w:color w:val="000000"/>
            <w:rPrChange w:id="687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9D52D606" w:rsidDel="00DE2C5B">
          <w:rPr>
            <w:rFonts w:ascii="Times New Roman" w:cs="Times New Roman"/>
            <w:noProof/>
            <w:color w:val="000000"/>
            <w:rPrChange w:id="688" w:author="ahmad sahrul" w:date="2026-04-27T20:12:00Z">
              <w:rPr>
                <w:noProof/>
              </w:rPr>
            </w:rPrChange>
          </w:rPr>
          <w:delInstrText>HYPERLINK \l "_Toc228212154"</w:delInstrText>
        </w:r>
        <w:r w:rsidRPr="0E6ECDDB" w:rsidDel="00DE2C5B">
          <w:rPr>
            <w:rStyle w:val="Hyperlink"/>
            <w:rFonts w:ascii="Times New Roman" w:cs="Times New Roman"/>
            <w:noProof/>
            <w:color w:val="000000"/>
            <w:rPrChange w:id="689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9CE26C03" w:rsidDel="00DE2C5B">
          <w:rPr>
            <w:rStyle w:val="Hyperlink"/>
            <w:rFonts w:ascii="Times New Roman" w:cs="Times New Roman"/>
            <w:noProof/>
            <w:color w:val="000000"/>
            <w:rPrChange w:id="690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42E9C076" w:rsidDel="00DE2C5B">
          <w:rPr>
            <w:rStyle w:val="Hyperlink"/>
            <w:rFonts w:ascii="Times New Roman" w:hAnsi="Times New Roman" w:cs="Times New Roman"/>
            <w:noProof/>
            <w:color w:val="000000"/>
            <w:rPrChange w:id="691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4.4 Manajemen Stok Dual-Channel</w:delText>
        </w:r>
        <w:r w:rsidRPr="BA602D39" w:rsidDel="00DE2C5B">
          <w:rPr>
            <w:rFonts w:ascii="Times New Roman" w:cs="Times New Roman"/>
            <w:noProof/>
            <w:webHidden/>
            <w:color w:val="000000"/>
            <w:rPrChange w:id="692" w:author="ahmad sahrul" w:date="2026-04-27T20:12:00Z">
              <w:rPr>
                <w:noProof/>
                <w:webHidden/>
              </w:rPr>
            </w:rPrChange>
          </w:rPr>
          <w:tab/>
        </w:r>
        <w:r w:rsidRPr="DDA3A356" w:rsidDel="00DE2C5B">
          <w:rPr>
            <w:rFonts w:ascii="Times New Roman" w:cs="Times New Roman"/>
            <w:noProof/>
            <w:webHidden/>
            <w:color w:val="000000"/>
            <w:rPrChange w:id="693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A0243985" w:rsidDel="00DE2C5B">
          <w:rPr>
            <w:rFonts w:ascii="Times New Roman" w:cs="Times New Roman"/>
            <w:noProof/>
            <w:webHidden/>
            <w:color w:val="000000"/>
            <w:rPrChange w:id="694" w:author="ahmad sahrul" w:date="2026-04-27T20:12:00Z">
              <w:rPr>
                <w:noProof/>
                <w:webHidden/>
              </w:rPr>
            </w:rPrChange>
          </w:rPr>
          <w:delInstrText xml:space="preserve"> PAGEREF _Toc228212154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DDA3A356" w:rsidDel="00DE2C5B">
          <w:rPr>
            <w:rFonts w:ascii="Times New Roman" w:cs="Times New Roman"/>
            <w:noProof/>
            <w:webHidden/>
            <w:color w:val="000000"/>
            <w:rPrChange w:id="695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25</w:delText>
        </w:r>
        <w:r w:rsidRPr="DDA3A356" w:rsidDel="00DE2C5B">
          <w:rPr>
            <w:rFonts w:ascii="Times New Roman" w:cs="Times New Roman"/>
            <w:noProof/>
            <w:webHidden/>
            <w:color w:val="000000"/>
            <w:rPrChange w:id="696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9CE26C03" w:rsidDel="00DE2C5B">
          <w:rPr>
            <w:rStyle w:val="Hyperlink"/>
            <w:rFonts w:ascii="Times New Roman" w:cs="Times New Roman"/>
            <w:noProof/>
            <w:color w:val="000000"/>
            <w:rPrChange w:id="697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5D500C86" w14:textId="78B6851F" w:rsidR="00BF190D" w:rsidRPr="00BF190D" w:rsidDel="00DE2C5B" w:rsidRDefault="00000000">
      <w:pPr>
        <w:pStyle w:val="TOC3"/>
        <w:tabs>
          <w:tab w:val="right" w:leader="dot" w:pos="7927"/>
        </w:tabs>
        <w:jc w:val="both"/>
        <w:rPr>
          <w:del w:id="698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699" w:author="ahmad sahrul" w:date="2026-04-27T20:12:00Z">
            <w:rPr>
              <w:del w:id="700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01" w:author="6781" w:date="2026-04-27T23:07:00Z">
          <w:pPr>
            <w:pStyle w:val="TOC3"/>
            <w:tabs>
              <w:tab w:val="right" w:leader="dot" w:pos="7927"/>
            </w:tabs>
          </w:pPr>
        </w:pPrChange>
      </w:pPr>
      <w:del w:id="702" w:author="muhammad aldi oktavian" w:date="2026-05-16T02:56:00Z">
        <w:r w:rsidRPr="6555C3EB" w:rsidDel="00DE2C5B">
          <w:rPr>
            <w:rStyle w:val="Hyperlink"/>
            <w:rFonts w:ascii="Times New Roman" w:cs="Times New Roman"/>
            <w:noProof/>
            <w:color w:val="000000"/>
            <w:rPrChange w:id="703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ED35CE42" w:rsidDel="00DE2C5B">
          <w:rPr>
            <w:rStyle w:val="Hyperlink"/>
            <w:rFonts w:ascii="Times New Roman" w:cs="Times New Roman"/>
            <w:noProof/>
            <w:color w:val="000000"/>
            <w:rPrChange w:id="704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43E719D5" w:rsidDel="00DE2C5B">
          <w:rPr>
            <w:rFonts w:ascii="Times New Roman" w:cs="Times New Roman"/>
            <w:noProof/>
            <w:color w:val="000000"/>
            <w:rPrChange w:id="705" w:author="ahmad sahrul" w:date="2026-04-27T20:12:00Z">
              <w:rPr>
                <w:noProof/>
              </w:rPr>
            </w:rPrChange>
          </w:rPr>
          <w:delInstrText>HYPERLINK \l "_Toc228212155"</w:delInstrText>
        </w:r>
        <w:r w:rsidRPr="8EA81075" w:rsidDel="00DE2C5B">
          <w:rPr>
            <w:rStyle w:val="Hyperlink"/>
            <w:rFonts w:ascii="Times New Roman" w:cs="Times New Roman"/>
            <w:noProof/>
            <w:color w:val="000000"/>
            <w:rPrChange w:id="706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6555C3EB" w:rsidDel="00DE2C5B">
          <w:rPr>
            <w:rStyle w:val="Hyperlink"/>
            <w:rFonts w:ascii="Times New Roman" w:cs="Times New Roman"/>
            <w:noProof/>
            <w:color w:val="000000"/>
            <w:rPrChange w:id="707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DB766E42" w:rsidDel="00DE2C5B">
          <w:rPr>
            <w:rStyle w:val="Hyperlink"/>
            <w:rFonts w:ascii="Times New Roman" w:hAnsi="Times New Roman" w:cs="Times New Roman"/>
            <w:noProof/>
            <w:color w:val="000000"/>
            <w:rPrChange w:id="708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4.4.1 Deskripsi dan Prioritas</w:delText>
        </w:r>
        <w:r w:rsidRPr="0109C614" w:rsidDel="00DE2C5B">
          <w:rPr>
            <w:rFonts w:ascii="Times New Roman" w:cs="Times New Roman"/>
            <w:noProof/>
            <w:webHidden/>
            <w:color w:val="000000"/>
            <w:rPrChange w:id="709" w:author="ahmad sahrul" w:date="2026-04-27T20:12:00Z">
              <w:rPr>
                <w:noProof/>
                <w:webHidden/>
              </w:rPr>
            </w:rPrChange>
          </w:rPr>
          <w:tab/>
        </w:r>
        <w:r w:rsidRPr="E9B2A415" w:rsidDel="00DE2C5B">
          <w:rPr>
            <w:rFonts w:ascii="Times New Roman" w:cs="Times New Roman"/>
            <w:noProof/>
            <w:webHidden/>
            <w:color w:val="000000"/>
            <w:rPrChange w:id="710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808678A0" w:rsidDel="00DE2C5B">
          <w:rPr>
            <w:rFonts w:ascii="Times New Roman" w:cs="Times New Roman"/>
            <w:noProof/>
            <w:webHidden/>
            <w:color w:val="000000"/>
            <w:rPrChange w:id="711" w:author="ahmad sahrul" w:date="2026-04-27T20:12:00Z">
              <w:rPr>
                <w:noProof/>
                <w:webHidden/>
              </w:rPr>
            </w:rPrChange>
          </w:rPr>
          <w:delInstrText xml:space="preserve"> PAGEREF _Toc228212155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E9B2A415" w:rsidDel="00DE2C5B">
          <w:rPr>
            <w:rFonts w:ascii="Times New Roman" w:cs="Times New Roman"/>
            <w:noProof/>
            <w:webHidden/>
            <w:color w:val="000000"/>
            <w:rPrChange w:id="712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25</w:delText>
        </w:r>
        <w:r w:rsidRPr="E9B2A415" w:rsidDel="00DE2C5B">
          <w:rPr>
            <w:rFonts w:ascii="Times New Roman" w:cs="Times New Roman"/>
            <w:noProof/>
            <w:webHidden/>
            <w:color w:val="000000"/>
            <w:rPrChange w:id="713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6555C3EB" w:rsidDel="00DE2C5B">
          <w:rPr>
            <w:rStyle w:val="Hyperlink"/>
            <w:rFonts w:ascii="Times New Roman" w:cs="Times New Roman"/>
            <w:noProof/>
            <w:color w:val="000000"/>
            <w:rPrChange w:id="714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62FD66EA" w14:textId="29B1B4E8" w:rsidR="00BF190D" w:rsidRPr="00BF190D" w:rsidDel="00DE2C5B" w:rsidRDefault="00000000">
      <w:pPr>
        <w:pStyle w:val="TOC3"/>
        <w:tabs>
          <w:tab w:val="right" w:leader="dot" w:pos="7927"/>
        </w:tabs>
        <w:jc w:val="both"/>
        <w:rPr>
          <w:del w:id="715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716" w:author="ahmad sahrul" w:date="2026-04-27T20:12:00Z">
            <w:rPr>
              <w:del w:id="717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18" w:author="6781" w:date="2026-04-27T23:07:00Z">
          <w:pPr>
            <w:pStyle w:val="TOC3"/>
            <w:tabs>
              <w:tab w:val="right" w:leader="dot" w:pos="7927"/>
            </w:tabs>
          </w:pPr>
        </w:pPrChange>
      </w:pPr>
      <w:del w:id="719" w:author="muhammad aldi oktavian" w:date="2026-05-16T02:56:00Z">
        <w:r w:rsidRPr="D13DEA32" w:rsidDel="00DE2C5B">
          <w:rPr>
            <w:rStyle w:val="Hyperlink"/>
            <w:rFonts w:ascii="Times New Roman" w:cs="Times New Roman"/>
            <w:noProof/>
            <w:color w:val="000000"/>
            <w:rPrChange w:id="720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E4762EE0" w:rsidDel="00DE2C5B">
          <w:rPr>
            <w:rStyle w:val="Hyperlink"/>
            <w:rFonts w:ascii="Times New Roman" w:cs="Times New Roman"/>
            <w:noProof/>
            <w:color w:val="000000"/>
            <w:rPrChange w:id="721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AF1F3883" w:rsidDel="00DE2C5B">
          <w:rPr>
            <w:rFonts w:ascii="Times New Roman" w:cs="Times New Roman"/>
            <w:noProof/>
            <w:color w:val="000000"/>
            <w:rPrChange w:id="722" w:author="ahmad sahrul" w:date="2026-04-27T20:12:00Z">
              <w:rPr>
                <w:noProof/>
              </w:rPr>
            </w:rPrChange>
          </w:rPr>
          <w:delInstrText>HYPERLINK \l "_Toc228212156"</w:delInstrText>
        </w:r>
        <w:r w:rsidRPr="35C65B3B" w:rsidDel="00DE2C5B">
          <w:rPr>
            <w:rStyle w:val="Hyperlink"/>
            <w:rFonts w:ascii="Times New Roman" w:cs="Times New Roman"/>
            <w:noProof/>
            <w:color w:val="000000"/>
            <w:rPrChange w:id="723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D13DEA32" w:rsidDel="00DE2C5B">
          <w:rPr>
            <w:rStyle w:val="Hyperlink"/>
            <w:rFonts w:ascii="Times New Roman" w:cs="Times New Roman"/>
            <w:noProof/>
            <w:color w:val="000000"/>
            <w:rPrChange w:id="724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2A7F0BF1" w:rsidDel="00DE2C5B">
          <w:rPr>
            <w:rStyle w:val="Hyperlink"/>
            <w:rFonts w:ascii="Times New Roman" w:hAnsi="Times New Roman" w:cs="Times New Roman"/>
            <w:noProof/>
            <w:color w:val="000000"/>
            <w:rPrChange w:id="725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4.4.2 Functional Requirements</w:delText>
        </w:r>
        <w:r w:rsidRPr="F2D307BD" w:rsidDel="00DE2C5B">
          <w:rPr>
            <w:rFonts w:ascii="Times New Roman" w:cs="Times New Roman"/>
            <w:noProof/>
            <w:webHidden/>
            <w:color w:val="000000"/>
            <w:rPrChange w:id="726" w:author="ahmad sahrul" w:date="2026-04-27T20:12:00Z">
              <w:rPr>
                <w:noProof/>
                <w:webHidden/>
              </w:rPr>
            </w:rPrChange>
          </w:rPr>
          <w:tab/>
        </w:r>
        <w:r w:rsidRPr="96091715" w:rsidDel="00DE2C5B">
          <w:rPr>
            <w:rFonts w:ascii="Times New Roman" w:cs="Times New Roman"/>
            <w:noProof/>
            <w:webHidden/>
            <w:color w:val="000000"/>
            <w:rPrChange w:id="727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4FE9C307" w:rsidDel="00DE2C5B">
          <w:rPr>
            <w:rFonts w:ascii="Times New Roman" w:cs="Times New Roman"/>
            <w:noProof/>
            <w:webHidden/>
            <w:color w:val="000000"/>
            <w:rPrChange w:id="728" w:author="ahmad sahrul" w:date="2026-04-27T20:12:00Z">
              <w:rPr>
                <w:noProof/>
                <w:webHidden/>
              </w:rPr>
            </w:rPrChange>
          </w:rPr>
          <w:delInstrText xml:space="preserve"> PAGEREF _Toc228212156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96091715" w:rsidDel="00DE2C5B">
          <w:rPr>
            <w:rFonts w:ascii="Times New Roman" w:cs="Times New Roman"/>
            <w:noProof/>
            <w:webHidden/>
            <w:color w:val="000000"/>
            <w:rPrChange w:id="729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26</w:delText>
        </w:r>
        <w:r w:rsidRPr="96091715" w:rsidDel="00DE2C5B">
          <w:rPr>
            <w:rFonts w:ascii="Times New Roman" w:cs="Times New Roman"/>
            <w:noProof/>
            <w:webHidden/>
            <w:color w:val="000000"/>
            <w:rPrChange w:id="730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D13DEA32" w:rsidDel="00DE2C5B">
          <w:rPr>
            <w:rStyle w:val="Hyperlink"/>
            <w:rFonts w:ascii="Times New Roman" w:cs="Times New Roman"/>
            <w:noProof/>
            <w:color w:val="000000"/>
            <w:rPrChange w:id="731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2E6210FA" w14:textId="4533D720" w:rsidR="00BF190D" w:rsidRPr="00BF190D" w:rsidDel="00DE2C5B" w:rsidRDefault="00000000">
      <w:pPr>
        <w:pStyle w:val="TOC3"/>
        <w:tabs>
          <w:tab w:val="right" w:leader="dot" w:pos="7927"/>
        </w:tabs>
        <w:jc w:val="both"/>
        <w:rPr>
          <w:del w:id="732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733" w:author="ahmad sahrul" w:date="2026-04-27T20:12:00Z">
            <w:rPr>
              <w:del w:id="734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35" w:author="6781" w:date="2026-04-27T23:07:00Z">
          <w:pPr>
            <w:pStyle w:val="TOC3"/>
            <w:tabs>
              <w:tab w:val="right" w:leader="dot" w:pos="7927"/>
            </w:tabs>
          </w:pPr>
        </w:pPrChange>
      </w:pPr>
      <w:del w:id="736" w:author="muhammad aldi oktavian" w:date="2026-05-16T02:56:00Z">
        <w:r w:rsidRPr="C3CF1952" w:rsidDel="00DE2C5B">
          <w:rPr>
            <w:rStyle w:val="Hyperlink"/>
            <w:rFonts w:ascii="Times New Roman" w:cs="Times New Roman"/>
            <w:noProof/>
            <w:color w:val="000000"/>
            <w:rPrChange w:id="737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D24839B1" w:rsidDel="00DE2C5B">
          <w:rPr>
            <w:rStyle w:val="Hyperlink"/>
            <w:rFonts w:ascii="Times New Roman" w:cs="Times New Roman"/>
            <w:noProof/>
            <w:color w:val="000000"/>
            <w:rPrChange w:id="738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57543951" w:rsidDel="00DE2C5B">
          <w:rPr>
            <w:rFonts w:ascii="Times New Roman" w:cs="Times New Roman"/>
            <w:noProof/>
            <w:color w:val="000000"/>
            <w:rPrChange w:id="739" w:author="ahmad sahrul" w:date="2026-04-27T20:12:00Z">
              <w:rPr>
                <w:noProof/>
              </w:rPr>
            </w:rPrChange>
          </w:rPr>
          <w:delInstrText>HYPERLINK \l "_Toc228212157"</w:delInstrText>
        </w:r>
        <w:r w:rsidRPr="64B7AADF" w:rsidDel="00DE2C5B">
          <w:rPr>
            <w:rStyle w:val="Hyperlink"/>
            <w:rFonts w:ascii="Times New Roman" w:cs="Times New Roman"/>
            <w:noProof/>
            <w:color w:val="000000"/>
            <w:rPrChange w:id="740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C3CF1952" w:rsidDel="00DE2C5B">
          <w:rPr>
            <w:rStyle w:val="Hyperlink"/>
            <w:rFonts w:ascii="Times New Roman" w:cs="Times New Roman"/>
            <w:noProof/>
            <w:color w:val="000000"/>
            <w:rPrChange w:id="741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F5A51B91" w:rsidDel="00DE2C5B">
          <w:rPr>
            <w:rStyle w:val="Hyperlink"/>
            <w:rFonts w:ascii="Times New Roman" w:hAnsi="Times New Roman" w:cs="Times New Roman"/>
            <w:noProof/>
            <w:color w:val="000000"/>
            <w:rPrChange w:id="742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4.4.3 Sequence Diagram – Transfer Stok Offline ke Online</w:delText>
        </w:r>
        <w:r w:rsidRPr="47859652" w:rsidDel="00DE2C5B">
          <w:rPr>
            <w:rFonts w:ascii="Times New Roman" w:cs="Times New Roman"/>
            <w:noProof/>
            <w:webHidden/>
            <w:color w:val="000000"/>
            <w:rPrChange w:id="743" w:author="ahmad sahrul" w:date="2026-04-27T20:12:00Z">
              <w:rPr>
                <w:noProof/>
                <w:webHidden/>
              </w:rPr>
            </w:rPrChange>
          </w:rPr>
          <w:tab/>
        </w:r>
        <w:r w:rsidRPr="3D21B841" w:rsidDel="00DE2C5B">
          <w:rPr>
            <w:rFonts w:ascii="Times New Roman" w:cs="Times New Roman"/>
            <w:noProof/>
            <w:webHidden/>
            <w:color w:val="000000"/>
            <w:rPrChange w:id="744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AE621263" w:rsidDel="00DE2C5B">
          <w:rPr>
            <w:rFonts w:ascii="Times New Roman" w:cs="Times New Roman"/>
            <w:noProof/>
            <w:webHidden/>
            <w:color w:val="000000"/>
            <w:rPrChange w:id="745" w:author="ahmad sahrul" w:date="2026-04-27T20:12:00Z">
              <w:rPr>
                <w:noProof/>
                <w:webHidden/>
              </w:rPr>
            </w:rPrChange>
          </w:rPr>
          <w:delInstrText xml:space="preserve"> PAGEREF _Toc228212157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3D21B841" w:rsidDel="00DE2C5B">
          <w:rPr>
            <w:rFonts w:ascii="Times New Roman" w:cs="Times New Roman"/>
            <w:noProof/>
            <w:webHidden/>
            <w:color w:val="000000"/>
            <w:rPrChange w:id="746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26</w:delText>
        </w:r>
        <w:r w:rsidRPr="3D21B841" w:rsidDel="00DE2C5B">
          <w:rPr>
            <w:rFonts w:ascii="Times New Roman" w:cs="Times New Roman"/>
            <w:noProof/>
            <w:webHidden/>
            <w:color w:val="000000"/>
            <w:rPrChange w:id="747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C3CF1952" w:rsidDel="00DE2C5B">
          <w:rPr>
            <w:rStyle w:val="Hyperlink"/>
            <w:rFonts w:ascii="Times New Roman" w:cs="Times New Roman"/>
            <w:noProof/>
            <w:color w:val="000000"/>
            <w:rPrChange w:id="748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033204DD" w14:textId="1B93D928" w:rsidR="00BF190D" w:rsidRPr="00BF190D" w:rsidDel="00DE2C5B" w:rsidRDefault="00000000">
      <w:pPr>
        <w:pStyle w:val="TOC2"/>
        <w:tabs>
          <w:tab w:val="right" w:leader="dot" w:pos="7927"/>
        </w:tabs>
        <w:jc w:val="both"/>
        <w:rPr>
          <w:del w:id="749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750" w:author="ahmad sahrul" w:date="2026-04-27T20:12:00Z">
            <w:rPr>
              <w:del w:id="751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52" w:author="6781" w:date="2026-04-27T23:07:00Z">
          <w:pPr>
            <w:pStyle w:val="TOC2"/>
            <w:tabs>
              <w:tab w:val="right" w:leader="dot" w:pos="7927"/>
            </w:tabs>
          </w:pPr>
        </w:pPrChange>
      </w:pPr>
      <w:del w:id="753" w:author="muhammad aldi oktavian" w:date="2026-05-16T02:56:00Z">
        <w:r w:rsidRPr="08BDBD93" w:rsidDel="00DE2C5B">
          <w:rPr>
            <w:rStyle w:val="Hyperlink"/>
            <w:rFonts w:ascii="Times New Roman" w:cs="Times New Roman"/>
            <w:noProof/>
            <w:color w:val="000000"/>
            <w:rPrChange w:id="754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21FE900D" w:rsidDel="00DE2C5B">
          <w:rPr>
            <w:rStyle w:val="Hyperlink"/>
            <w:rFonts w:ascii="Times New Roman" w:cs="Times New Roman"/>
            <w:noProof/>
            <w:color w:val="000000"/>
            <w:rPrChange w:id="755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ED675FA7" w:rsidDel="00DE2C5B">
          <w:rPr>
            <w:rFonts w:ascii="Times New Roman" w:cs="Times New Roman"/>
            <w:noProof/>
            <w:color w:val="000000"/>
            <w:rPrChange w:id="756" w:author="ahmad sahrul" w:date="2026-04-27T20:12:00Z">
              <w:rPr>
                <w:noProof/>
              </w:rPr>
            </w:rPrChange>
          </w:rPr>
          <w:delInstrText>HYPERLINK \l "_Toc228212158"</w:delInstrText>
        </w:r>
        <w:r w:rsidRPr="024056D2" w:rsidDel="00DE2C5B">
          <w:rPr>
            <w:rStyle w:val="Hyperlink"/>
            <w:rFonts w:ascii="Times New Roman" w:cs="Times New Roman"/>
            <w:noProof/>
            <w:color w:val="000000"/>
            <w:rPrChange w:id="757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08BDBD93" w:rsidDel="00DE2C5B">
          <w:rPr>
            <w:rStyle w:val="Hyperlink"/>
            <w:rFonts w:ascii="Times New Roman" w:cs="Times New Roman"/>
            <w:noProof/>
            <w:color w:val="000000"/>
            <w:rPrChange w:id="758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C4F9DC6C" w:rsidDel="00DE2C5B">
          <w:rPr>
            <w:rStyle w:val="Hyperlink"/>
            <w:rFonts w:ascii="Times New Roman" w:hAnsi="Times New Roman" w:cs="Times New Roman"/>
            <w:noProof/>
            <w:color w:val="000000"/>
            <w:rPrChange w:id="759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4.5 Manajemen Supplier &amp; Purchase Order</w:delText>
        </w:r>
        <w:r w:rsidRPr="842F5191" w:rsidDel="00DE2C5B">
          <w:rPr>
            <w:rFonts w:ascii="Times New Roman" w:cs="Times New Roman"/>
            <w:noProof/>
            <w:webHidden/>
            <w:color w:val="000000"/>
            <w:rPrChange w:id="760" w:author="ahmad sahrul" w:date="2026-04-27T20:12:00Z">
              <w:rPr>
                <w:noProof/>
                <w:webHidden/>
              </w:rPr>
            </w:rPrChange>
          </w:rPr>
          <w:tab/>
        </w:r>
        <w:r w:rsidRPr="B066CF2B" w:rsidDel="00DE2C5B">
          <w:rPr>
            <w:rFonts w:ascii="Times New Roman" w:cs="Times New Roman"/>
            <w:noProof/>
            <w:webHidden/>
            <w:color w:val="000000"/>
            <w:rPrChange w:id="761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CED1F61A" w:rsidDel="00DE2C5B">
          <w:rPr>
            <w:rFonts w:ascii="Times New Roman" w:cs="Times New Roman"/>
            <w:noProof/>
            <w:webHidden/>
            <w:color w:val="000000"/>
            <w:rPrChange w:id="762" w:author="ahmad sahrul" w:date="2026-04-27T20:12:00Z">
              <w:rPr>
                <w:noProof/>
                <w:webHidden/>
              </w:rPr>
            </w:rPrChange>
          </w:rPr>
          <w:delInstrText xml:space="preserve"> PAGEREF _Toc228212158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B066CF2B" w:rsidDel="00DE2C5B">
          <w:rPr>
            <w:rFonts w:ascii="Times New Roman" w:cs="Times New Roman"/>
            <w:noProof/>
            <w:webHidden/>
            <w:color w:val="000000"/>
            <w:rPrChange w:id="763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27</w:delText>
        </w:r>
        <w:r w:rsidRPr="B066CF2B" w:rsidDel="00DE2C5B">
          <w:rPr>
            <w:rFonts w:ascii="Times New Roman" w:cs="Times New Roman"/>
            <w:noProof/>
            <w:webHidden/>
            <w:color w:val="000000"/>
            <w:rPrChange w:id="764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08BDBD93" w:rsidDel="00DE2C5B">
          <w:rPr>
            <w:rStyle w:val="Hyperlink"/>
            <w:rFonts w:ascii="Times New Roman" w:cs="Times New Roman"/>
            <w:noProof/>
            <w:color w:val="000000"/>
            <w:rPrChange w:id="765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30F1550C" w14:textId="52CB236D" w:rsidR="00BF190D" w:rsidRPr="00BF190D" w:rsidDel="00DE2C5B" w:rsidRDefault="00000000">
      <w:pPr>
        <w:pStyle w:val="TOC3"/>
        <w:tabs>
          <w:tab w:val="right" w:leader="dot" w:pos="7927"/>
        </w:tabs>
        <w:jc w:val="both"/>
        <w:rPr>
          <w:del w:id="766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767" w:author="ahmad sahrul" w:date="2026-04-27T20:12:00Z">
            <w:rPr>
              <w:del w:id="768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69" w:author="6781" w:date="2026-04-27T23:07:00Z">
          <w:pPr>
            <w:pStyle w:val="TOC3"/>
            <w:tabs>
              <w:tab w:val="right" w:leader="dot" w:pos="7927"/>
            </w:tabs>
          </w:pPr>
        </w:pPrChange>
      </w:pPr>
      <w:del w:id="770" w:author="muhammad aldi oktavian" w:date="2026-05-16T02:56:00Z">
        <w:r w:rsidRPr="59892CC3" w:rsidDel="00DE2C5B">
          <w:rPr>
            <w:rStyle w:val="Hyperlink"/>
            <w:rFonts w:ascii="Times New Roman" w:cs="Times New Roman"/>
            <w:noProof/>
            <w:color w:val="000000"/>
            <w:rPrChange w:id="771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B007EF61" w:rsidDel="00DE2C5B">
          <w:rPr>
            <w:rStyle w:val="Hyperlink"/>
            <w:rFonts w:ascii="Times New Roman" w:cs="Times New Roman"/>
            <w:noProof/>
            <w:color w:val="000000"/>
            <w:rPrChange w:id="772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41A0D585" w:rsidDel="00DE2C5B">
          <w:rPr>
            <w:rFonts w:ascii="Times New Roman" w:cs="Times New Roman"/>
            <w:noProof/>
            <w:color w:val="000000"/>
            <w:rPrChange w:id="773" w:author="ahmad sahrul" w:date="2026-04-27T20:12:00Z">
              <w:rPr>
                <w:noProof/>
              </w:rPr>
            </w:rPrChange>
          </w:rPr>
          <w:delInstrText>HYPERLINK \l "_Toc228212159"</w:delInstrText>
        </w:r>
        <w:r w:rsidRPr="2F09E810" w:rsidDel="00DE2C5B">
          <w:rPr>
            <w:rStyle w:val="Hyperlink"/>
            <w:rFonts w:ascii="Times New Roman" w:cs="Times New Roman"/>
            <w:noProof/>
            <w:color w:val="000000"/>
            <w:rPrChange w:id="774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59892CC3" w:rsidDel="00DE2C5B">
          <w:rPr>
            <w:rStyle w:val="Hyperlink"/>
            <w:rFonts w:ascii="Times New Roman" w:cs="Times New Roman"/>
            <w:noProof/>
            <w:color w:val="000000"/>
            <w:rPrChange w:id="775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BD7913C3" w:rsidDel="00DE2C5B">
          <w:rPr>
            <w:rStyle w:val="Hyperlink"/>
            <w:rFonts w:ascii="Times New Roman" w:hAnsi="Times New Roman" w:cs="Times New Roman"/>
            <w:noProof/>
            <w:color w:val="000000"/>
            <w:rPrChange w:id="776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4.5.1 Deskripsi dan Prioritas</w:delText>
        </w:r>
        <w:r w:rsidRPr="F0BF3CBD" w:rsidDel="00DE2C5B">
          <w:rPr>
            <w:rFonts w:ascii="Times New Roman" w:cs="Times New Roman"/>
            <w:noProof/>
            <w:webHidden/>
            <w:color w:val="000000"/>
            <w:rPrChange w:id="777" w:author="ahmad sahrul" w:date="2026-04-27T20:12:00Z">
              <w:rPr>
                <w:noProof/>
                <w:webHidden/>
              </w:rPr>
            </w:rPrChange>
          </w:rPr>
          <w:tab/>
        </w:r>
        <w:r w:rsidRPr="403905BC" w:rsidDel="00DE2C5B">
          <w:rPr>
            <w:rFonts w:ascii="Times New Roman" w:cs="Times New Roman"/>
            <w:noProof/>
            <w:webHidden/>
            <w:color w:val="000000"/>
            <w:rPrChange w:id="778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6C45EAB3" w:rsidDel="00DE2C5B">
          <w:rPr>
            <w:rFonts w:ascii="Times New Roman" w:cs="Times New Roman"/>
            <w:noProof/>
            <w:webHidden/>
            <w:color w:val="000000"/>
            <w:rPrChange w:id="779" w:author="ahmad sahrul" w:date="2026-04-27T20:12:00Z">
              <w:rPr>
                <w:noProof/>
                <w:webHidden/>
              </w:rPr>
            </w:rPrChange>
          </w:rPr>
          <w:delInstrText xml:space="preserve"> PAGEREF _Toc228212159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403905BC" w:rsidDel="00DE2C5B">
          <w:rPr>
            <w:rFonts w:ascii="Times New Roman" w:cs="Times New Roman"/>
            <w:noProof/>
            <w:webHidden/>
            <w:color w:val="000000"/>
            <w:rPrChange w:id="780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27</w:delText>
        </w:r>
        <w:r w:rsidRPr="403905BC" w:rsidDel="00DE2C5B">
          <w:rPr>
            <w:rFonts w:ascii="Times New Roman" w:cs="Times New Roman"/>
            <w:noProof/>
            <w:webHidden/>
            <w:color w:val="000000"/>
            <w:rPrChange w:id="781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59892CC3" w:rsidDel="00DE2C5B">
          <w:rPr>
            <w:rStyle w:val="Hyperlink"/>
            <w:rFonts w:ascii="Times New Roman" w:cs="Times New Roman"/>
            <w:noProof/>
            <w:color w:val="000000"/>
            <w:rPrChange w:id="782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35588122" w14:textId="7E70C3DA" w:rsidR="00BF190D" w:rsidRPr="00BF190D" w:rsidDel="00DE2C5B" w:rsidRDefault="00000000">
      <w:pPr>
        <w:pStyle w:val="TOC3"/>
        <w:tabs>
          <w:tab w:val="left" w:pos="1025"/>
        </w:tabs>
        <w:jc w:val="both"/>
        <w:rPr>
          <w:del w:id="783" w:author="muhammad aldi oktavian" w:date="2026-05-16T02:56:00Z"/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784" w:author="ahmad sahrul" w:date="2026-04-27T20:12:00Z">
            <w:rPr>
              <w:del w:id="785" w:author="muhammad aldi oktavian" w:date="2026-05-16T02:56:00Z"/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786" w:author="muhammad aldi oktavian" w:date="2026-05-16T02:56:00Z">
          <w:pPr>
            <w:pStyle w:val="TOC3"/>
            <w:tabs>
              <w:tab w:val="right" w:leader="dot" w:pos="7927"/>
            </w:tabs>
          </w:pPr>
        </w:pPrChange>
      </w:pPr>
      <w:del w:id="787" w:author="muhammad aldi oktavian" w:date="2026-05-16T02:56:00Z">
        <w:r w:rsidRPr="9963D898" w:rsidDel="00DE2C5B">
          <w:rPr>
            <w:rStyle w:val="Hyperlink"/>
            <w:rFonts w:ascii="Times New Roman" w:cs="Times New Roman"/>
            <w:noProof/>
            <w:color w:val="000000"/>
            <w:rPrChange w:id="788" w:author="ahmad sahrul" w:date="2026-04-27T20:12:00Z">
              <w:rPr>
                <w:rStyle w:val="Hyperlink"/>
                <w:noProof/>
              </w:rPr>
            </w:rPrChange>
          </w:rPr>
          <w:fldChar w:fldCharType="begin"/>
        </w:r>
        <w:r w:rsidRPr="E8D88A2B" w:rsidDel="00DE2C5B">
          <w:rPr>
            <w:rStyle w:val="Hyperlink"/>
            <w:rFonts w:ascii="Times New Roman" w:cs="Times New Roman"/>
            <w:noProof/>
            <w:color w:val="000000"/>
            <w:rPrChange w:id="789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66325DAE" w:rsidDel="00DE2C5B">
          <w:rPr>
            <w:rFonts w:ascii="Times New Roman" w:cs="Times New Roman"/>
            <w:noProof/>
            <w:color w:val="000000"/>
            <w:rPrChange w:id="790" w:author="ahmad sahrul" w:date="2026-04-27T20:12:00Z">
              <w:rPr>
                <w:noProof/>
              </w:rPr>
            </w:rPrChange>
          </w:rPr>
          <w:delInstrText>HYPERLINK \l "_Toc228212160"</w:delInstrText>
        </w:r>
        <w:r w:rsidRPr="68C7D1AC" w:rsidDel="00DE2C5B">
          <w:rPr>
            <w:rStyle w:val="Hyperlink"/>
            <w:rFonts w:ascii="Times New Roman" w:cs="Times New Roman"/>
            <w:noProof/>
            <w:color w:val="000000"/>
            <w:rPrChange w:id="791" w:author="ahmad sahrul" w:date="2026-04-27T20:12:00Z">
              <w:rPr>
                <w:rStyle w:val="Hyperlink"/>
                <w:noProof/>
              </w:rPr>
            </w:rPrChange>
          </w:rPr>
          <w:delInstrText xml:space="preserve"> </w:delInstrText>
        </w:r>
        <w:r w:rsidRPr="00405D18" w:rsidDel="00DE2C5B">
          <w:rPr>
            <w:rStyle w:val="Hyperlink"/>
            <w:rFonts w:ascii="Times New Roman" w:cs="Times New Roman"/>
            <w:noProof/>
            <w:color w:val="000000"/>
          </w:rPr>
        </w:r>
        <w:r w:rsidRPr="9963D898" w:rsidDel="00DE2C5B">
          <w:rPr>
            <w:rStyle w:val="Hyperlink"/>
            <w:rFonts w:ascii="Times New Roman" w:cs="Times New Roman"/>
            <w:noProof/>
            <w:color w:val="000000"/>
            <w:rPrChange w:id="792" w:author="ahmad sahrul" w:date="2026-04-27T20:12:00Z">
              <w:rPr>
                <w:rStyle w:val="Hyperlink"/>
                <w:noProof/>
              </w:rPr>
            </w:rPrChange>
          </w:rPr>
          <w:fldChar w:fldCharType="separate"/>
        </w:r>
        <w:r w:rsidRPr="211850D7" w:rsidDel="00DE2C5B">
          <w:rPr>
            <w:rStyle w:val="Hyperlink"/>
            <w:rFonts w:ascii="Times New Roman" w:hAnsi="Times New Roman" w:cs="Times New Roman"/>
            <w:noProof/>
            <w:color w:val="000000"/>
            <w:rPrChange w:id="793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4.5.2 Functional Requirements</w:delText>
        </w:r>
        <w:r w:rsidRPr="C588916A" w:rsidDel="00DE2C5B">
          <w:rPr>
            <w:rFonts w:ascii="Times New Roman" w:cs="Times New Roman"/>
            <w:noProof/>
            <w:webHidden/>
            <w:color w:val="000000"/>
            <w:rPrChange w:id="794" w:author="ahmad sahrul" w:date="2026-04-27T20:12:00Z">
              <w:rPr>
                <w:noProof/>
                <w:webHidden/>
              </w:rPr>
            </w:rPrChange>
          </w:rPr>
          <w:tab/>
        </w:r>
        <w:r w:rsidRPr="3F240E4B" w:rsidDel="00DE2C5B">
          <w:rPr>
            <w:rFonts w:ascii="Times New Roman" w:cs="Times New Roman"/>
            <w:noProof/>
            <w:webHidden/>
            <w:color w:val="000000"/>
            <w:rPrChange w:id="795" w:author="ahmad sahrul" w:date="2026-04-27T20:12:00Z">
              <w:rPr>
                <w:noProof/>
                <w:webHidden/>
              </w:rPr>
            </w:rPrChange>
          </w:rPr>
          <w:fldChar w:fldCharType="begin"/>
        </w:r>
        <w:r w:rsidRPr="80DB9251" w:rsidDel="00DE2C5B">
          <w:rPr>
            <w:rFonts w:ascii="Times New Roman" w:cs="Times New Roman"/>
            <w:noProof/>
            <w:webHidden/>
            <w:color w:val="000000"/>
            <w:rPrChange w:id="796" w:author="ahmad sahrul" w:date="2026-04-27T20:12:00Z">
              <w:rPr>
                <w:noProof/>
                <w:webHidden/>
              </w:rPr>
            </w:rPrChange>
          </w:rPr>
          <w:delInstrText xml:space="preserve"> PAGEREF _Toc228212160 \h </w:delInstrText>
        </w:r>
        <w:r w:rsidRPr="00405D18" w:rsidDel="00DE2C5B">
          <w:rPr>
            <w:rFonts w:ascii="Times New Roman" w:cs="Times New Roman"/>
            <w:noProof/>
            <w:webHidden/>
            <w:color w:val="000000"/>
          </w:rPr>
        </w:r>
        <w:r w:rsidRPr="3F240E4B" w:rsidDel="00DE2C5B">
          <w:rPr>
            <w:rFonts w:ascii="Times New Roman" w:cs="Times New Roman"/>
            <w:noProof/>
            <w:webHidden/>
            <w:color w:val="000000"/>
            <w:rPrChange w:id="797" w:author="ahmad sahrul" w:date="2026-04-27T20:12:00Z">
              <w:rPr>
                <w:noProof/>
                <w:webHidden/>
              </w:rPr>
            </w:rPrChange>
          </w:rPr>
          <w:fldChar w:fldCharType="separate"/>
        </w:r>
        <w:r w:rsidDel="00DE2C5B">
          <w:rPr>
            <w:rFonts w:ascii="Times New Roman" w:hAnsi="Times New Roman" w:cs="Times New Roman"/>
            <w:noProof/>
            <w:webHidden/>
            <w:color w:val="000000"/>
          </w:rPr>
          <w:delText>27</w:delText>
        </w:r>
        <w:r w:rsidRPr="3F240E4B" w:rsidDel="00DE2C5B">
          <w:rPr>
            <w:rFonts w:ascii="Times New Roman" w:cs="Times New Roman"/>
            <w:noProof/>
            <w:webHidden/>
            <w:color w:val="000000"/>
            <w:rPrChange w:id="798" w:author="ahmad sahrul" w:date="2026-04-27T20:12:00Z">
              <w:rPr>
                <w:noProof/>
                <w:webHidden/>
              </w:rPr>
            </w:rPrChange>
          </w:rPr>
          <w:fldChar w:fldCharType="end"/>
        </w:r>
        <w:r w:rsidRPr="9963D898" w:rsidDel="00DE2C5B">
          <w:rPr>
            <w:rStyle w:val="Hyperlink"/>
            <w:rFonts w:ascii="Times New Roman" w:cs="Times New Roman"/>
            <w:noProof/>
            <w:color w:val="000000"/>
            <w:rPrChange w:id="799" w:author="ahmad sahrul" w:date="2026-04-27T20:12:00Z">
              <w:rPr>
                <w:rStyle w:val="Hyperlink"/>
                <w:noProof/>
              </w:rPr>
            </w:rPrChange>
          </w:rPr>
          <w:fldChar w:fldCharType="end"/>
        </w:r>
      </w:del>
    </w:p>
    <w:p w14:paraId="1F5EC2AE" w14:textId="3556C0C6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00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01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284D6ADE">
        <w:rPr>
          <w:rStyle w:val="Hyperlink"/>
          <w:rFonts w:ascii="Times New Roman" w:cs="Times New Roman"/>
          <w:noProof/>
          <w:color w:val="000000"/>
          <w:rPrChange w:id="802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AF149771">
        <w:rPr>
          <w:rStyle w:val="Hyperlink"/>
          <w:rFonts w:ascii="Times New Roman" w:cs="Times New Roman"/>
          <w:noProof/>
          <w:color w:val="000000"/>
          <w:rPrChange w:id="80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149AE246">
        <w:rPr>
          <w:rFonts w:ascii="Times New Roman" w:cs="Times New Roman"/>
          <w:noProof/>
          <w:color w:val="000000"/>
          <w:rPrChange w:id="804" w:author="ahmad sahrul" w:date="2026-04-27T20:12:00Z">
            <w:rPr>
              <w:noProof/>
            </w:rPr>
          </w:rPrChange>
        </w:rPr>
        <w:instrText>HYPERLINK \l "_Toc228212161"</w:instrText>
      </w:r>
      <w:r w:rsidRPr="512358EB">
        <w:rPr>
          <w:rStyle w:val="Hyperlink"/>
          <w:rFonts w:ascii="Times New Roman" w:cs="Times New Roman"/>
          <w:noProof/>
          <w:color w:val="000000"/>
          <w:rPrChange w:id="80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284D6ADE">
        <w:rPr>
          <w:rStyle w:val="Hyperlink"/>
          <w:rFonts w:ascii="Times New Roman" w:cs="Times New Roman"/>
          <w:noProof/>
          <w:color w:val="000000"/>
          <w:rPrChange w:id="806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5257A638">
        <w:rPr>
          <w:rStyle w:val="Hyperlink"/>
          <w:rFonts w:ascii="Times New Roman" w:hAnsi="Times New Roman" w:cs="Times New Roman"/>
          <w:noProof/>
          <w:color w:val="000000"/>
          <w:rPrChange w:id="807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</w:t>
      </w:r>
      <w:ins w:id="808" w:author="muhammad aldi oktavian" w:date="2026-05-16T02:56:00Z">
        <w:r w:rsidR="00DE2C5B">
          <w:rPr>
            <w:rStyle w:val="Hyperlink"/>
            <w:rFonts w:ascii="Times New Roman" w:hAnsi="Times New Roman" w:cs="Times New Roman"/>
            <w:noProof/>
            <w:color w:val="000000"/>
          </w:rPr>
          <w:t>4</w:t>
        </w:r>
      </w:ins>
      <w:del w:id="809" w:author="muhammad aldi oktavian" w:date="2026-05-16T02:56:00Z">
        <w:r w:rsidRPr="5257A638" w:rsidDel="00DE2C5B">
          <w:rPr>
            <w:rStyle w:val="Hyperlink"/>
            <w:rFonts w:ascii="Times New Roman" w:hAnsi="Times New Roman" w:cs="Times New Roman"/>
            <w:noProof/>
            <w:color w:val="000000"/>
            <w:rPrChange w:id="810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6</w:delText>
        </w:r>
      </w:del>
      <w:r w:rsidRPr="5257A638">
        <w:rPr>
          <w:rStyle w:val="Hyperlink"/>
          <w:rFonts w:ascii="Times New Roman" w:hAnsi="Times New Roman" w:cs="Times New Roman"/>
          <w:noProof/>
          <w:color w:val="000000"/>
          <w:rPrChange w:id="811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 xml:space="preserve"> Dashboard Analitik &amp; Laporan Penjualan</w:t>
      </w:r>
      <w:r w:rsidRPr="845A6DDE">
        <w:rPr>
          <w:rFonts w:ascii="Times New Roman" w:cs="Times New Roman"/>
          <w:noProof/>
          <w:webHidden/>
          <w:color w:val="000000"/>
          <w:rPrChange w:id="812" w:author="ahmad sahrul" w:date="2026-04-27T20:12:00Z">
            <w:rPr>
              <w:noProof/>
              <w:webHidden/>
            </w:rPr>
          </w:rPrChange>
        </w:rPr>
        <w:tab/>
      </w:r>
      <w:r w:rsidRPr="931E11E3">
        <w:rPr>
          <w:rFonts w:ascii="Times New Roman" w:cs="Times New Roman"/>
          <w:noProof/>
          <w:webHidden/>
          <w:color w:val="000000"/>
          <w:rPrChange w:id="813" w:author="ahmad sahrul" w:date="2026-04-27T20:12:00Z">
            <w:rPr>
              <w:noProof/>
              <w:webHidden/>
            </w:rPr>
          </w:rPrChange>
        </w:rPr>
        <w:fldChar w:fldCharType="begin"/>
      </w:r>
      <w:r w:rsidRPr="2ADA1C7D">
        <w:rPr>
          <w:rFonts w:ascii="Times New Roman" w:cs="Times New Roman"/>
          <w:noProof/>
          <w:webHidden/>
          <w:color w:val="000000"/>
          <w:rPrChange w:id="814" w:author="ahmad sahrul" w:date="2026-04-27T20:12:00Z">
            <w:rPr>
              <w:noProof/>
              <w:webHidden/>
            </w:rPr>
          </w:rPrChange>
        </w:rPr>
        <w:instrText xml:space="preserve"> PAGEREF _Toc228212161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931E11E3">
        <w:rPr>
          <w:rFonts w:ascii="Times New Roman" w:cs="Times New Roman"/>
          <w:noProof/>
          <w:webHidden/>
          <w:color w:val="000000"/>
          <w:rPrChange w:id="815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28</w:t>
      </w:r>
      <w:r w:rsidRPr="931E11E3">
        <w:rPr>
          <w:rFonts w:ascii="Times New Roman" w:cs="Times New Roman"/>
          <w:noProof/>
          <w:webHidden/>
          <w:color w:val="000000"/>
          <w:rPrChange w:id="816" w:author="ahmad sahrul" w:date="2026-04-27T20:12:00Z">
            <w:rPr>
              <w:noProof/>
              <w:webHidden/>
            </w:rPr>
          </w:rPrChange>
        </w:rPr>
        <w:fldChar w:fldCharType="end"/>
      </w:r>
      <w:r w:rsidRPr="284D6ADE">
        <w:rPr>
          <w:rStyle w:val="Hyperlink"/>
          <w:rFonts w:ascii="Times New Roman" w:cs="Times New Roman"/>
          <w:noProof/>
          <w:color w:val="000000"/>
          <w:rPrChange w:id="817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15F5213" w14:textId="440048CE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18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19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3E03C731">
        <w:rPr>
          <w:rStyle w:val="Hyperlink"/>
          <w:rFonts w:ascii="Times New Roman" w:cs="Times New Roman"/>
          <w:noProof/>
          <w:color w:val="000000"/>
          <w:rPrChange w:id="820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1D7918CB">
        <w:rPr>
          <w:rStyle w:val="Hyperlink"/>
          <w:rFonts w:ascii="Times New Roman" w:cs="Times New Roman"/>
          <w:noProof/>
          <w:color w:val="000000"/>
          <w:rPrChange w:id="82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8BAFF74">
        <w:rPr>
          <w:rFonts w:ascii="Times New Roman" w:cs="Times New Roman"/>
          <w:noProof/>
          <w:color w:val="000000"/>
          <w:rPrChange w:id="822" w:author="ahmad sahrul" w:date="2026-04-27T20:12:00Z">
            <w:rPr>
              <w:noProof/>
            </w:rPr>
          </w:rPrChange>
        </w:rPr>
        <w:instrText>HYPERLINK \l "_Toc228212162"</w:instrText>
      </w:r>
      <w:r w:rsidRPr="CFA76E77">
        <w:rPr>
          <w:rStyle w:val="Hyperlink"/>
          <w:rFonts w:ascii="Times New Roman" w:cs="Times New Roman"/>
          <w:noProof/>
          <w:color w:val="000000"/>
          <w:rPrChange w:id="82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3E03C731">
        <w:rPr>
          <w:rStyle w:val="Hyperlink"/>
          <w:rFonts w:ascii="Times New Roman" w:cs="Times New Roman"/>
          <w:noProof/>
          <w:color w:val="000000"/>
          <w:rPrChange w:id="824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456D222A">
        <w:rPr>
          <w:rStyle w:val="Hyperlink"/>
          <w:rFonts w:ascii="Times New Roman" w:hAnsi="Times New Roman" w:cs="Times New Roman"/>
          <w:noProof/>
          <w:color w:val="000000"/>
          <w:rPrChange w:id="825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</w:t>
      </w:r>
      <w:ins w:id="826" w:author="muhammad aldi oktavian" w:date="2026-05-16T02:57:00Z">
        <w:r w:rsidR="00DE2C5B">
          <w:rPr>
            <w:rStyle w:val="Hyperlink"/>
            <w:rFonts w:ascii="Times New Roman" w:hAnsi="Times New Roman" w:cs="Times New Roman"/>
            <w:noProof/>
            <w:color w:val="000000"/>
          </w:rPr>
          <w:t>4</w:t>
        </w:r>
      </w:ins>
      <w:del w:id="827" w:author="muhammad aldi oktavian" w:date="2026-05-16T02:57:00Z">
        <w:r w:rsidRPr="456D222A" w:rsidDel="00DE2C5B">
          <w:rPr>
            <w:rStyle w:val="Hyperlink"/>
            <w:rFonts w:ascii="Times New Roman" w:hAnsi="Times New Roman" w:cs="Times New Roman"/>
            <w:noProof/>
            <w:color w:val="000000"/>
            <w:rPrChange w:id="828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6</w:delText>
        </w:r>
      </w:del>
      <w:r w:rsidRPr="456D222A">
        <w:rPr>
          <w:rStyle w:val="Hyperlink"/>
          <w:rFonts w:ascii="Times New Roman" w:hAnsi="Times New Roman" w:cs="Times New Roman"/>
          <w:noProof/>
          <w:color w:val="000000"/>
          <w:rPrChange w:id="829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.1 Deskripsi dan Prioritas</w:t>
      </w:r>
      <w:r w:rsidRPr="CC573D4F">
        <w:rPr>
          <w:rFonts w:ascii="Times New Roman" w:cs="Times New Roman"/>
          <w:noProof/>
          <w:webHidden/>
          <w:color w:val="000000"/>
          <w:rPrChange w:id="830" w:author="ahmad sahrul" w:date="2026-04-27T20:12:00Z">
            <w:rPr>
              <w:noProof/>
              <w:webHidden/>
            </w:rPr>
          </w:rPrChange>
        </w:rPr>
        <w:tab/>
      </w:r>
      <w:r w:rsidRPr="35C7C943">
        <w:rPr>
          <w:rFonts w:ascii="Times New Roman" w:cs="Times New Roman"/>
          <w:noProof/>
          <w:webHidden/>
          <w:color w:val="000000"/>
          <w:rPrChange w:id="831" w:author="ahmad sahrul" w:date="2026-04-27T20:12:00Z">
            <w:rPr>
              <w:noProof/>
              <w:webHidden/>
            </w:rPr>
          </w:rPrChange>
        </w:rPr>
        <w:fldChar w:fldCharType="begin"/>
      </w:r>
      <w:r w:rsidRPr="9A843218">
        <w:rPr>
          <w:rFonts w:ascii="Times New Roman" w:cs="Times New Roman"/>
          <w:noProof/>
          <w:webHidden/>
          <w:color w:val="000000"/>
          <w:rPrChange w:id="832" w:author="ahmad sahrul" w:date="2026-04-27T20:12:00Z">
            <w:rPr>
              <w:noProof/>
              <w:webHidden/>
            </w:rPr>
          </w:rPrChange>
        </w:rPr>
        <w:instrText xml:space="preserve"> PAGEREF _Toc228212162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35C7C943">
        <w:rPr>
          <w:rFonts w:ascii="Times New Roman" w:cs="Times New Roman"/>
          <w:noProof/>
          <w:webHidden/>
          <w:color w:val="000000"/>
          <w:rPrChange w:id="833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28</w:t>
      </w:r>
      <w:r w:rsidRPr="35C7C943">
        <w:rPr>
          <w:rFonts w:ascii="Times New Roman" w:cs="Times New Roman"/>
          <w:noProof/>
          <w:webHidden/>
          <w:color w:val="000000"/>
          <w:rPrChange w:id="834" w:author="ahmad sahrul" w:date="2026-04-27T20:12:00Z">
            <w:rPr>
              <w:noProof/>
              <w:webHidden/>
            </w:rPr>
          </w:rPrChange>
        </w:rPr>
        <w:fldChar w:fldCharType="end"/>
      </w:r>
      <w:r w:rsidRPr="3E03C731">
        <w:rPr>
          <w:rStyle w:val="Hyperlink"/>
          <w:rFonts w:ascii="Times New Roman" w:cs="Times New Roman"/>
          <w:noProof/>
          <w:color w:val="000000"/>
          <w:rPrChange w:id="835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0DC539C" w14:textId="7383725D" w:rsidR="00BF190D" w:rsidRPr="00BF190D" w:rsidRDefault="00000000">
      <w:pPr>
        <w:pStyle w:val="TOC3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36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37" w:author="6781" w:date="2026-04-27T23:07:00Z">
          <w:pPr>
            <w:pStyle w:val="TOC3"/>
            <w:tabs>
              <w:tab w:val="right" w:leader="dot" w:pos="7927"/>
            </w:tabs>
          </w:pPr>
        </w:pPrChange>
      </w:pPr>
      <w:r w:rsidRPr="2D2B1101">
        <w:rPr>
          <w:rStyle w:val="Hyperlink"/>
          <w:rFonts w:ascii="Times New Roman" w:cs="Times New Roman"/>
          <w:noProof/>
          <w:color w:val="000000"/>
          <w:rPrChange w:id="838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3D342A36">
        <w:rPr>
          <w:rStyle w:val="Hyperlink"/>
          <w:rFonts w:ascii="Times New Roman" w:cs="Times New Roman"/>
          <w:noProof/>
          <w:color w:val="000000"/>
          <w:rPrChange w:id="83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303886D9">
        <w:rPr>
          <w:rFonts w:ascii="Times New Roman" w:cs="Times New Roman"/>
          <w:noProof/>
          <w:color w:val="000000"/>
          <w:rPrChange w:id="840" w:author="ahmad sahrul" w:date="2026-04-27T20:12:00Z">
            <w:rPr>
              <w:noProof/>
            </w:rPr>
          </w:rPrChange>
        </w:rPr>
        <w:instrText>HYPERLINK \l "_Toc228212163"</w:instrText>
      </w:r>
      <w:r w:rsidRPr="3A9128B8">
        <w:rPr>
          <w:rStyle w:val="Hyperlink"/>
          <w:rFonts w:ascii="Times New Roman" w:cs="Times New Roman"/>
          <w:noProof/>
          <w:color w:val="000000"/>
          <w:rPrChange w:id="84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2D2B1101">
        <w:rPr>
          <w:rStyle w:val="Hyperlink"/>
          <w:rFonts w:ascii="Times New Roman" w:cs="Times New Roman"/>
          <w:noProof/>
          <w:color w:val="000000"/>
          <w:rPrChange w:id="842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7B0CD3B">
        <w:rPr>
          <w:rStyle w:val="Hyperlink"/>
          <w:rFonts w:ascii="Times New Roman" w:hAnsi="Times New Roman" w:cs="Times New Roman"/>
          <w:noProof/>
          <w:color w:val="000000"/>
          <w:rPrChange w:id="843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4.</w:t>
      </w:r>
      <w:ins w:id="844" w:author="muhammad aldi oktavian" w:date="2026-05-16T02:57:00Z">
        <w:r w:rsidR="00DE2C5B">
          <w:rPr>
            <w:rStyle w:val="Hyperlink"/>
            <w:rFonts w:ascii="Times New Roman" w:hAnsi="Times New Roman" w:cs="Times New Roman"/>
            <w:noProof/>
            <w:color w:val="000000"/>
          </w:rPr>
          <w:t>4</w:t>
        </w:r>
      </w:ins>
      <w:del w:id="845" w:author="muhammad aldi oktavian" w:date="2026-05-16T02:57:00Z">
        <w:r w:rsidRPr="B7B0CD3B" w:rsidDel="00DE2C5B">
          <w:rPr>
            <w:rStyle w:val="Hyperlink"/>
            <w:rFonts w:ascii="Times New Roman" w:hAnsi="Times New Roman" w:cs="Times New Roman"/>
            <w:noProof/>
            <w:color w:val="000000"/>
            <w:rPrChange w:id="846" w:author="ahmad sahrul" w:date="2026-04-27T20:12:00Z">
              <w:rPr>
                <w:rStyle w:val="Hyperlink"/>
                <w:rFonts w:ascii="Times New Roman" w:hAnsi="Times New Roman" w:cs="Times New Roman"/>
                <w:noProof/>
              </w:rPr>
            </w:rPrChange>
          </w:rPr>
          <w:delText>6</w:delText>
        </w:r>
      </w:del>
      <w:r w:rsidRPr="B7B0CD3B">
        <w:rPr>
          <w:rStyle w:val="Hyperlink"/>
          <w:rFonts w:ascii="Times New Roman" w:hAnsi="Times New Roman" w:cs="Times New Roman"/>
          <w:noProof/>
          <w:color w:val="000000"/>
          <w:rPrChange w:id="847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.2 Functional Requirements</w:t>
      </w:r>
      <w:r w:rsidRPr="39BFEEAB">
        <w:rPr>
          <w:rFonts w:ascii="Times New Roman" w:cs="Times New Roman"/>
          <w:noProof/>
          <w:webHidden/>
          <w:color w:val="000000"/>
          <w:rPrChange w:id="848" w:author="ahmad sahrul" w:date="2026-04-27T20:12:00Z">
            <w:rPr>
              <w:noProof/>
              <w:webHidden/>
            </w:rPr>
          </w:rPrChange>
        </w:rPr>
        <w:tab/>
      </w:r>
      <w:r w:rsidRPr="57913EB9">
        <w:rPr>
          <w:rFonts w:ascii="Times New Roman" w:cs="Times New Roman"/>
          <w:noProof/>
          <w:webHidden/>
          <w:color w:val="000000"/>
          <w:rPrChange w:id="849" w:author="ahmad sahrul" w:date="2026-04-27T20:12:00Z">
            <w:rPr>
              <w:noProof/>
              <w:webHidden/>
            </w:rPr>
          </w:rPrChange>
        </w:rPr>
        <w:fldChar w:fldCharType="begin"/>
      </w:r>
      <w:r w:rsidRPr="C0903724">
        <w:rPr>
          <w:rFonts w:ascii="Times New Roman" w:cs="Times New Roman"/>
          <w:noProof/>
          <w:webHidden/>
          <w:color w:val="000000"/>
          <w:rPrChange w:id="850" w:author="ahmad sahrul" w:date="2026-04-27T20:12:00Z">
            <w:rPr>
              <w:noProof/>
              <w:webHidden/>
            </w:rPr>
          </w:rPrChange>
        </w:rPr>
        <w:instrText xml:space="preserve"> PAGEREF _Toc228212163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57913EB9">
        <w:rPr>
          <w:rFonts w:ascii="Times New Roman" w:cs="Times New Roman"/>
          <w:noProof/>
          <w:webHidden/>
          <w:color w:val="000000"/>
          <w:rPrChange w:id="851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29</w:t>
      </w:r>
      <w:r w:rsidRPr="57913EB9">
        <w:rPr>
          <w:rFonts w:ascii="Times New Roman" w:cs="Times New Roman"/>
          <w:noProof/>
          <w:webHidden/>
          <w:color w:val="000000"/>
          <w:rPrChange w:id="852" w:author="ahmad sahrul" w:date="2026-04-27T20:12:00Z">
            <w:rPr>
              <w:noProof/>
              <w:webHidden/>
            </w:rPr>
          </w:rPrChange>
        </w:rPr>
        <w:fldChar w:fldCharType="end"/>
      </w:r>
      <w:r w:rsidRPr="2D2B1101">
        <w:rPr>
          <w:rStyle w:val="Hyperlink"/>
          <w:rFonts w:ascii="Times New Roman" w:cs="Times New Roman"/>
          <w:noProof/>
          <w:color w:val="000000"/>
          <w:rPrChange w:id="853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F803DB1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54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55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474EE275">
        <w:rPr>
          <w:rStyle w:val="Hyperlink"/>
          <w:rFonts w:ascii="Times New Roman" w:cs="Times New Roman"/>
          <w:noProof/>
          <w:color w:val="000000"/>
          <w:rPrChange w:id="856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4807FFEB">
        <w:rPr>
          <w:rStyle w:val="Hyperlink"/>
          <w:rFonts w:ascii="Times New Roman" w:cs="Times New Roman"/>
          <w:noProof/>
          <w:color w:val="000000"/>
          <w:rPrChange w:id="85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8E3AFCEB">
        <w:rPr>
          <w:rFonts w:ascii="Times New Roman" w:cs="Times New Roman"/>
          <w:noProof/>
          <w:color w:val="000000"/>
          <w:rPrChange w:id="858" w:author="ahmad sahrul" w:date="2026-04-27T20:12:00Z">
            <w:rPr>
              <w:noProof/>
            </w:rPr>
          </w:rPrChange>
        </w:rPr>
        <w:instrText>HYPERLINK \l "_Toc228212164"</w:instrText>
      </w:r>
      <w:r w:rsidRPr="E15397E7">
        <w:rPr>
          <w:rStyle w:val="Hyperlink"/>
          <w:rFonts w:ascii="Times New Roman" w:cs="Times New Roman"/>
          <w:noProof/>
          <w:color w:val="000000"/>
          <w:rPrChange w:id="85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74EE275">
        <w:rPr>
          <w:rStyle w:val="Hyperlink"/>
          <w:rFonts w:ascii="Times New Roman" w:cs="Times New Roman"/>
          <w:noProof/>
          <w:color w:val="000000"/>
          <w:rPrChange w:id="860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31BD14A">
        <w:rPr>
          <w:rStyle w:val="Hyperlink"/>
          <w:rFonts w:ascii="Times New Roman" w:hAnsi="Times New Roman" w:cs="Times New Roman"/>
          <w:noProof/>
          <w:color w:val="000000"/>
          <w:rPrChange w:id="861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 Other Nonfunctional Requirements</w:t>
      </w:r>
      <w:r w:rsidRPr="9594532E">
        <w:rPr>
          <w:rFonts w:ascii="Times New Roman" w:cs="Times New Roman"/>
          <w:noProof/>
          <w:webHidden/>
          <w:color w:val="000000"/>
          <w:rPrChange w:id="862" w:author="ahmad sahrul" w:date="2026-04-27T20:12:00Z">
            <w:rPr>
              <w:noProof/>
              <w:webHidden/>
            </w:rPr>
          </w:rPrChange>
        </w:rPr>
        <w:tab/>
      </w:r>
      <w:r w:rsidRPr="0884CF4A">
        <w:rPr>
          <w:rFonts w:ascii="Times New Roman" w:cs="Times New Roman"/>
          <w:noProof/>
          <w:webHidden/>
          <w:color w:val="000000"/>
          <w:rPrChange w:id="863" w:author="ahmad sahrul" w:date="2026-04-27T20:12:00Z">
            <w:rPr>
              <w:noProof/>
              <w:webHidden/>
            </w:rPr>
          </w:rPrChange>
        </w:rPr>
        <w:fldChar w:fldCharType="begin"/>
      </w:r>
      <w:r w:rsidRPr="7DABB84F">
        <w:rPr>
          <w:rFonts w:ascii="Times New Roman" w:cs="Times New Roman"/>
          <w:noProof/>
          <w:webHidden/>
          <w:color w:val="000000"/>
          <w:rPrChange w:id="864" w:author="ahmad sahrul" w:date="2026-04-27T20:12:00Z">
            <w:rPr>
              <w:noProof/>
              <w:webHidden/>
            </w:rPr>
          </w:rPrChange>
        </w:rPr>
        <w:instrText xml:space="preserve"> PAGEREF _Toc228212164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0884CF4A">
        <w:rPr>
          <w:rFonts w:ascii="Times New Roman" w:cs="Times New Roman"/>
          <w:noProof/>
          <w:webHidden/>
          <w:color w:val="000000"/>
          <w:rPrChange w:id="865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30</w:t>
      </w:r>
      <w:r w:rsidRPr="0884CF4A">
        <w:rPr>
          <w:rFonts w:ascii="Times New Roman" w:cs="Times New Roman"/>
          <w:noProof/>
          <w:webHidden/>
          <w:color w:val="000000"/>
          <w:rPrChange w:id="866" w:author="ahmad sahrul" w:date="2026-04-27T20:12:00Z">
            <w:rPr>
              <w:noProof/>
              <w:webHidden/>
            </w:rPr>
          </w:rPrChange>
        </w:rPr>
        <w:fldChar w:fldCharType="end"/>
      </w:r>
      <w:r w:rsidRPr="474EE275">
        <w:rPr>
          <w:rStyle w:val="Hyperlink"/>
          <w:rFonts w:ascii="Times New Roman" w:cs="Times New Roman"/>
          <w:noProof/>
          <w:color w:val="000000"/>
          <w:rPrChange w:id="867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5CBAE15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68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69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24F1BFCF">
        <w:rPr>
          <w:rStyle w:val="Hyperlink"/>
          <w:rFonts w:ascii="Times New Roman" w:cs="Times New Roman"/>
          <w:noProof/>
          <w:color w:val="000000"/>
          <w:rPrChange w:id="870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79A6A9EA">
        <w:rPr>
          <w:rStyle w:val="Hyperlink"/>
          <w:rFonts w:ascii="Times New Roman" w:cs="Times New Roman"/>
          <w:noProof/>
          <w:color w:val="000000"/>
          <w:rPrChange w:id="87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FC2C10F3">
        <w:rPr>
          <w:rFonts w:ascii="Times New Roman" w:cs="Times New Roman"/>
          <w:noProof/>
          <w:color w:val="000000"/>
          <w:rPrChange w:id="872" w:author="ahmad sahrul" w:date="2026-04-27T20:12:00Z">
            <w:rPr>
              <w:noProof/>
            </w:rPr>
          </w:rPrChange>
        </w:rPr>
        <w:instrText>HYPERLINK \l "_Toc228212165"</w:instrText>
      </w:r>
      <w:r w:rsidRPr="FE9CE3F3">
        <w:rPr>
          <w:rStyle w:val="Hyperlink"/>
          <w:rFonts w:ascii="Times New Roman" w:cs="Times New Roman"/>
          <w:noProof/>
          <w:color w:val="000000"/>
          <w:rPrChange w:id="87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24F1BFCF">
        <w:rPr>
          <w:rStyle w:val="Hyperlink"/>
          <w:rFonts w:ascii="Times New Roman" w:cs="Times New Roman"/>
          <w:noProof/>
          <w:color w:val="000000"/>
          <w:rPrChange w:id="874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AFBF4A1">
        <w:rPr>
          <w:rStyle w:val="Hyperlink"/>
          <w:rFonts w:ascii="Times New Roman" w:hAnsi="Times New Roman" w:cs="Times New Roman"/>
          <w:noProof/>
          <w:color w:val="000000"/>
          <w:rPrChange w:id="875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5.1 Performance Requirements</w:t>
      </w:r>
      <w:r w:rsidRPr="22CCA9F0">
        <w:rPr>
          <w:rFonts w:ascii="Times New Roman" w:cs="Times New Roman"/>
          <w:noProof/>
          <w:webHidden/>
          <w:color w:val="000000"/>
          <w:rPrChange w:id="876" w:author="ahmad sahrul" w:date="2026-04-27T20:12:00Z">
            <w:rPr>
              <w:noProof/>
              <w:webHidden/>
            </w:rPr>
          </w:rPrChange>
        </w:rPr>
        <w:tab/>
      </w:r>
      <w:r w:rsidRPr="D9CA77E8">
        <w:rPr>
          <w:rFonts w:ascii="Times New Roman" w:cs="Times New Roman"/>
          <w:noProof/>
          <w:webHidden/>
          <w:color w:val="000000"/>
          <w:rPrChange w:id="877" w:author="ahmad sahrul" w:date="2026-04-27T20:12:00Z">
            <w:rPr>
              <w:noProof/>
              <w:webHidden/>
            </w:rPr>
          </w:rPrChange>
        </w:rPr>
        <w:fldChar w:fldCharType="begin"/>
      </w:r>
      <w:r w:rsidRPr="1CF536B3">
        <w:rPr>
          <w:rFonts w:ascii="Times New Roman" w:cs="Times New Roman"/>
          <w:noProof/>
          <w:webHidden/>
          <w:color w:val="000000"/>
          <w:rPrChange w:id="878" w:author="ahmad sahrul" w:date="2026-04-27T20:12:00Z">
            <w:rPr>
              <w:noProof/>
              <w:webHidden/>
            </w:rPr>
          </w:rPrChange>
        </w:rPr>
        <w:instrText xml:space="preserve"> PAGEREF _Toc228212165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D9CA77E8">
        <w:rPr>
          <w:rFonts w:ascii="Times New Roman" w:cs="Times New Roman"/>
          <w:noProof/>
          <w:webHidden/>
          <w:color w:val="000000"/>
          <w:rPrChange w:id="879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30</w:t>
      </w:r>
      <w:r w:rsidRPr="D9CA77E8">
        <w:rPr>
          <w:rFonts w:ascii="Times New Roman" w:cs="Times New Roman"/>
          <w:noProof/>
          <w:webHidden/>
          <w:color w:val="000000"/>
          <w:rPrChange w:id="880" w:author="ahmad sahrul" w:date="2026-04-27T20:12:00Z">
            <w:rPr>
              <w:noProof/>
              <w:webHidden/>
            </w:rPr>
          </w:rPrChange>
        </w:rPr>
        <w:fldChar w:fldCharType="end"/>
      </w:r>
      <w:r w:rsidRPr="24F1BFCF">
        <w:rPr>
          <w:rStyle w:val="Hyperlink"/>
          <w:rFonts w:ascii="Times New Roman" w:cs="Times New Roman"/>
          <w:noProof/>
          <w:color w:val="000000"/>
          <w:rPrChange w:id="881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1E21BFF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82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83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8963351C">
        <w:rPr>
          <w:rStyle w:val="Hyperlink"/>
          <w:rFonts w:ascii="Times New Roman" w:cs="Times New Roman"/>
          <w:noProof/>
          <w:color w:val="000000"/>
          <w:rPrChange w:id="884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749AB79F">
        <w:rPr>
          <w:rStyle w:val="Hyperlink"/>
          <w:rFonts w:ascii="Times New Roman" w:cs="Times New Roman"/>
          <w:noProof/>
          <w:color w:val="000000"/>
          <w:rPrChange w:id="88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5F2296E">
        <w:rPr>
          <w:rFonts w:ascii="Times New Roman" w:cs="Times New Roman"/>
          <w:noProof/>
          <w:color w:val="000000"/>
          <w:rPrChange w:id="886" w:author="ahmad sahrul" w:date="2026-04-27T20:12:00Z">
            <w:rPr>
              <w:noProof/>
            </w:rPr>
          </w:rPrChange>
        </w:rPr>
        <w:instrText>HYPERLINK \l "_Toc228212166"</w:instrText>
      </w:r>
      <w:r w:rsidRPr="55F602CC">
        <w:rPr>
          <w:rStyle w:val="Hyperlink"/>
          <w:rFonts w:ascii="Times New Roman" w:cs="Times New Roman"/>
          <w:noProof/>
          <w:color w:val="000000"/>
          <w:rPrChange w:id="88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8963351C">
        <w:rPr>
          <w:rStyle w:val="Hyperlink"/>
          <w:rFonts w:ascii="Times New Roman" w:cs="Times New Roman"/>
          <w:noProof/>
          <w:color w:val="000000"/>
          <w:rPrChange w:id="888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2131CA88">
        <w:rPr>
          <w:rStyle w:val="Hyperlink"/>
          <w:rFonts w:ascii="Times New Roman" w:hAnsi="Times New Roman" w:cs="Times New Roman"/>
          <w:noProof/>
          <w:color w:val="000000"/>
          <w:rPrChange w:id="889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5.2 Safety Requirements</w:t>
      </w:r>
      <w:r w:rsidRPr="455CF997">
        <w:rPr>
          <w:rFonts w:ascii="Times New Roman" w:cs="Times New Roman"/>
          <w:noProof/>
          <w:webHidden/>
          <w:color w:val="000000"/>
          <w:rPrChange w:id="890" w:author="ahmad sahrul" w:date="2026-04-27T20:12:00Z">
            <w:rPr>
              <w:noProof/>
              <w:webHidden/>
            </w:rPr>
          </w:rPrChange>
        </w:rPr>
        <w:tab/>
      </w:r>
      <w:r w:rsidRPr="DF3037C7">
        <w:rPr>
          <w:rFonts w:ascii="Times New Roman" w:cs="Times New Roman"/>
          <w:noProof/>
          <w:webHidden/>
          <w:color w:val="000000"/>
          <w:rPrChange w:id="891" w:author="ahmad sahrul" w:date="2026-04-27T20:12:00Z">
            <w:rPr>
              <w:noProof/>
              <w:webHidden/>
            </w:rPr>
          </w:rPrChange>
        </w:rPr>
        <w:fldChar w:fldCharType="begin"/>
      </w:r>
      <w:r w:rsidRPr="B674871B">
        <w:rPr>
          <w:rFonts w:ascii="Times New Roman" w:cs="Times New Roman"/>
          <w:noProof/>
          <w:webHidden/>
          <w:color w:val="000000"/>
          <w:rPrChange w:id="892" w:author="ahmad sahrul" w:date="2026-04-27T20:12:00Z">
            <w:rPr>
              <w:noProof/>
              <w:webHidden/>
            </w:rPr>
          </w:rPrChange>
        </w:rPr>
        <w:instrText xml:space="preserve"> PAGEREF _Toc228212166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DF3037C7">
        <w:rPr>
          <w:rFonts w:ascii="Times New Roman" w:cs="Times New Roman"/>
          <w:noProof/>
          <w:webHidden/>
          <w:color w:val="000000"/>
          <w:rPrChange w:id="893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30</w:t>
      </w:r>
      <w:r w:rsidRPr="DF3037C7">
        <w:rPr>
          <w:rFonts w:ascii="Times New Roman" w:cs="Times New Roman"/>
          <w:noProof/>
          <w:webHidden/>
          <w:color w:val="000000"/>
          <w:rPrChange w:id="894" w:author="ahmad sahrul" w:date="2026-04-27T20:12:00Z">
            <w:rPr>
              <w:noProof/>
              <w:webHidden/>
            </w:rPr>
          </w:rPrChange>
        </w:rPr>
        <w:fldChar w:fldCharType="end"/>
      </w:r>
      <w:r w:rsidRPr="8963351C">
        <w:rPr>
          <w:rStyle w:val="Hyperlink"/>
          <w:rFonts w:ascii="Times New Roman" w:cs="Times New Roman"/>
          <w:noProof/>
          <w:color w:val="000000"/>
          <w:rPrChange w:id="895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A58BA3D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896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897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F1D17C1E">
        <w:rPr>
          <w:rStyle w:val="Hyperlink"/>
          <w:rFonts w:ascii="Times New Roman" w:cs="Times New Roman"/>
          <w:noProof/>
          <w:color w:val="000000"/>
          <w:rPrChange w:id="898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2E6AE416">
        <w:rPr>
          <w:rStyle w:val="Hyperlink"/>
          <w:rFonts w:ascii="Times New Roman" w:cs="Times New Roman"/>
          <w:noProof/>
          <w:color w:val="000000"/>
          <w:rPrChange w:id="89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30AF348F">
        <w:rPr>
          <w:rFonts w:ascii="Times New Roman" w:cs="Times New Roman"/>
          <w:noProof/>
          <w:color w:val="000000"/>
          <w:rPrChange w:id="900" w:author="ahmad sahrul" w:date="2026-04-27T20:12:00Z">
            <w:rPr>
              <w:noProof/>
            </w:rPr>
          </w:rPrChange>
        </w:rPr>
        <w:instrText>HYPERLINK \l "_Toc228212167"</w:instrText>
      </w:r>
      <w:r w:rsidRPr="930A20EF">
        <w:rPr>
          <w:rStyle w:val="Hyperlink"/>
          <w:rFonts w:ascii="Times New Roman" w:cs="Times New Roman"/>
          <w:noProof/>
          <w:color w:val="000000"/>
          <w:rPrChange w:id="90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F1D17C1E">
        <w:rPr>
          <w:rStyle w:val="Hyperlink"/>
          <w:rFonts w:ascii="Times New Roman" w:cs="Times New Roman"/>
          <w:noProof/>
          <w:color w:val="000000"/>
          <w:rPrChange w:id="902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90745F8A">
        <w:rPr>
          <w:rStyle w:val="Hyperlink"/>
          <w:rFonts w:ascii="Times New Roman" w:hAnsi="Times New Roman" w:cs="Times New Roman"/>
          <w:noProof/>
          <w:color w:val="000000"/>
          <w:rPrChange w:id="903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5.3 Security Requirements</w:t>
      </w:r>
      <w:r w:rsidRPr="2C605FAE">
        <w:rPr>
          <w:rFonts w:ascii="Times New Roman" w:cs="Times New Roman"/>
          <w:noProof/>
          <w:webHidden/>
          <w:color w:val="000000"/>
          <w:rPrChange w:id="904" w:author="ahmad sahrul" w:date="2026-04-27T20:12:00Z">
            <w:rPr>
              <w:noProof/>
              <w:webHidden/>
            </w:rPr>
          </w:rPrChange>
        </w:rPr>
        <w:tab/>
      </w:r>
      <w:r w:rsidRPr="E3BB87BE">
        <w:rPr>
          <w:rFonts w:ascii="Times New Roman" w:cs="Times New Roman"/>
          <w:noProof/>
          <w:webHidden/>
          <w:color w:val="000000"/>
          <w:rPrChange w:id="905" w:author="ahmad sahrul" w:date="2026-04-27T20:12:00Z">
            <w:rPr>
              <w:noProof/>
              <w:webHidden/>
            </w:rPr>
          </w:rPrChange>
        </w:rPr>
        <w:fldChar w:fldCharType="begin"/>
      </w:r>
      <w:r w:rsidRPr="9F1D09E0">
        <w:rPr>
          <w:rFonts w:ascii="Times New Roman" w:cs="Times New Roman"/>
          <w:noProof/>
          <w:webHidden/>
          <w:color w:val="000000"/>
          <w:rPrChange w:id="906" w:author="ahmad sahrul" w:date="2026-04-27T20:12:00Z">
            <w:rPr>
              <w:noProof/>
              <w:webHidden/>
            </w:rPr>
          </w:rPrChange>
        </w:rPr>
        <w:instrText xml:space="preserve"> PAGEREF _Toc228212167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E3BB87BE">
        <w:rPr>
          <w:rFonts w:ascii="Times New Roman" w:cs="Times New Roman"/>
          <w:noProof/>
          <w:webHidden/>
          <w:color w:val="000000"/>
          <w:rPrChange w:id="907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30</w:t>
      </w:r>
      <w:r w:rsidRPr="E3BB87BE">
        <w:rPr>
          <w:rFonts w:ascii="Times New Roman" w:cs="Times New Roman"/>
          <w:noProof/>
          <w:webHidden/>
          <w:color w:val="000000"/>
          <w:rPrChange w:id="908" w:author="ahmad sahrul" w:date="2026-04-27T20:12:00Z">
            <w:rPr>
              <w:noProof/>
              <w:webHidden/>
            </w:rPr>
          </w:rPrChange>
        </w:rPr>
        <w:fldChar w:fldCharType="end"/>
      </w:r>
      <w:r w:rsidRPr="F1D17C1E">
        <w:rPr>
          <w:rStyle w:val="Hyperlink"/>
          <w:rFonts w:ascii="Times New Roman" w:cs="Times New Roman"/>
          <w:noProof/>
          <w:color w:val="000000"/>
          <w:rPrChange w:id="909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8ED7D45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10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11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8C47160C">
        <w:rPr>
          <w:rStyle w:val="Hyperlink"/>
          <w:rFonts w:ascii="Times New Roman" w:cs="Times New Roman"/>
          <w:noProof/>
          <w:color w:val="000000"/>
          <w:rPrChange w:id="912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74B3DED0">
        <w:rPr>
          <w:rStyle w:val="Hyperlink"/>
          <w:rFonts w:ascii="Times New Roman" w:cs="Times New Roman"/>
          <w:noProof/>
          <w:color w:val="000000"/>
          <w:rPrChange w:id="91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E606C50">
        <w:rPr>
          <w:rFonts w:ascii="Times New Roman" w:cs="Times New Roman"/>
          <w:noProof/>
          <w:color w:val="000000"/>
          <w:rPrChange w:id="914" w:author="ahmad sahrul" w:date="2026-04-27T20:12:00Z">
            <w:rPr>
              <w:noProof/>
            </w:rPr>
          </w:rPrChange>
        </w:rPr>
        <w:instrText>HYPERLINK \l "_Toc228212168"</w:instrText>
      </w:r>
      <w:r w:rsidRPr="E9BB401C">
        <w:rPr>
          <w:rStyle w:val="Hyperlink"/>
          <w:rFonts w:ascii="Times New Roman" w:cs="Times New Roman"/>
          <w:noProof/>
          <w:color w:val="000000"/>
          <w:rPrChange w:id="91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8C47160C">
        <w:rPr>
          <w:rStyle w:val="Hyperlink"/>
          <w:rFonts w:ascii="Times New Roman" w:cs="Times New Roman"/>
          <w:noProof/>
          <w:color w:val="000000"/>
          <w:rPrChange w:id="916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2997D046">
        <w:rPr>
          <w:rStyle w:val="Hyperlink"/>
          <w:rFonts w:ascii="Times New Roman" w:hAnsi="Times New Roman" w:cs="Times New Roman"/>
          <w:noProof/>
          <w:color w:val="000000"/>
          <w:rPrChange w:id="917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5.4 Software Quality Attributes</w:t>
      </w:r>
      <w:r w:rsidRPr="14C00F83">
        <w:rPr>
          <w:rFonts w:ascii="Times New Roman" w:cs="Times New Roman"/>
          <w:noProof/>
          <w:webHidden/>
          <w:color w:val="000000"/>
          <w:rPrChange w:id="918" w:author="ahmad sahrul" w:date="2026-04-27T20:12:00Z">
            <w:rPr>
              <w:noProof/>
              <w:webHidden/>
            </w:rPr>
          </w:rPrChange>
        </w:rPr>
        <w:tab/>
      </w:r>
      <w:r w:rsidRPr="09F282F2">
        <w:rPr>
          <w:rFonts w:ascii="Times New Roman" w:cs="Times New Roman"/>
          <w:noProof/>
          <w:webHidden/>
          <w:color w:val="000000"/>
          <w:rPrChange w:id="919" w:author="ahmad sahrul" w:date="2026-04-27T20:12:00Z">
            <w:rPr>
              <w:noProof/>
              <w:webHidden/>
            </w:rPr>
          </w:rPrChange>
        </w:rPr>
        <w:fldChar w:fldCharType="begin"/>
      </w:r>
      <w:r w:rsidRPr="D38D4503">
        <w:rPr>
          <w:rFonts w:ascii="Times New Roman" w:cs="Times New Roman"/>
          <w:noProof/>
          <w:webHidden/>
          <w:color w:val="000000"/>
          <w:rPrChange w:id="920" w:author="ahmad sahrul" w:date="2026-04-27T20:12:00Z">
            <w:rPr>
              <w:noProof/>
              <w:webHidden/>
            </w:rPr>
          </w:rPrChange>
        </w:rPr>
        <w:instrText xml:space="preserve"> PAGEREF _Toc228212168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09F282F2">
        <w:rPr>
          <w:rFonts w:ascii="Times New Roman" w:cs="Times New Roman"/>
          <w:noProof/>
          <w:webHidden/>
          <w:color w:val="000000"/>
          <w:rPrChange w:id="921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31</w:t>
      </w:r>
      <w:r w:rsidRPr="09F282F2">
        <w:rPr>
          <w:rFonts w:ascii="Times New Roman" w:cs="Times New Roman"/>
          <w:noProof/>
          <w:webHidden/>
          <w:color w:val="000000"/>
          <w:rPrChange w:id="922" w:author="ahmad sahrul" w:date="2026-04-27T20:12:00Z">
            <w:rPr>
              <w:noProof/>
              <w:webHidden/>
            </w:rPr>
          </w:rPrChange>
        </w:rPr>
        <w:fldChar w:fldCharType="end"/>
      </w:r>
      <w:r w:rsidRPr="8C47160C">
        <w:rPr>
          <w:rStyle w:val="Hyperlink"/>
          <w:rFonts w:ascii="Times New Roman" w:cs="Times New Roman"/>
          <w:noProof/>
          <w:color w:val="000000"/>
          <w:rPrChange w:id="923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9EB8201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24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25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E8687D87">
        <w:rPr>
          <w:rStyle w:val="Hyperlink"/>
          <w:rFonts w:ascii="Times New Roman" w:cs="Times New Roman"/>
          <w:noProof/>
          <w:color w:val="000000"/>
          <w:rPrChange w:id="926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E84516AD">
        <w:rPr>
          <w:rStyle w:val="Hyperlink"/>
          <w:rFonts w:ascii="Times New Roman" w:cs="Times New Roman"/>
          <w:noProof/>
          <w:color w:val="000000"/>
          <w:rPrChange w:id="92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53E5AA72">
        <w:rPr>
          <w:rFonts w:ascii="Times New Roman" w:cs="Times New Roman"/>
          <w:noProof/>
          <w:color w:val="000000"/>
          <w:rPrChange w:id="928" w:author="ahmad sahrul" w:date="2026-04-27T20:12:00Z">
            <w:rPr>
              <w:noProof/>
            </w:rPr>
          </w:rPrChange>
        </w:rPr>
        <w:instrText>HYPERLINK \l "_Toc228212169"</w:instrText>
      </w:r>
      <w:r w:rsidRPr="441F4C64">
        <w:rPr>
          <w:rStyle w:val="Hyperlink"/>
          <w:rFonts w:ascii="Times New Roman" w:cs="Times New Roman"/>
          <w:noProof/>
          <w:color w:val="000000"/>
          <w:rPrChange w:id="92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E8687D87">
        <w:rPr>
          <w:rStyle w:val="Hyperlink"/>
          <w:rFonts w:ascii="Times New Roman" w:cs="Times New Roman"/>
          <w:noProof/>
          <w:color w:val="000000"/>
          <w:rPrChange w:id="930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FAEEDF8C">
        <w:rPr>
          <w:rStyle w:val="Hyperlink"/>
          <w:rFonts w:ascii="Times New Roman" w:hAnsi="Times New Roman" w:cs="Times New Roman"/>
          <w:noProof/>
          <w:color w:val="000000"/>
          <w:rPrChange w:id="931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5.5 Business Rules</w:t>
      </w:r>
      <w:r w:rsidRPr="9D2654AC">
        <w:rPr>
          <w:rFonts w:ascii="Times New Roman" w:cs="Times New Roman"/>
          <w:noProof/>
          <w:webHidden/>
          <w:color w:val="000000"/>
          <w:rPrChange w:id="932" w:author="ahmad sahrul" w:date="2026-04-27T20:12:00Z">
            <w:rPr>
              <w:noProof/>
              <w:webHidden/>
            </w:rPr>
          </w:rPrChange>
        </w:rPr>
        <w:tab/>
      </w:r>
      <w:r w:rsidRPr="810D96F3">
        <w:rPr>
          <w:rFonts w:ascii="Times New Roman" w:cs="Times New Roman"/>
          <w:noProof/>
          <w:webHidden/>
          <w:color w:val="000000"/>
          <w:rPrChange w:id="933" w:author="ahmad sahrul" w:date="2026-04-27T20:12:00Z">
            <w:rPr>
              <w:noProof/>
              <w:webHidden/>
            </w:rPr>
          </w:rPrChange>
        </w:rPr>
        <w:fldChar w:fldCharType="begin"/>
      </w:r>
      <w:r w:rsidRPr="9F3A697D">
        <w:rPr>
          <w:rFonts w:ascii="Times New Roman" w:cs="Times New Roman"/>
          <w:noProof/>
          <w:webHidden/>
          <w:color w:val="000000"/>
          <w:rPrChange w:id="934" w:author="ahmad sahrul" w:date="2026-04-27T20:12:00Z">
            <w:rPr>
              <w:noProof/>
              <w:webHidden/>
            </w:rPr>
          </w:rPrChange>
        </w:rPr>
        <w:instrText xml:space="preserve"> PAGEREF _Toc228212169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810D96F3">
        <w:rPr>
          <w:rFonts w:ascii="Times New Roman" w:cs="Times New Roman"/>
          <w:noProof/>
          <w:webHidden/>
          <w:color w:val="000000"/>
          <w:rPrChange w:id="935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31</w:t>
      </w:r>
      <w:r w:rsidRPr="810D96F3">
        <w:rPr>
          <w:rFonts w:ascii="Times New Roman" w:cs="Times New Roman"/>
          <w:noProof/>
          <w:webHidden/>
          <w:color w:val="000000"/>
          <w:rPrChange w:id="936" w:author="ahmad sahrul" w:date="2026-04-27T20:12:00Z">
            <w:rPr>
              <w:noProof/>
              <w:webHidden/>
            </w:rPr>
          </w:rPrChange>
        </w:rPr>
        <w:fldChar w:fldCharType="end"/>
      </w:r>
      <w:r w:rsidRPr="E8687D87">
        <w:rPr>
          <w:rStyle w:val="Hyperlink"/>
          <w:rFonts w:ascii="Times New Roman" w:cs="Times New Roman"/>
          <w:noProof/>
          <w:color w:val="000000"/>
          <w:rPrChange w:id="937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1AE73436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38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39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533C2E8C">
        <w:rPr>
          <w:rStyle w:val="Hyperlink"/>
          <w:rFonts w:ascii="Times New Roman" w:cs="Times New Roman"/>
          <w:noProof/>
          <w:color w:val="000000"/>
          <w:rPrChange w:id="940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DB9D1C5D">
        <w:rPr>
          <w:rStyle w:val="Hyperlink"/>
          <w:rFonts w:ascii="Times New Roman" w:cs="Times New Roman"/>
          <w:noProof/>
          <w:color w:val="000000"/>
          <w:rPrChange w:id="94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64B0AB4C">
        <w:rPr>
          <w:rFonts w:ascii="Times New Roman" w:cs="Times New Roman"/>
          <w:noProof/>
          <w:color w:val="000000"/>
          <w:rPrChange w:id="942" w:author="ahmad sahrul" w:date="2026-04-27T20:12:00Z">
            <w:rPr>
              <w:noProof/>
            </w:rPr>
          </w:rPrChange>
        </w:rPr>
        <w:instrText>HYPERLINK \l "_Toc228212170"</w:instrText>
      </w:r>
      <w:r w:rsidRPr="74670B81">
        <w:rPr>
          <w:rStyle w:val="Hyperlink"/>
          <w:rFonts w:ascii="Times New Roman" w:cs="Times New Roman"/>
          <w:noProof/>
          <w:color w:val="000000"/>
          <w:rPrChange w:id="94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33C2E8C">
        <w:rPr>
          <w:rStyle w:val="Hyperlink"/>
          <w:rFonts w:ascii="Times New Roman" w:cs="Times New Roman"/>
          <w:noProof/>
          <w:color w:val="000000"/>
          <w:rPrChange w:id="944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83C3C082">
        <w:rPr>
          <w:rStyle w:val="Hyperlink"/>
          <w:rFonts w:ascii="Times New Roman" w:hAnsi="Times New Roman" w:cs="Times New Roman"/>
          <w:noProof/>
          <w:color w:val="000000"/>
          <w:rPrChange w:id="945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6. Other Requirements</w:t>
      </w:r>
      <w:r w:rsidRPr="88EBC753">
        <w:rPr>
          <w:rFonts w:ascii="Times New Roman" w:cs="Times New Roman"/>
          <w:noProof/>
          <w:webHidden/>
          <w:color w:val="000000"/>
          <w:rPrChange w:id="946" w:author="ahmad sahrul" w:date="2026-04-27T20:12:00Z">
            <w:rPr>
              <w:noProof/>
              <w:webHidden/>
            </w:rPr>
          </w:rPrChange>
        </w:rPr>
        <w:tab/>
      </w:r>
      <w:r w:rsidRPr="899E23FC">
        <w:rPr>
          <w:rFonts w:ascii="Times New Roman" w:cs="Times New Roman"/>
          <w:noProof/>
          <w:webHidden/>
          <w:color w:val="000000"/>
          <w:rPrChange w:id="947" w:author="ahmad sahrul" w:date="2026-04-27T20:12:00Z">
            <w:rPr>
              <w:noProof/>
              <w:webHidden/>
            </w:rPr>
          </w:rPrChange>
        </w:rPr>
        <w:fldChar w:fldCharType="begin"/>
      </w:r>
      <w:r w:rsidRPr="8F2F4CCD">
        <w:rPr>
          <w:rFonts w:ascii="Times New Roman" w:cs="Times New Roman"/>
          <w:noProof/>
          <w:webHidden/>
          <w:color w:val="000000"/>
          <w:rPrChange w:id="948" w:author="ahmad sahrul" w:date="2026-04-27T20:12:00Z">
            <w:rPr>
              <w:noProof/>
              <w:webHidden/>
            </w:rPr>
          </w:rPrChange>
        </w:rPr>
        <w:instrText xml:space="preserve"> PAGEREF _Toc228212170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899E23FC">
        <w:rPr>
          <w:rFonts w:ascii="Times New Roman" w:cs="Times New Roman"/>
          <w:noProof/>
          <w:webHidden/>
          <w:color w:val="000000"/>
          <w:rPrChange w:id="949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32</w:t>
      </w:r>
      <w:r w:rsidRPr="899E23FC">
        <w:rPr>
          <w:rFonts w:ascii="Times New Roman" w:cs="Times New Roman"/>
          <w:noProof/>
          <w:webHidden/>
          <w:color w:val="000000"/>
          <w:rPrChange w:id="950" w:author="ahmad sahrul" w:date="2026-04-27T20:12:00Z">
            <w:rPr>
              <w:noProof/>
              <w:webHidden/>
            </w:rPr>
          </w:rPrChange>
        </w:rPr>
        <w:fldChar w:fldCharType="end"/>
      </w:r>
      <w:r w:rsidRPr="533C2E8C">
        <w:rPr>
          <w:rStyle w:val="Hyperlink"/>
          <w:rFonts w:ascii="Times New Roman" w:cs="Times New Roman"/>
          <w:noProof/>
          <w:color w:val="000000"/>
          <w:rPrChange w:id="951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2CAB8E9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52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53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41A9D0E9">
        <w:rPr>
          <w:rStyle w:val="Hyperlink"/>
          <w:rFonts w:ascii="Times New Roman" w:cs="Times New Roman"/>
          <w:noProof/>
          <w:color w:val="000000"/>
          <w:rPrChange w:id="954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B4C5F204">
        <w:rPr>
          <w:rStyle w:val="Hyperlink"/>
          <w:rFonts w:ascii="Times New Roman" w:cs="Times New Roman"/>
          <w:noProof/>
          <w:color w:val="000000"/>
          <w:rPrChange w:id="95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832AB35E">
        <w:rPr>
          <w:rFonts w:ascii="Times New Roman" w:cs="Times New Roman"/>
          <w:noProof/>
          <w:color w:val="000000"/>
          <w:rPrChange w:id="956" w:author="ahmad sahrul" w:date="2026-04-27T20:12:00Z">
            <w:rPr>
              <w:noProof/>
            </w:rPr>
          </w:rPrChange>
        </w:rPr>
        <w:instrText>HYPERLINK \l "_Toc228212171"</w:instrText>
      </w:r>
      <w:r w:rsidRPr="D654DB6A">
        <w:rPr>
          <w:rStyle w:val="Hyperlink"/>
          <w:rFonts w:ascii="Times New Roman" w:cs="Times New Roman"/>
          <w:noProof/>
          <w:color w:val="000000"/>
          <w:rPrChange w:id="95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1A9D0E9">
        <w:rPr>
          <w:rStyle w:val="Hyperlink"/>
          <w:rFonts w:ascii="Times New Roman" w:cs="Times New Roman"/>
          <w:noProof/>
          <w:color w:val="000000"/>
          <w:rPrChange w:id="958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93C4C117">
        <w:rPr>
          <w:rStyle w:val="Hyperlink"/>
          <w:rFonts w:ascii="Times New Roman" w:hAnsi="Times New Roman" w:cs="Times New Roman"/>
          <w:noProof/>
          <w:color w:val="000000"/>
          <w:rPrChange w:id="959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Appendix A: Glossary</w:t>
      </w:r>
      <w:r w:rsidRPr="5F40E0D1">
        <w:rPr>
          <w:rFonts w:ascii="Times New Roman" w:cs="Times New Roman"/>
          <w:noProof/>
          <w:webHidden/>
          <w:color w:val="000000"/>
          <w:rPrChange w:id="960" w:author="ahmad sahrul" w:date="2026-04-27T20:12:00Z">
            <w:rPr>
              <w:noProof/>
              <w:webHidden/>
            </w:rPr>
          </w:rPrChange>
        </w:rPr>
        <w:tab/>
      </w:r>
      <w:r w:rsidRPr="6D051642">
        <w:rPr>
          <w:rFonts w:ascii="Times New Roman" w:cs="Times New Roman"/>
          <w:noProof/>
          <w:webHidden/>
          <w:color w:val="000000"/>
          <w:rPrChange w:id="961" w:author="ahmad sahrul" w:date="2026-04-27T20:12:00Z">
            <w:rPr>
              <w:noProof/>
              <w:webHidden/>
            </w:rPr>
          </w:rPrChange>
        </w:rPr>
        <w:fldChar w:fldCharType="begin"/>
      </w:r>
      <w:r w:rsidRPr="48579707">
        <w:rPr>
          <w:rFonts w:ascii="Times New Roman" w:cs="Times New Roman"/>
          <w:noProof/>
          <w:webHidden/>
          <w:color w:val="000000"/>
          <w:rPrChange w:id="962" w:author="ahmad sahrul" w:date="2026-04-27T20:12:00Z">
            <w:rPr>
              <w:noProof/>
              <w:webHidden/>
            </w:rPr>
          </w:rPrChange>
        </w:rPr>
        <w:instrText xml:space="preserve"> PAGEREF _Toc228212171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D051642">
        <w:rPr>
          <w:rFonts w:ascii="Times New Roman" w:cs="Times New Roman"/>
          <w:noProof/>
          <w:webHidden/>
          <w:color w:val="000000"/>
          <w:rPrChange w:id="963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33</w:t>
      </w:r>
      <w:r w:rsidRPr="6D051642">
        <w:rPr>
          <w:rFonts w:ascii="Times New Roman" w:cs="Times New Roman"/>
          <w:noProof/>
          <w:webHidden/>
          <w:color w:val="000000"/>
          <w:rPrChange w:id="964" w:author="ahmad sahrul" w:date="2026-04-27T20:12:00Z">
            <w:rPr>
              <w:noProof/>
              <w:webHidden/>
            </w:rPr>
          </w:rPrChange>
        </w:rPr>
        <w:fldChar w:fldCharType="end"/>
      </w:r>
      <w:r w:rsidRPr="41A9D0E9">
        <w:rPr>
          <w:rStyle w:val="Hyperlink"/>
          <w:rFonts w:ascii="Times New Roman" w:cs="Times New Roman"/>
          <w:noProof/>
          <w:color w:val="000000"/>
          <w:rPrChange w:id="965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26248C73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66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67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DCCF83E1">
        <w:rPr>
          <w:rStyle w:val="Hyperlink"/>
          <w:rFonts w:ascii="Times New Roman" w:cs="Times New Roman"/>
          <w:noProof/>
          <w:color w:val="000000"/>
          <w:rPrChange w:id="968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1B3E960C">
        <w:rPr>
          <w:rStyle w:val="Hyperlink"/>
          <w:rFonts w:ascii="Times New Roman" w:cs="Times New Roman"/>
          <w:noProof/>
          <w:color w:val="000000"/>
          <w:rPrChange w:id="96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7B0ABC4">
        <w:rPr>
          <w:rFonts w:ascii="Times New Roman" w:cs="Times New Roman"/>
          <w:noProof/>
          <w:color w:val="000000"/>
          <w:rPrChange w:id="970" w:author="ahmad sahrul" w:date="2026-04-27T20:12:00Z">
            <w:rPr>
              <w:noProof/>
            </w:rPr>
          </w:rPrChange>
        </w:rPr>
        <w:instrText>HYPERLINK \l "_Toc228212172"</w:instrText>
      </w:r>
      <w:r w:rsidRPr="A4A5DD35">
        <w:rPr>
          <w:rStyle w:val="Hyperlink"/>
          <w:rFonts w:ascii="Times New Roman" w:cs="Times New Roman"/>
          <w:noProof/>
          <w:color w:val="000000"/>
          <w:rPrChange w:id="97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DCCF83E1">
        <w:rPr>
          <w:rStyle w:val="Hyperlink"/>
          <w:rFonts w:ascii="Times New Roman" w:cs="Times New Roman"/>
          <w:noProof/>
          <w:color w:val="000000"/>
          <w:rPrChange w:id="972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4C0BCD50">
        <w:rPr>
          <w:rStyle w:val="Hyperlink"/>
          <w:rFonts w:ascii="Times New Roman" w:hAnsi="Times New Roman" w:cs="Times New Roman"/>
          <w:noProof/>
          <w:color w:val="000000"/>
          <w:rPrChange w:id="973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Appendix B: Analysis Models</w:t>
      </w:r>
      <w:r w:rsidRPr="DC89B867">
        <w:rPr>
          <w:rFonts w:ascii="Times New Roman" w:cs="Times New Roman"/>
          <w:noProof/>
          <w:webHidden/>
          <w:color w:val="000000"/>
          <w:rPrChange w:id="974" w:author="ahmad sahrul" w:date="2026-04-27T20:12:00Z">
            <w:rPr>
              <w:noProof/>
              <w:webHidden/>
            </w:rPr>
          </w:rPrChange>
        </w:rPr>
        <w:tab/>
      </w:r>
      <w:r w:rsidRPr="891C2EA0">
        <w:rPr>
          <w:rFonts w:ascii="Times New Roman" w:cs="Times New Roman"/>
          <w:noProof/>
          <w:webHidden/>
          <w:color w:val="000000"/>
          <w:rPrChange w:id="975" w:author="ahmad sahrul" w:date="2026-04-27T20:12:00Z">
            <w:rPr>
              <w:noProof/>
              <w:webHidden/>
            </w:rPr>
          </w:rPrChange>
        </w:rPr>
        <w:fldChar w:fldCharType="begin"/>
      </w:r>
      <w:r w:rsidRPr="3CADE5C4">
        <w:rPr>
          <w:rFonts w:ascii="Times New Roman" w:cs="Times New Roman"/>
          <w:noProof/>
          <w:webHidden/>
          <w:color w:val="000000"/>
          <w:rPrChange w:id="976" w:author="ahmad sahrul" w:date="2026-04-27T20:12:00Z">
            <w:rPr>
              <w:noProof/>
              <w:webHidden/>
            </w:rPr>
          </w:rPrChange>
        </w:rPr>
        <w:instrText xml:space="preserve"> PAGEREF _Toc228212172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891C2EA0">
        <w:rPr>
          <w:rFonts w:ascii="Times New Roman" w:cs="Times New Roman"/>
          <w:noProof/>
          <w:webHidden/>
          <w:color w:val="000000"/>
          <w:rPrChange w:id="977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35</w:t>
      </w:r>
      <w:r w:rsidRPr="891C2EA0">
        <w:rPr>
          <w:rFonts w:ascii="Times New Roman" w:cs="Times New Roman"/>
          <w:noProof/>
          <w:webHidden/>
          <w:color w:val="000000"/>
          <w:rPrChange w:id="978" w:author="ahmad sahrul" w:date="2026-04-27T20:12:00Z">
            <w:rPr>
              <w:noProof/>
              <w:webHidden/>
            </w:rPr>
          </w:rPrChange>
        </w:rPr>
        <w:fldChar w:fldCharType="end"/>
      </w:r>
      <w:r w:rsidRPr="DCCF83E1">
        <w:rPr>
          <w:rStyle w:val="Hyperlink"/>
          <w:rFonts w:ascii="Times New Roman" w:cs="Times New Roman"/>
          <w:noProof/>
          <w:color w:val="000000"/>
          <w:rPrChange w:id="979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32CEE65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80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81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C4DBA691">
        <w:rPr>
          <w:rStyle w:val="Hyperlink"/>
          <w:rFonts w:ascii="Times New Roman" w:cs="Times New Roman"/>
          <w:noProof/>
          <w:color w:val="000000"/>
          <w:rPrChange w:id="982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DBAB67F4">
        <w:rPr>
          <w:rStyle w:val="Hyperlink"/>
          <w:rFonts w:ascii="Times New Roman" w:cs="Times New Roman"/>
          <w:noProof/>
          <w:color w:val="000000"/>
          <w:rPrChange w:id="98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A3BCC43">
        <w:rPr>
          <w:rFonts w:ascii="Times New Roman" w:cs="Times New Roman"/>
          <w:noProof/>
          <w:color w:val="000000"/>
          <w:rPrChange w:id="984" w:author="ahmad sahrul" w:date="2026-04-27T20:12:00Z">
            <w:rPr>
              <w:noProof/>
            </w:rPr>
          </w:rPrChange>
        </w:rPr>
        <w:instrText>HYPERLINK \l "_Toc228212173"</w:instrText>
      </w:r>
      <w:r w:rsidRPr="1CBE0D66">
        <w:rPr>
          <w:rStyle w:val="Hyperlink"/>
          <w:rFonts w:ascii="Times New Roman" w:cs="Times New Roman"/>
          <w:noProof/>
          <w:color w:val="000000"/>
          <w:rPrChange w:id="98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C4DBA691">
        <w:rPr>
          <w:rStyle w:val="Hyperlink"/>
          <w:rFonts w:ascii="Times New Roman" w:cs="Times New Roman"/>
          <w:noProof/>
          <w:color w:val="000000"/>
          <w:rPrChange w:id="986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B85AFBD6">
        <w:rPr>
          <w:rStyle w:val="Hyperlink"/>
          <w:rFonts w:ascii="Times New Roman" w:hAnsi="Times New Roman" w:cs="Times New Roman"/>
          <w:noProof/>
          <w:color w:val="000000"/>
          <w:rPrChange w:id="987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B.1 Class Diagram</w:t>
      </w:r>
      <w:r w:rsidRPr="349DA502">
        <w:rPr>
          <w:rFonts w:ascii="Times New Roman" w:cs="Times New Roman"/>
          <w:noProof/>
          <w:webHidden/>
          <w:color w:val="000000"/>
          <w:rPrChange w:id="988" w:author="ahmad sahrul" w:date="2026-04-27T20:12:00Z">
            <w:rPr>
              <w:noProof/>
              <w:webHidden/>
            </w:rPr>
          </w:rPrChange>
        </w:rPr>
        <w:tab/>
      </w:r>
      <w:r w:rsidRPr="26509F19">
        <w:rPr>
          <w:rFonts w:ascii="Times New Roman" w:cs="Times New Roman"/>
          <w:noProof/>
          <w:webHidden/>
          <w:color w:val="000000"/>
          <w:rPrChange w:id="989" w:author="ahmad sahrul" w:date="2026-04-27T20:12:00Z">
            <w:rPr>
              <w:noProof/>
              <w:webHidden/>
            </w:rPr>
          </w:rPrChange>
        </w:rPr>
        <w:fldChar w:fldCharType="begin"/>
      </w:r>
      <w:r w:rsidRPr="6F272C6C">
        <w:rPr>
          <w:rFonts w:ascii="Times New Roman" w:cs="Times New Roman"/>
          <w:noProof/>
          <w:webHidden/>
          <w:color w:val="000000"/>
          <w:rPrChange w:id="990" w:author="ahmad sahrul" w:date="2026-04-27T20:12:00Z">
            <w:rPr>
              <w:noProof/>
              <w:webHidden/>
            </w:rPr>
          </w:rPrChange>
        </w:rPr>
        <w:instrText xml:space="preserve"> PAGEREF _Toc228212173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26509F19">
        <w:rPr>
          <w:rFonts w:ascii="Times New Roman" w:cs="Times New Roman"/>
          <w:noProof/>
          <w:webHidden/>
          <w:color w:val="000000"/>
          <w:rPrChange w:id="991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35</w:t>
      </w:r>
      <w:r w:rsidRPr="26509F19">
        <w:rPr>
          <w:rFonts w:ascii="Times New Roman" w:cs="Times New Roman"/>
          <w:noProof/>
          <w:webHidden/>
          <w:color w:val="000000"/>
          <w:rPrChange w:id="992" w:author="ahmad sahrul" w:date="2026-04-27T20:12:00Z">
            <w:rPr>
              <w:noProof/>
              <w:webHidden/>
            </w:rPr>
          </w:rPrChange>
        </w:rPr>
        <w:fldChar w:fldCharType="end"/>
      </w:r>
      <w:r w:rsidRPr="C4DBA691">
        <w:rPr>
          <w:rStyle w:val="Hyperlink"/>
          <w:rFonts w:ascii="Times New Roman" w:cs="Times New Roman"/>
          <w:noProof/>
          <w:color w:val="000000"/>
          <w:rPrChange w:id="993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4DC271A1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994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995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405C405C">
        <w:rPr>
          <w:rStyle w:val="Hyperlink"/>
          <w:rFonts w:ascii="Times New Roman" w:cs="Times New Roman"/>
          <w:noProof/>
          <w:color w:val="000000"/>
          <w:rPrChange w:id="996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EE8F1732">
        <w:rPr>
          <w:rStyle w:val="Hyperlink"/>
          <w:rFonts w:ascii="Times New Roman" w:cs="Times New Roman"/>
          <w:noProof/>
          <w:color w:val="000000"/>
          <w:rPrChange w:id="99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F06994FB">
        <w:rPr>
          <w:rFonts w:ascii="Times New Roman" w:cs="Times New Roman"/>
          <w:noProof/>
          <w:color w:val="000000"/>
          <w:rPrChange w:id="998" w:author="ahmad sahrul" w:date="2026-04-27T20:12:00Z">
            <w:rPr>
              <w:noProof/>
            </w:rPr>
          </w:rPrChange>
        </w:rPr>
        <w:instrText>HYPERLINK \l "_Toc228212174"</w:instrText>
      </w:r>
      <w:r w:rsidRPr="393B2225">
        <w:rPr>
          <w:rStyle w:val="Hyperlink"/>
          <w:rFonts w:ascii="Times New Roman" w:cs="Times New Roman"/>
          <w:noProof/>
          <w:color w:val="000000"/>
          <w:rPrChange w:id="99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405C405C">
        <w:rPr>
          <w:rStyle w:val="Hyperlink"/>
          <w:rFonts w:ascii="Times New Roman" w:cs="Times New Roman"/>
          <w:noProof/>
          <w:color w:val="000000"/>
          <w:rPrChange w:id="1000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7B591690">
        <w:rPr>
          <w:rStyle w:val="Hyperlink"/>
          <w:rFonts w:ascii="Times New Roman" w:hAnsi="Times New Roman" w:cs="Times New Roman"/>
          <w:noProof/>
          <w:color w:val="000000"/>
          <w:rPrChange w:id="1001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B.2 Component Diagram</w:t>
      </w:r>
      <w:r w:rsidRPr="A19C8BFD">
        <w:rPr>
          <w:rFonts w:ascii="Times New Roman" w:cs="Times New Roman"/>
          <w:noProof/>
          <w:webHidden/>
          <w:color w:val="000000"/>
          <w:rPrChange w:id="1002" w:author="ahmad sahrul" w:date="2026-04-27T20:12:00Z">
            <w:rPr>
              <w:noProof/>
              <w:webHidden/>
            </w:rPr>
          </w:rPrChange>
        </w:rPr>
        <w:tab/>
      </w:r>
      <w:r w:rsidRPr="72EEEF4B">
        <w:rPr>
          <w:rFonts w:ascii="Times New Roman" w:cs="Times New Roman"/>
          <w:noProof/>
          <w:webHidden/>
          <w:color w:val="000000"/>
          <w:rPrChange w:id="1003" w:author="ahmad sahrul" w:date="2026-04-27T20:12:00Z">
            <w:rPr>
              <w:noProof/>
              <w:webHidden/>
            </w:rPr>
          </w:rPrChange>
        </w:rPr>
        <w:fldChar w:fldCharType="begin"/>
      </w:r>
      <w:r w:rsidRPr="311EDD45">
        <w:rPr>
          <w:rFonts w:ascii="Times New Roman" w:cs="Times New Roman"/>
          <w:noProof/>
          <w:webHidden/>
          <w:color w:val="000000"/>
          <w:rPrChange w:id="1004" w:author="ahmad sahrul" w:date="2026-04-27T20:12:00Z">
            <w:rPr>
              <w:noProof/>
              <w:webHidden/>
            </w:rPr>
          </w:rPrChange>
        </w:rPr>
        <w:instrText xml:space="preserve"> PAGEREF _Toc228212174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72EEEF4B">
        <w:rPr>
          <w:rFonts w:ascii="Times New Roman" w:cs="Times New Roman"/>
          <w:noProof/>
          <w:webHidden/>
          <w:color w:val="000000"/>
          <w:rPrChange w:id="1005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36</w:t>
      </w:r>
      <w:r w:rsidRPr="72EEEF4B">
        <w:rPr>
          <w:rFonts w:ascii="Times New Roman" w:cs="Times New Roman"/>
          <w:noProof/>
          <w:webHidden/>
          <w:color w:val="000000"/>
          <w:rPrChange w:id="1006" w:author="ahmad sahrul" w:date="2026-04-27T20:12:00Z">
            <w:rPr>
              <w:noProof/>
              <w:webHidden/>
            </w:rPr>
          </w:rPrChange>
        </w:rPr>
        <w:fldChar w:fldCharType="end"/>
      </w:r>
      <w:r w:rsidRPr="405C405C">
        <w:rPr>
          <w:rStyle w:val="Hyperlink"/>
          <w:rFonts w:ascii="Times New Roman" w:cs="Times New Roman"/>
          <w:noProof/>
          <w:color w:val="000000"/>
          <w:rPrChange w:id="1007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378E1EA1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1008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1009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5CADEEF4">
        <w:rPr>
          <w:rStyle w:val="Hyperlink"/>
          <w:rFonts w:ascii="Times New Roman" w:cs="Times New Roman"/>
          <w:noProof/>
          <w:color w:val="000000"/>
          <w:rPrChange w:id="1010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AC5F59F9">
        <w:rPr>
          <w:rStyle w:val="Hyperlink"/>
          <w:rFonts w:ascii="Times New Roman" w:cs="Times New Roman"/>
          <w:noProof/>
          <w:color w:val="000000"/>
          <w:rPrChange w:id="101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27907E9">
        <w:rPr>
          <w:rFonts w:ascii="Times New Roman" w:cs="Times New Roman"/>
          <w:noProof/>
          <w:color w:val="000000"/>
          <w:rPrChange w:id="1012" w:author="ahmad sahrul" w:date="2026-04-27T20:12:00Z">
            <w:rPr>
              <w:noProof/>
            </w:rPr>
          </w:rPrChange>
        </w:rPr>
        <w:instrText>HYPERLINK \l "_Toc228212175"</w:instrText>
      </w:r>
      <w:r w:rsidRPr="94470BF5">
        <w:rPr>
          <w:rStyle w:val="Hyperlink"/>
          <w:rFonts w:ascii="Times New Roman" w:cs="Times New Roman"/>
          <w:noProof/>
          <w:color w:val="000000"/>
          <w:rPrChange w:id="1013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5CADEEF4">
        <w:rPr>
          <w:rStyle w:val="Hyperlink"/>
          <w:rFonts w:ascii="Times New Roman" w:cs="Times New Roman"/>
          <w:noProof/>
          <w:color w:val="000000"/>
          <w:rPrChange w:id="1014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A5B82B52">
        <w:rPr>
          <w:rStyle w:val="Hyperlink"/>
          <w:rFonts w:ascii="Times New Roman" w:hAnsi="Times New Roman" w:cs="Times New Roman"/>
          <w:noProof/>
          <w:color w:val="000000"/>
          <w:rPrChange w:id="1015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B.3 Deployment Diagram</w:t>
      </w:r>
      <w:r w:rsidRPr="56509D91">
        <w:rPr>
          <w:rFonts w:ascii="Times New Roman" w:cs="Times New Roman"/>
          <w:noProof/>
          <w:webHidden/>
          <w:color w:val="000000"/>
          <w:rPrChange w:id="1016" w:author="ahmad sahrul" w:date="2026-04-27T20:12:00Z">
            <w:rPr>
              <w:noProof/>
              <w:webHidden/>
            </w:rPr>
          </w:rPrChange>
        </w:rPr>
        <w:tab/>
      </w:r>
      <w:r w:rsidRPr="FA1248ED">
        <w:rPr>
          <w:rFonts w:ascii="Times New Roman" w:cs="Times New Roman"/>
          <w:noProof/>
          <w:webHidden/>
          <w:color w:val="000000"/>
          <w:rPrChange w:id="1017" w:author="ahmad sahrul" w:date="2026-04-27T20:12:00Z">
            <w:rPr>
              <w:noProof/>
              <w:webHidden/>
            </w:rPr>
          </w:rPrChange>
        </w:rPr>
        <w:fldChar w:fldCharType="begin"/>
      </w:r>
      <w:r w:rsidRPr="3DA30D47">
        <w:rPr>
          <w:rFonts w:ascii="Times New Roman" w:cs="Times New Roman"/>
          <w:noProof/>
          <w:webHidden/>
          <w:color w:val="000000"/>
          <w:rPrChange w:id="1018" w:author="ahmad sahrul" w:date="2026-04-27T20:12:00Z">
            <w:rPr>
              <w:noProof/>
              <w:webHidden/>
            </w:rPr>
          </w:rPrChange>
        </w:rPr>
        <w:instrText xml:space="preserve"> PAGEREF _Toc228212175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FA1248ED">
        <w:rPr>
          <w:rFonts w:ascii="Times New Roman" w:cs="Times New Roman"/>
          <w:noProof/>
          <w:webHidden/>
          <w:color w:val="000000"/>
          <w:rPrChange w:id="1019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37</w:t>
      </w:r>
      <w:r w:rsidRPr="FA1248ED">
        <w:rPr>
          <w:rFonts w:ascii="Times New Roman" w:cs="Times New Roman"/>
          <w:noProof/>
          <w:webHidden/>
          <w:color w:val="000000"/>
          <w:rPrChange w:id="1020" w:author="ahmad sahrul" w:date="2026-04-27T20:12:00Z">
            <w:rPr>
              <w:noProof/>
              <w:webHidden/>
            </w:rPr>
          </w:rPrChange>
        </w:rPr>
        <w:fldChar w:fldCharType="end"/>
      </w:r>
      <w:r w:rsidRPr="5CADEEF4">
        <w:rPr>
          <w:rStyle w:val="Hyperlink"/>
          <w:rFonts w:ascii="Times New Roman" w:cs="Times New Roman"/>
          <w:noProof/>
          <w:color w:val="000000"/>
          <w:rPrChange w:id="1021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239EAF7" w14:textId="77777777" w:rsidR="00BF190D" w:rsidRPr="00BF190D" w:rsidRDefault="00000000">
      <w:pPr>
        <w:pStyle w:val="TOC2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1022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1023" w:author="6781" w:date="2026-04-27T23:07:00Z">
          <w:pPr>
            <w:pStyle w:val="TOC2"/>
            <w:tabs>
              <w:tab w:val="right" w:leader="dot" w:pos="7927"/>
            </w:tabs>
          </w:pPr>
        </w:pPrChange>
      </w:pPr>
      <w:r w:rsidRPr="FAFBEE18">
        <w:rPr>
          <w:rStyle w:val="Hyperlink"/>
          <w:rFonts w:ascii="Times New Roman" w:cs="Times New Roman"/>
          <w:noProof/>
          <w:color w:val="000000"/>
          <w:rPrChange w:id="1024" w:author="ahmad sahrul" w:date="2026-04-27T20:12:00Z">
            <w:rPr>
              <w:rStyle w:val="Hyperlink"/>
              <w:noProof/>
            </w:rPr>
          </w:rPrChange>
        </w:rPr>
        <w:fldChar w:fldCharType="begin"/>
      </w:r>
      <w:r w:rsidRPr="C2D9B508">
        <w:rPr>
          <w:rStyle w:val="Hyperlink"/>
          <w:rFonts w:ascii="Times New Roman" w:cs="Times New Roman"/>
          <w:noProof/>
          <w:color w:val="000000"/>
          <w:rPrChange w:id="1025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77B7FC9F">
        <w:rPr>
          <w:rFonts w:ascii="Times New Roman" w:cs="Times New Roman"/>
          <w:noProof/>
          <w:color w:val="000000"/>
          <w:rPrChange w:id="1026" w:author="ahmad sahrul" w:date="2026-04-27T20:12:00Z">
            <w:rPr>
              <w:noProof/>
            </w:rPr>
          </w:rPrChange>
        </w:rPr>
        <w:instrText>HYPERLINK \l "_Toc228212176"</w:instrText>
      </w:r>
      <w:r w:rsidRPr="AD08EBB2">
        <w:rPr>
          <w:rStyle w:val="Hyperlink"/>
          <w:rFonts w:ascii="Times New Roman" w:cs="Times New Roman"/>
          <w:noProof/>
          <w:color w:val="000000"/>
          <w:rPrChange w:id="1027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FAFBEE18">
        <w:rPr>
          <w:rStyle w:val="Hyperlink"/>
          <w:rFonts w:ascii="Times New Roman" w:cs="Times New Roman"/>
          <w:noProof/>
          <w:color w:val="000000"/>
          <w:rPrChange w:id="1028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76184B66">
        <w:rPr>
          <w:rStyle w:val="Hyperlink"/>
          <w:rFonts w:ascii="Times New Roman" w:hAnsi="Times New Roman" w:cs="Times New Roman"/>
          <w:noProof/>
          <w:color w:val="000000"/>
          <w:rPrChange w:id="1029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B.4 Entity Relationship Diagram (ERD)</w:t>
      </w:r>
      <w:r w:rsidRPr="B7AA5D3F">
        <w:rPr>
          <w:rFonts w:ascii="Times New Roman" w:cs="Times New Roman"/>
          <w:noProof/>
          <w:webHidden/>
          <w:color w:val="000000"/>
          <w:rPrChange w:id="1030" w:author="ahmad sahrul" w:date="2026-04-27T20:12:00Z">
            <w:rPr>
              <w:noProof/>
              <w:webHidden/>
            </w:rPr>
          </w:rPrChange>
        </w:rPr>
        <w:tab/>
      </w:r>
      <w:r w:rsidRPr="CD061C47">
        <w:rPr>
          <w:rFonts w:ascii="Times New Roman" w:cs="Times New Roman"/>
          <w:noProof/>
          <w:webHidden/>
          <w:color w:val="000000"/>
          <w:rPrChange w:id="1031" w:author="ahmad sahrul" w:date="2026-04-27T20:12:00Z">
            <w:rPr>
              <w:noProof/>
              <w:webHidden/>
            </w:rPr>
          </w:rPrChange>
        </w:rPr>
        <w:fldChar w:fldCharType="begin"/>
      </w:r>
      <w:r w:rsidRPr="93585FC3">
        <w:rPr>
          <w:rFonts w:ascii="Times New Roman" w:cs="Times New Roman"/>
          <w:noProof/>
          <w:webHidden/>
          <w:color w:val="000000"/>
          <w:rPrChange w:id="1032" w:author="ahmad sahrul" w:date="2026-04-27T20:12:00Z">
            <w:rPr>
              <w:noProof/>
              <w:webHidden/>
            </w:rPr>
          </w:rPrChange>
        </w:rPr>
        <w:instrText xml:space="preserve"> PAGEREF _Toc228212176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CD061C47">
        <w:rPr>
          <w:rFonts w:ascii="Times New Roman" w:cs="Times New Roman"/>
          <w:noProof/>
          <w:webHidden/>
          <w:color w:val="000000"/>
          <w:rPrChange w:id="1033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37</w:t>
      </w:r>
      <w:r w:rsidRPr="CD061C47">
        <w:rPr>
          <w:rFonts w:ascii="Times New Roman" w:cs="Times New Roman"/>
          <w:noProof/>
          <w:webHidden/>
          <w:color w:val="000000"/>
          <w:rPrChange w:id="1034" w:author="ahmad sahrul" w:date="2026-04-27T20:12:00Z">
            <w:rPr>
              <w:noProof/>
              <w:webHidden/>
            </w:rPr>
          </w:rPrChange>
        </w:rPr>
        <w:fldChar w:fldCharType="end"/>
      </w:r>
      <w:r w:rsidRPr="FAFBEE18">
        <w:rPr>
          <w:rStyle w:val="Hyperlink"/>
          <w:rFonts w:ascii="Times New Roman" w:cs="Times New Roman"/>
          <w:noProof/>
          <w:color w:val="000000"/>
          <w:rPrChange w:id="1035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62F7F5D2" w14:textId="77777777" w:rsidR="00BF190D" w:rsidRPr="00BF190D" w:rsidRDefault="00000000">
      <w:pPr>
        <w:pStyle w:val="TOC1"/>
        <w:tabs>
          <w:tab w:val="right" w:leader="dot" w:pos="7927"/>
        </w:tabs>
        <w:jc w:val="both"/>
        <w:rPr>
          <w:rFonts w:ascii="Times New Roman" w:eastAsia="SimSun" w:hAnsi="Times New Roman" w:cs="Times New Roman"/>
          <w:noProof/>
          <w:color w:val="000000"/>
          <w:kern w:val="2"/>
          <w:sz w:val="24"/>
          <w:szCs w:val="24"/>
          <w:lang w:val="en-ID" w:eastAsia="en-ID"/>
          <w14:ligatures w14:val="standardContextual"/>
          <w:rPrChange w:id="1036" w:author="ahmad sahrul" w:date="2026-04-27T20:12:00Z">
            <w:rPr>
              <w:rFonts w:ascii="Aptos" w:eastAsia="SimSun" w:hAnsi="Aptos" w:cs="SimSu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rPrChange>
        </w:rPr>
        <w:pPrChange w:id="1037" w:author="6781" w:date="2026-04-27T23:07:00Z">
          <w:pPr>
            <w:pStyle w:val="TOC1"/>
            <w:tabs>
              <w:tab w:val="right" w:leader="dot" w:pos="7927"/>
            </w:tabs>
          </w:pPr>
        </w:pPrChange>
      </w:pPr>
      <w:r w:rsidRPr="3478FE1D">
        <w:rPr>
          <w:rStyle w:val="Hyperlink"/>
          <w:rFonts w:ascii="Times New Roman" w:cs="Times New Roman"/>
          <w:noProof/>
          <w:color w:val="000000"/>
          <w:rPrChange w:id="1038" w:author="ahmad sahrul" w:date="2026-04-27T20:12:00Z">
            <w:rPr>
              <w:rStyle w:val="Hyperlink"/>
              <w:noProof/>
            </w:rPr>
          </w:rPrChange>
        </w:rPr>
        <w:lastRenderedPageBreak/>
        <w:fldChar w:fldCharType="begin"/>
      </w:r>
      <w:r w:rsidRPr="A5235309">
        <w:rPr>
          <w:rStyle w:val="Hyperlink"/>
          <w:rFonts w:ascii="Times New Roman" w:cs="Times New Roman"/>
          <w:noProof/>
          <w:color w:val="000000"/>
          <w:rPrChange w:id="1039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E0699CE8">
        <w:rPr>
          <w:rFonts w:ascii="Times New Roman" w:cs="Times New Roman"/>
          <w:noProof/>
          <w:color w:val="000000"/>
          <w:rPrChange w:id="1040" w:author="ahmad sahrul" w:date="2026-04-27T20:12:00Z">
            <w:rPr>
              <w:noProof/>
            </w:rPr>
          </w:rPrChange>
        </w:rPr>
        <w:instrText>HYPERLINK \l "_Toc228212177"</w:instrText>
      </w:r>
      <w:r w:rsidRPr="1A42E3E2">
        <w:rPr>
          <w:rStyle w:val="Hyperlink"/>
          <w:rFonts w:ascii="Times New Roman" w:cs="Times New Roman"/>
          <w:noProof/>
          <w:color w:val="000000"/>
          <w:rPrChange w:id="1041" w:author="ahmad sahrul" w:date="2026-04-27T20:12:00Z">
            <w:rPr>
              <w:rStyle w:val="Hyperlink"/>
              <w:noProof/>
            </w:rPr>
          </w:rPrChange>
        </w:rPr>
        <w:instrText xml:space="preserve"> </w:instrText>
      </w:r>
      <w:r w:rsidRPr="00405D18">
        <w:rPr>
          <w:rStyle w:val="Hyperlink"/>
          <w:rFonts w:ascii="Times New Roman" w:cs="Times New Roman"/>
          <w:noProof/>
          <w:color w:val="000000"/>
        </w:rPr>
      </w:r>
      <w:r w:rsidRPr="3478FE1D">
        <w:rPr>
          <w:rStyle w:val="Hyperlink"/>
          <w:rFonts w:ascii="Times New Roman" w:cs="Times New Roman"/>
          <w:noProof/>
          <w:color w:val="000000"/>
          <w:rPrChange w:id="1042" w:author="ahmad sahrul" w:date="2026-04-27T20:12:00Z">
            <w:rPr>
              <w:rStyle w:val="Hyperlink"/>
              <w:noProof/>
            </w:rPr>
          </w:rPrChange>
        </w:rPr>
        <w:fldChar w:fldCharType="separate"/>
      </w:r>
      <w:r w:rsidRPr="12356323">
        <w:rPr>
          <w:rStyle w:val="Hyperlink"/>
          <w:rFonts w:ascii="Times New Roman" w:hAnsi="Times New Roman" w:cs="Times New Roman"/>
          <w:noProof/>
          <w:color w:val="000000"/>
          <w:rPrChange w:id="1043" w:author="ahmad sahrul" w:date="2026-04-27T20:12:00Z">
            <w:rPr>
              <w:rStyle w:val="Hyperlink"/>
              <w:rFonts w:ascii="Times New Roman" w:hAnsi="Times New Roman" w:cs="Times New Roman"/>
              <w:noProof/>
            </w:rPr>
          </w:rPrChange>
        </w:rPr>
        <w:t>Appendix C: To Be Determined List</w:t>
      </w:r>
      <w:r w:rsidRPr="8169C487">
        <w:rPr>
          <w:rFonts w:ascii="Times New Roman" w:cs="Times New Roman"/>
          <w:noProof/>
          <w:webHidden/>
          <w:color w:val="000000"/>
          <w:rPrChange w:id="1044" w:author="ahmad sahrul" w:date="2026-04-27T20:12:00Z">
            <w:rPr>
              <w:noProof/>
              <w:webHidden/>
            </w:rPr>
          </w:rPrChange>
        </w:rPr>
        <w:tab/>
      </w:r>
      <w:r w:rsidRPr="67BA12F5">
        <w:rPr>
          <w:rFonts w:ascii="Times New Roman" w:cs="Times New Roman"/>
          <w:noProof/>
          <w:webHidden/>
          <w:color w:val="000000"/>
          <w:rPrChange w:id="1045" w:author="ahmad sahrul" w:date="2026-04-27T20:12:00Z">
            <w:rPr>
              <w:noProof/>
              <w:webHidden/>
            </w:rPr>
          </w:rPrChange>
        </w:rPr>
        <w:fldChar w:fldCharType="begin"/>
      </w:r>
      <w:r w:rsidRPr="14EED21D">
        <w:rPr>
          <w:rFonts w:ascii="Times New Roman" w:cs="Times New Roman"/>
          <w:noProof/>
          <w:webHidden/>
          <w:color w:val="000000"/>
          <w:rPrChange w:id="1046" w:author="ahmad sahrul" w:date="2026-04-27T20:12:00Z">
            <w:rPr>
              <w:noProof/>
              <w:webHidden/>
            </w:rPr>
          </w:rPrChange>
        </w:rPr>
        <w:instrText xml:space="preserve"> PAGEREF _Toc228212177 \h </w:instrText>
      </w:r>
      <w:r w:rsidRPr="00405D18">
        <w:rPr>
          <w:rFonts w:ascii="Times New Roman" w:cs="Times New Roman"/>
          <w:noProof/>
          <w:webHidden/>
          <w:color w:val="000000"/>
        </w:rPr>
      </w:r>
      <w:r w:rsidRPr="67BA12F5">
        <w:rPr>
          <w:rFonts w:ascii="Times New Roman" w:cs="Times New Roman"/>
          <w:noProof/>
          <w:webHidden/>
          <w:color w:val="000000"/>
          <w:rPrChange w:id="1047" w:author="ahmad sahrul" w:date="2026-04-27T20:12:00Z">
            <w:rPr>
              <w:noProof/>
              <w:webHidden/>
            </w:rPr>
          </w:rPrChange>
        </w:rPr>
        <w:fldChar w:fldCharType="separate"/>
      </w:r>
      <w:r>
        <w:rPr>
          <w:rFonts w:ascii="Times New Roman" w:hAnsi="Times New Roman" w:cs="Times New Roman"/>
          <w:noProof/>
          <w:webHidden/>
          <w:color w:val="000000"/>
        </w:rPr>
        <w:t>38</w:t>
      </w:r>
      <w:r w:rsidRPr="67BA12F5">
        <w:rPr>
          <w:rFonts w:ascii="Times New Roman" w:cs="Times New Roman"/>
          <w:noProof/>
          <w:webHidden/>
          <w:color w:val="000000"/>
          <w:rPrChange w:id="1048" w:author="ahmad sahrul" w:date="2026-04-27T20:12:00Z">
            <w:rPr>
              <w:noProof/>
              <w:webHidden/>
            </w:rPr>
          </w:rPrChange>
        </w:rPr>
        <w:fldChar w:fldCharType="end"/>
      </w:r>
      <w:r w:rsidRPr="3478FE1D">
        <w:rPr>
          <w:rStyle w:val="Hyperlink"/>
          <w:rFonts w:ascii="Times New Roman" w:cs="Times New Roman"/>
          <w:noProof/>
          <w:color w:val="000000"/>
          <w:rPrChange w:id="1049" w:author="ahmad sahrul" w:date="2026-04-27T20:12:00Z">
            <w:rPr>
              <w:rStyle w:val="Hyperlink"/>
              <w:noProof/>
            </w:rPr>
          </w:rPrChange>
        </w:rPr>
        <w:fldChar w:fldCharType="end"/>
      </w:r>
    </w:p>
    <w:p w14:paraId="5D9E6F4D" w14:textId="77777777" w:rsidR="00BF190D" w:rsidRPr="00BF190D" w:rsidRDefault="00000000">
      <w:pPr>
        <w:jc w:val="both"/>
        <w:rPr>
          <w:rFonts w:ascii="Times New Roman" w:cs="Times New Roman"/>
          <w:b/>
          <w:bCs/>
          <w:noProof/>
          <w:rPrChange w:id="1050" w:author="ahmad sahrul" w:date="2026-04-27T19:32:00Z">
            <w:rPr>
              <w:b/>
              <w:bCs/>
              <w:noProof/>
            </w:rPr>
          </w:rPrChange>
        </w:rPr>
      </w:pPr>
      <w:r w:rsidRPr="AD7838E4">
        <w:rPr>
          <w:rFonts w:ascii="Times New Roman" w:cs="Times New Roman"/>
          <w:b/>
          <w:bCs/>
          <w:noProof/>
          <w:color w:val="000000"/>
          <w:rPrChange w:id="1051" w:author="ahmad sahrul" w:date="2026-04-27T19:38:00Z">
            <w:rPr>
              <w:b/>
              <w:bCs/>
              <w:noProof/>
            </w:rPr>
          </w:rPrChange>
        </w:rPr>
        <w:fldChar w:fldCharType="end"/>
      </w:r>
    </w:p>
    <w:p w14:paraId="2220BA09" w14:textId="77777777" w:rsidR="00BF190D" w:rsidRPr="00BF190D" w:rsidRDefault="00000000">
      <w:pPr>
        <w:jc w:val="both"/>
        <w:rPr>
          <w:ins w:id="1052" w:author="ahmad sahrul" w:date="2026-04-27T19:31:00Z"/>
          <w:rFonts w:ascii="Times New Roman" w:cs="Times New Roman"/>
          <w:b/>
          <w:bCs/>
          <w:color w:val="1F4E79"/>
          <w:sz w:val="32"/>
          <w:szCs w:val="32"/>
          <w:rPrChange w:id="1053" w:author="ahmad sahrul" w:date="2026-04-27T19:32:00Z">
            <w:rPr>
              <w:ins w:id="1054" w:author="ahmad sahrul" w:date="2026-04-27T19:31:00Z"/>
              <w:b/>
              <w:bCs/>
              <w:color w:val="1F4E79"/>
              <w:sz w:val="32"/>
              <w:szCs w:val="32"/>
            </w:rPr>
          </w:rPrChange>
        </w:rPr>
        <w:pPrChange w:id="1055" w:author="6781" w:date="2026-04-27T23:07:00Z">
          <w:pPr/>
        </w:pPrChange>
      </w:pPr>
      <w:ins w:id="1056" w:author="ahmad sahrul" w:date="2026-04-27T19:31:00Z">
        <w:r w:rsidRPr="0E6361A0">
          <w:rPr>
            <w:rFonts w:ascii="Times New Roman" w:cs="Times New Roman"/>
            <w:rPrChange w:id="1057" w:author="ahmad sahrul" w:date="2026-04-27T19:32:00Z">
              <w:rPr/>
            </w:rPrChange>
          </w:rPr>
          <w:br w:type="page"/>
        </w:r>
      </w:ins>
    </w:p>
    <w:p w14:paraId="5C8DB5AC" w14:textId="77777777" w:rsidR="00BF190D" w:rsidRPr="00BF190D" w:rsidRDefault="00BF190D">
      <w:pPr>
        <w:pStyle w:val="Heading1"/>
        <w:jc w:val="both"/>
        <w:rPr>
          <w:del w:id="1058" w:author="ahmad sahrul" w:date="2026-04-27T19:30:00Z"/>
          <w:rFonts w:ascii="Times New Roman" w:cs="Times New Roman"/>
          <w:rPrChange w:id="1059" w:author="ahmad sahrul" w:date="2026-04-27T19:32:00Z">
            <w:rPr>
              <w:del w:id="1060" w:author="ahmad sahrul" w:date="2026-04-27T19:30:00Z"/>
            </w:rPr>
          </w:rPrChange>
        </w:rPr>
        <w:pPrChange w:id="1061" w:author="6781" w:date="2026-04-27T23:07:00Z">
          <w:pPr>
            <w:pStyle w:val="Heading1"/>
            <w:jc w:val="left"/>
          </w:pPr>
        </w:pPrChange>
      </w:pPr>
    </w:p>
    <w:p w14:paraId="437F6F7C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1062" w:author="ahmad sahrul" w:date="2026-04-27T19:39:00Z">
            <w:rPr/>
          </w:rPrChange>
        </w:rPr>
        <w:pPrChange w:id="1063" w:author="6781" w:date="2026-04-27T23:07:00Z">
          <w:pPr>
            <w:pStyle w:val="Heading1"/>
            <w:jc w:val="left"/>
          </w:pPr>
        </w:pPrChange>
      </w:pPr>
      <w:bookmarkStart w:id="1064" w:name="_Toc228212120"/>
      <w:r w:rsidRPr="3300AE07">
        <w:rPr>
          <w:rFonts w:ascii="Times New Roman" w:cs="Times New Roman"/>
          <w:color w:val="000000"/>
          <w:rPrChange w:id="1065" w:author="ahmad sahrul" w:date="2026-04-27T19:39:00Z">
            <w:rPr/>
          </w:rPrChange>
        </w:rPr>
        <w:t>1. Introduction</w:t>
      </w:r>
      <w:bookmarkEnd w:id="1064"/>
    </w:p>
    <w:p w14:paraId="0AE4C663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066" w:author="ahmad sahrul" w:date="2026-04-27T19:39:00Z">
            <w:rPr/>
          </w:rPrChange>
        </w:rPr>
        <w:pPrChange w:id="1067" w:author="6781" w:date="2026-04-27T23:07:00Z">
          <w:pPr>
            <w:pStyle w:val="Heading2"/>
            <w:jc w:val="left"/>
          </w:pPr>
        </w:pPrChange>
      </w:pPr>
      <w:bookmarkStart w:id="1068" w:name="_Toc228212121"/>
      <w:r w:rsidRPr="D7039E69">
        <w:rPr>
          <w:rFonts w:ascii="Times New Roman" w:cs="Times New Roman"/>
          <w:color w:val="000000"/>
          <w:rPrChange w:id="1069" w:author="ahmad sahrul" w:date="2026-04-27T19:39:00Z">
            <w:rPr/>
          </w:rPrChange>
        </w:rPr>
        <w:t>1.1 Purpose</w:t>
      </w:r>
      <w:bookmarkEnd w:id="1068"/>
    </w:p>
    <w:p w14:paraId="059B6B62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070" w:author="ahmad sahrul" w:date="2026-04-27T19:44:00Z">
            <w:rPr/>
          </w:rPrChange>
        </w:rPr>
        <w:pPrChange w:id="1071" w:author="6781" w:date="2026-04-27T23:07:00Z">
          <w:pPr>
            <w:spacing w:before="80"/>
            <w:jc w:val="left"/>
          </w:pPr>
        </w:pPrChange>
      </w:pPr>
      <w:r w:rsidRPr="973252F2">
        <w:rPr>
          <w:rFonts w:ascii="Times New Roman" w:cs="Times New Roman"/>
          <w:color w:val="000000"/>
          <w:sz w:val="24"/>
          <w:szCs w:val="24"/>
          <w:rPrChange w:id="1072" w:author="ahmad sahrul" w:date="2026-04-27T19:44:00Z">
            <w:rPr/>
          </w:rPrChange>
        </w:rPr>
        <w:t>Dokumen</w:t>
      </w:r>
      <w:r w:rsidRPr="36445999">
        <w:rPr>
          <w:rFonts w:ascii="Times New Roman" w:cs="Times New Roman"/>
          <w:color w:val="000000"/>
          <w:sz w:val="24"/>
          <w:szCs w:val="24"/>
          <w:rPrChange w:id="1073" w:author="ahmad sahrul" w:date="2026-04-27T19:44:00Z">
            <w:rPr/>
          </w:rPrChange>
        </w:rPr>
        <w:t xml:space="preserve"> Software Requirements Specification (SRS) </w:t>
      </w:r>
      <w:r w:rsidRPr="26ED7C0E">
        <w:rPr>
          <w:rFonts w:ascii="Times New Roman" w:cs="Times New Roman"/>
          <w:color w:val="000000"/>
          <w:sz w:val="24"/>
          <w:szCs w:val="24"/>
          <w:rPrChange w:id="1074" w:author="ahmad sahrul" w:date="2026-04-27T19:44:00Z">
            <w:rPr/>
          </w:rPrChange>
        </w:rPr>
        <w:t>ini</w:t>
      </w:r>
      <w:r w:rsidRPr="5055EB78">
        <w:rPr>
          <w:rFonts w:ascii="Times New Roman" w:cs="Times New Roman"/>
          <w:color w:val="000000"/>
          <w:sz w:val="24"/>
          <w:szCs w:val="24"/>
          <w:rPrChange w:id="1075" w:author="ahmad sahrul" w:date="2026-04-27T19:44:00Z">
            <w:rPr/>
          </w:rPrChange>
        </w:rPr>
        <w:t xml:space="preserve"> </w:t>
      </w:r>
      <w:r w:rsidRPr="53A5974E">
        <w:rPr>
          <w:rFonts w:ascii="Times New Roman" w:cs="Times New Roman"/>
          <w:color w:val="000000"/>
          <w:sz w:val="24"/>
          <w:szCs w:val="24"/>
          <w:rPrChange w:id="1076" w:author="ahmad sahrul" w:date="2026-04-27T19:44:00Z">
            <w:rPr/>
          </w:rPrChange>
        </w:rPr>
        <w:t>mendefinisikan</w:t>
      </w:r>
      <w:r w:rsidRPr="711D0B39">
        <w:rPr>
          <w:rFonts w:ascii="Times New Roman" w:cs="Times New Roman"/>
          <w:color w:val="000000"/>
          <w:sz w:val="24"/>
          <w:szCs w:val="24"/>
          <w:rPrChange w:id="1077" w:author="ahmad sahrul" w:date="2026-04-27T19:44:00Z">
            <w:rPr/>
          </w:rPrChange>
        </w:rPr>
        <w:t xml:space="preserve"> </w:t>
      </w:r>
      <w:r w:rsidRPr="35434069">
        <w:rPr>
          <w:rFonts w:ascii="Times New Roman" w:cs="Times New Roman"/>
          <w:color w:val="000000"/>
          <w:sz w:val="24"/>
          <w:szCs w:val="24"/>
          <w:rPrChange w:id="1078" w:author="ahmad sahrul" w:date="2026-04-27T19:44:00Z">
            <w:rPr/>
          </w:rPrChange>
        </w:rPr>
        <w:t>seluruh</w:t>
      </w:r>
      <w:r w:rsidRPr="20754CD0">
        <w:rPr>
          <w:rFonts w:ascii="Times New Roman" w:cs="Times New Roman"/>
          <w:color w:val="000000"/>
          <w:sz w:val="24"/>
          <w:szCs w:val="24"/>
          <w:rPrChange w:id="1079" w:author="ahmad sahrul" w:date="2026-04-27T19:44:00Z">
            <w:rPr/>
          </w:rPrChange>
        </w:rPr>
        <w:t xml:space="preserve"> </w:t>
      </w:r>
      <w:r w:rsidRPr="38766652">
        <w:rPr>
          <w:rFonts w:ascii="Times New Roman" w:cs="Times New Roman"/>
          <w:color w:val="000000"/>
          <w:sz w:val="24"/>
          <w:szCs w:val="24"/>
          <w:rPrChange w:id="1080" w:author="ahmad sahrul" w:date="2026-04-27T19:44:00Z">
            <w:rPr/>
          </w:rPrChange>
        </w:rPr>
        <w:t>persyaratan</w:t>
      </w:r>
      <w:r w:rsidRPr="AC861D33">
        <w:rPr>
          <w:rFonts w:ascii="Times New Roman" w:cs="Times New Roman"/>
          <w:color w:val="000000"/>
          <w:sz w:val="24"/>
          <w:szCs w:val="24"/>
          <w:rPrChange w:id="1081" w:author="ahmad sahrul" w:date="2026-04-27T19:44:00Z">
            <w:rPr/>
          </w:rPrChange>
        </w:rPr>
        <w:t xml:space="preserve"> </w:t>
      </w:r>
      <w:r w:rsidRPr="AB020897">
        <w:rPr>
          <w:rFonts w:ascii="Times New Roman" w:cs="Times New Roman"/>
          <w:color w:val="000000"/>
          <w:sz w:val="24"/>
          <w:szCs w:val="24"/>
          <w:rPrChange w:id="1082" w:author="ahmad sahrul" w:date="2026-04-27T19:44:00Z">
            <w:rPr/>
          </w:rPrChange>
        </w:rPr>
        <w:t>fungsional</w:t>
      </w:r>
      <w:r w:rsidRPr="5980673C">
        <w:rPr>
          <w:rFonts w:ascii="Times New Roman" w:cs="Times New Roman"/>
          <w:color w:val="000000"/>
          <w:sz w:val="24"/>
          <w:szCs w:val="24"/>
          <w:rPrChange w:id="1083" w:author="ahmad sahrul" w:date="2026-04-27T19:44:00Z">
            <w:rPr/>
          </w:rPrChange>
        </w:rPr>
        <w:t xml:space="preserve"> dan non-</w:t>
      </w:r>
      <w:r w:rsidRPr="424E615D">
        <w:rPr>
          <w:rFonts w:ascii="Times New Roman" w:cs="Times New Roman"/>
          <w:color w:val="000000"/>
          <w:sz w:val="24"/>
          <w:szCs w:val="24"/>
          <w:rPrChange w:id="1084" w:author="ahmad sahrul" w:date="2026-04-27T19:44:00Z">
            <w:rPr/>
          </w:rPrChange>
        </w:rPr>
        <w:t>fungsional</w:t>
      </w:r>
      <w:r w:rsidRPr="20C45292">
        <w:rPr>
          <w:rFonts w:ascii="Times New Roman" w:cs="Times New Roman"/>
          <w:color w:val="000000"/>
          <w:sz w:val="24"/>
          <w:szCs w:val="24"/>
          <w:rPrChange w:id="1085" w:author="ahmad sahrul" w:date="2026-04-27T19:44:00Z">
            <w:rPr/>
          </w:rPrChange>
        </w:rPr>
        <w:t xml:space="preserve"> </w:t>
      </w:r>
      <w:r w:rsidRPr="9C7C3AB9">
        <w:rPr>
          <w:rFonts w:ascii="Times New Roman" w:cs="Times New Roman"/>
          <w:color w:val="000000"/>
          <w:sz w:val="24"/>
          <w:szCs w:val="24"/>
          <w:rPrChange w:id="1086" w:author="ahmad sahrul" w:date="2026-04-27T19:44:00Z">
            <w:rPr/>
          </w:rPrChange>
        </w:rPr>
        <w:t>untuk</w:t>
      </w:r>
      <w:r w:rsidRPr="529D39FA">
        <w:rPr>
          <w:rFonts w:ascii="Times New Roman" w:cs="Times New Roman"/>
          <w:color w:val="000000"/>
          <w:sz w:val="24"/>
          <w:szCs w:val="24"/>
          <w:rPrChange w:id="1087" w:author="ahmad sahrul" w:date="2026-04-27T19:44:00Z">
            <w:rPr/>
          </w:rPrChange>
        </w:rPr>
        <w:t xml:space="preserve"> </w:t>
      </w:r>
      <w:r w:rsidRPr="BE843239">
        <w:rPr>
          <w:rFonts w:ascii="Times New Roman" w:cs="Times New Roman"/>
          <w:color w:val="000000"/>
          <w:sz w:val="24"/>
          <w:szCs w:val="24"/>
          <w:rPrChange w:id="1088" w:author="ahmad sahrul" w:date="2026-04-27T19:44:00Z">
            <w:rPr/>
          </w:rPrChange>
        </w:rPr>
        <w:t>pengembangan</w:t>
      </w:r>
      <w:r w:rsidRPr="B8A545FC">
        <w:rPr>
          <w:rFonts w:ascii="Times New Roman" w:cs="Times New Roman"/>
          <w:color w:val="000000"/>
          <w:sz w:val="24"/>
          <w:szCs w:val="24"/>
          <w:rPrChange w:id="1089" w:author="ahmad sahrul" w:date="2026-04-27T19:44:00Z">
            <w:rPr/>
          </w:rPrChange>
        </w:rPr>
        <w:t xml:space="preserve"> </w:t>
      </w:r>
      <w:r w:rsidRPr="3CE8EBD5">
        <w:rPr>
          <w:rFonts w:ascii="Times New Roman" w:cs="Times New Roman"/>
          <w:color w:val="000000"/>
          <w:sz w:val="24"/>
          <w:szCs w:val="24"/>
          <w:rPrChange w:id="1090" w:author="ahmad sahrul" w:date="2026-04-27T19:44:00Z">
            <w:rPr/>
          </w:rPrChange>
        </w:rPr>
        <w:t>Sistem</w:t>
      </w:r>
      <w:r w:rsidRPr="273619CF">
        <w:rPr>
          <w:rFonts w:ascii="Times New Roman" w:cs="Times New Roman"/>
          <w:color w:val="000000"/>
          <w:sz w:val="24"/>
          <w:szCs w:val="24"/>
          <w:rPrChange w:id="1091" w:author="ahmad sahrul" w:date="2026-04-27T19:44:00Z">
            <w:rPr/>
          </w:rPrChange>
        </w:rPr>
        <w:t xml:space="preserve"> </w:t>
      </w:r>
      <w:r w:rsidRPr="10673DA3">
        <w:rPr>
          <w:rFonts w:ascii="Times New Roman" w:cs="Times New Roman"/>
          <w:color w:val="000000"/>
          <w:sz w:val="24"/>
          <w:szCs w:val="24"/>
          <w:rPrChange w:id="1092" w:author="ahmad sahrul" w:date="2026-04-27T19:44:00Z">
            <w:rPr/>
          </w:rPrChange>
        </w:rPr>
        <w:t>Informasi</w:t>
      </w:r>
      <w:r w:rsidRPr="1ECD03DE">
        <w:rPr>
          <w:rFonts w:ascii="Times New Roman" w:cs="Times New Roman"/>
          <w:color w:val="000000"/>
          <w:sz w:val="24"/>
          <w:szCs w:val="24"/>
          <w:rPrChange w:id="1093" w:author="ahmad sahrul" w:date="2026-04-27T19:44:00Z">
            <w:rPr/>
          </w:rPrChange>
        </w:rPr>
        <w:t xml:space="preserve"> </w:t>
      </w:r>
      <w:r w:rsidRPr="80E93FFF">
        <w:rPr>
          <w:rFonts w:ascii="Times New Roman" w:cs="Times New Roman"/>
          <w:color w:val="000000"/>
          <w:sz w:val="24"/>
          <w:szCs w:val="24"/>
          <w:rPrChange w:id="1094" w:author="ahmad sahrul" w:date="2026-04-27T19:44:00Z">
            <w:rPr/>
          </w:rPrChange>
        </w:rPr>
        <w:t>Manajemen</w:t>
      </w:r>
      <w:r w:rsidRPr="9753F862">
        <w:rPr>
          <w:rFonts w:ascii="Times New Roman" w:cs="Times New Roman"/>
          <w:color w:val="000000"/>
          <w:sz w:val="24"/>
          <w:szCs w:val="24"/>
          <w:rPrChange w:id="1095" w:author="ahmad sahrul" w:date="2026-04-27T19:44:00Z">
            <w:rPr/>
          </w:rPrChange>
        </w:rPr>
        <w:t xml:space="preserve"> Pet Shop </w:t>
      </w:r>
      <w:r w:rsidRPr="ED357A0B">
        <w:rPr>
          <w:rFonts w:ascii="Times New Roman" w:cs="Times New Roman"/>
          <w:color w:val="000000"/>
          <w:sz w:val="24"/>
          <w:szCs w:val="24"/>
          <w:rPrChange w:id="1096" w:author="ahmad sahrul" w:date="2026-04-27T19:44:00Z">
            <w:rPr/>
          </w:rPrChange>
        </w:rPr>
        <w:t>Tomodachi</w:t>
      </w:r>
      <w:r w:rsidRPr="190693E8">
        <w:rPr>
          <w:rFonts w:ascii="Times New Roman" w:cs="Times New Roman"/>
          <w:color w:val="000000"/>
          <w:sz w:val="24"/>
          <w:szCs w:val="24"/>
          <w:rPrChange w:id="1097" w:author="ahmad sahrul" w:date="2026-04-27T19:44:00Z">
            <w:rPr/>
          </w:rPrChange>
        </w:rPr>
        <w:t xml:space="preserve"> </w:t>
      </w:r>
      <w:r w:rsidRPr="AA4128B3">
        <w:rPr>
          <w:rFonts w:ascii="Times New Roman" w:cs="Times New Roman"/>
          <w:color w:val="000000"/>
          <w:sz w:val="24"/>
          <w:szCs w:val="24"/>
          <w:rPrChange w:id="1098" w:author="ahmad sahrul" w:date="2026-04-27T19:44:00Z">
            <w:rPr/>
          </w:rPrChange>
        </w:rPr>
        <w:t>versi</w:t>
      </w:r>
      <w:r w:rsidRPr="BC854CC6">
        <w:rPr>
          <w:rFonts w:ascii="Times New Roman" w:cs="Times New Roman"/>
          <w:color w:val="000000"/>
          <w:sz w:val="24"/>
          <w:szCs w:val="24"/>
          <w:rPrChange w:id="1099" w:author="ahmad sahrul" w:date="2026-04-27T19:44:00Z">
            <w:rPr/>
          </w:rPrChange>
        </w:rPr>
        <w:t xml:space="preserve"> 1.0. </w:t>
      </w:r>
      <w:r w:rsidRPr="97D16E97">
        <w:rPr>
          <w:rFonts w:ascii="Times New Roman" w:cs="Times New Roman"/>
          <w:color w:val="000000"/>
          <w:sz w:val="24"/>
          <w:szCs w:val="24"/>
          <w:rPrChange w:id="1100" w:author="ahmad sahrul" w:date="2026-04-27T19:44:00Z">
            <w:rPr/>
          </w:rPrChange>
        </w:rPr>
        <w:t>Sistem</w:t>
      </w:r>
      <w:r w:rsidRPr="078F25BB">
        <w:rPr>
          <w:rFonts w:ascii="Times New Roman" w:cs="Times New Roman"/>
          <w:color w:val="000000"/>
          <w:sz w:val="24"/>
          <w:szCs w:val="24"/>
          <w:rPrChange w:id="1101" w:author="ahmad sahrul" w:date="2026-04-27T19:44:00Z">
            <w:rPr/>
          </w:rPrChange>
        </w:rPr>
        <w:t xml:space="preserve"> </w:t>
      </w:r>
      <w:r w:rsidRPr="52F32585">
        <w:rPr>
          <w:rFonts w:ascii="Times New Roman" w:cs="Times New Roman"/>
          <w:color w:val="000000"/>
          <w:sz w:val="24"/>
          <w:szCs w:val="24"/>
          <w:rPrChange w:id="1102" w:author="ahmad sahrul" w:date="2026-04-27T19:44:00Z">
            <w:rPr/>
          </w:rPrChange>
        </w:rPr>
        <w:t>ini</w:t>
      </w:r>
      <w:r w:rsidRPr="82F27158">
        <w:rPr>
          <w:rFonts w:ascii="Times New Roman" w:cs="Times New Roman"/>
          <w:color w:val="000000"/>
          <w:sz w:val="24"/>
          <w:szCs w:val="24"/>
          <w:rPrChange w:id="1103" w:author="ahmad sahrul" w:date="2026-04-27T19:44:00Z">
            <w:rPr/>
          </w:rPrChange>
        </w:rPr>
        <w:t xml:space="preserve"> </w:t>
      </w:r>
      <w:r w:rsidRPr="122A9E6D">
        <w:rPr>
          <w:rFonts w:ascii="Times New Roman" w:cs="Times New Roman"/>
          <w:color w:val="000000"/>
          <w:sz w:val="24"/>
          <w:szCs w:val="24"/>
          <w:rPrChange w:id="1104" w:author="ahmad sahrul" w:date="2026-04-27T19:44:00Z">
            <w:rPr/>
          </w:rPrChange>
        </w:rPr>
        <w:t>dirancang</w:t>
      </w:r>
      <w:r w:rsidRPr="999AD4E1">
        <w:rPr>
          <w:rFonts w:ascii="Times New Roman" w:cs="Times New Roman"/>
          <w:color w:val="000000"/>
          <w:sz w:val="24"/>
          <w:szCs w:val="24"/>
          <w:rPrChange w:id="1105" w:author="ahmad sahrul" w:date="2026-04-27T19:44:00Z">
            <w:rPr/>
          </w:rPrChange>
        </w:rPr>
        <w:t xml:space="preserve"> </w:t>
      </w:r>
      <w:r w:rsidRPr="CEC4EAFB">
        <w:rPr>
          <w:rFonts w:ascii="Times New Roman" w:cs="Times New Roman"/>
          <w:color w:val="000000"/>
          <w:sz w:val="24"/>
          <w:szCs w:val="24"/>
          <w:rPrChange w:id="1106" w:author="ahmad sahrul" w:date="2026-04-27T19:44:00Z">
            <w:rPr/>
          </w:rPrChange>
        </w:rPr>
        <w:t>untuk</w:t>
      </w:r>
      <w:r w:rsidRPr="EEF98ACA">
        <w:rPr>
          <w:rFonts w:ascii="Times New Roman" w:cs="Times New Roman"/>
          <w:color w:val="000000"/>
          <w:sz w:val="24"/>
          <w:szCs w:val="24"/>
          <w:rPrChange w:id="1107" w:author="ahmad sahrul" w:date="2026-04-27T19:44:00Z">
            <w:rPr/>
          </w:rPrChange>
        </w:rPr>
        <w:t xml:space="preserve"> </w:t>
      </w:r>
      <w:r w:rsidRPr="30AAE431">
        <w:rPr>
          <w:rFonts w:ascii="Times New Roman" w:cs="Times New Roman"/>
          <w:color w:val="000000"/>
          <w:sz w:val="24"/>
          <w:szCs w:val="24"/>
          <w:rPrChange w:id="1108" w:author="ahmad sahrul" w:date="2026-04-27T19:44:00Z">
            <w:rPr/>
          </w:rPrChange>
        </w:rPr>
        <w:t>mendigitalisasi</w:t>
      </w:r>
      <w:r w:rsidRPr="28CD37FD">
        <w:rPr>
          <w:rFonts w:ascii="Times New Roman" w:cs="Times New Roman"/>
          <w:color w:val="000000"/>
          <w:sz w:val="24"/>
          <w:szCs w:val="24"/>
          <w:rPrChange w:id="1109" w:author="ahmad sahrul" w:date="2026-04-27T19:44:00Z">
            <w:rPr/>
          </w:rPrChange>
        </w:rPr>
        <w:t xml:space="preserve"> </w:t>
      </w:r>
      <w:r w:rsidRPr="8A2D13B9">
        <w:rPr>
          <w:rFonts w:ascii="Times New Roman" w:cs="Times New Roman"/>
          <w:color w:val="000000"/>
          <w:sz w:val="24"/>
          <w:szCs w:val="24"/>
          <w:rPrChange w:id="1110" w:author="ahmad sahrul" w:date="2026-04-27T19:44:00Z">
            <w:rPr/>
          </w:rPrChange>
        </w:rPr>
        <w:t>operasional</w:t>
      </w:r>
      <w:r w:rsidRPr="9AB94C80">
        <w:rPr>
          <w:rFonts w:ascii="Times New Roman" w:cs="Times New Roman"/>
          <w:color w:val="000000"/>
          <w:sz w:val="24"/>
          <w:szCs w:val="24"/>
          <w:rPrChange w:id="1111" w:author="ahmad sahrul" w:date="2026-04-27T19:44:00Z">
            <w:rPr/>
          </w:rPrChange>
        </w:rPr>
        <w:t xml:space="preserve"> </w:t>
      </w:r>
      <w:r w:rsidRPr="901F81CC">
        <w:rPr>
          <w:rFonts w:ascii="Times New Roman" w:cs="Times New Roman"/>
          <w:color w:val="000000"/>
          <w:sz w:val="24"/>
          <w:szCs w:val="24"/>
          <w:rPrChange w:id="1112" w:author="ahmad sahrul" w:date="2026-04-27T19:44:00Z">
            <w:rPr/>
          </w:rPrChange>
        </w:rPr>
        <w:t>toko</w:t>
      </w:r>
      <w:r w:rsidRPr="524F2F43">
        <w:rPr>
          <w:rFonts w:ascii="Times New Roman" w:cs="Times New Roman"/>
          <w:color w:val="000000"/>
          <w:sz w:val="24"/>
          <w:szCs w:val="24"/>
          <w:rPrChange w:id="1113" w:author="ahmad sahrul" w:date="2026-04-27T19:44:00Z">
            <w:rPr/>
          </w:rPrChange>
        </w:rPr>
        <w:t xml:space="preserve"> </w:t>
      </w:r>
      <w:r w:rsidRPr="BB083FDF">
        <w:rPr>
          <w:rFonts w:ascii="Times New Roman" w:cs="Times New Roman"/>
          <w:color w:val="000000"/>
          <w:sz w:val="24"/>
          <w:szCs w:val="24"/>
          <w:rPrChange w:id="1114" w:author="ahmad sahrul" w:date="2026-04-27T19:44:00Z">
            <w:rPr/>
          </w:rPrChange>
        </w:rPr>
        <w:t>hewan</w:t>
      </w:r>
      <w:r w:rsidRPr="55932E1A">
        <w:rPr>
          <w:rFonts w:ascii="Times New Roman" w:cs="Times New Roman"/>
          <w:color w:val="000000"/>
          <w:sz w:val="24"/>
          <w:szCs w:val="24"/>
          <w:rPrChange w:id="1115" w:author="ahmad sahrul" w:date="2026-04-27T19:44:00Z">
            <w:rPr/>
          </w:rPrChange>
        </w:rPr>
        <w:t xml:space="preserve"> </w:t>
      </w:r>
      <w:r w:rsidRPr="38BCE86F">
        <w:rPr>
          <w:rFonts w:ascii="Times New Roman" w:cs="Times New Roman"/>
          <w:color w:val="000000"/>
          <w:sz w:val="24"/>
          <w:szCs w:val="24"/>
          <w:rPrChange w:id="1116" w:author="ahmad sahrul" w:date="2026-04-27T19:44:00Z">
            <w:rPr/>
          </w:rPrChange>
        </w:rPr>
        <w:t>peliharaan</w:t>
      </w:r>
      <w:r w:rsidRPr="A0CEA629">
        <w:rPr>
          <w:rFonts w:ascii="Times New Roman" w:cs="Times New Roman"/>
          <w:color w:val="000000"/>
          <w:sz w:val="24"/>
          <w:szCs w:val="24"/>
          <w:rPrChange w:id="1117" w:author="ahmad sahrul" w:date="2026-04-27T19:44:00Z">
            <w:rPr/>
          </w:rPrChange>
        </w:rPr>
        <w:t xml:space="preserve"> </w:t>
      </w:r>
      <w:r w:rsidRPr="347646AE">
        <w:rPr>
          <w:rFonts w:ascii="Times New Roman" w:cs="Times New Roman"/>
          <w:color w:val="000000"/>
          <w:sz w:val="24"/>
          <w:szCs w:val="24"/>
          <w:rPrChange w:id="1118" w:author="ahmad sahrul" w:date="2026-04-27T19:44:00Z">
            <w:rPr/>
          </w:rPrChange>
        </w:rPr>
        <w:t>Tomodachi</w:t>
      </w:r>
      <w:r w:rsidRPr="0F22E651">
        <w:rPr>
          <w:rFonts w:ascii="Times New Roman" w:cs="Times New Roman"/>
          <w:color w:val="000000"/>
          <w:sz w:val="24"/>
          <w:szCs w:val="24"/>
          <w:rPrChange w:id="1119" w:author="ahmad sahrul" w:date="2026-04-27T19:44:00Z">
            <w:rPr/>
          </w:rPrChange>
        </w:rPr>
        <w:t xml:space="preserve"> yang </w:t>
      </w:r>
      <w:r w:rsidRPr="15487CD7">
        <w:rPr>
          <w:rFonts w:ascii="Times New Roman" w:cs="Times New Roman"/>
          <w:color w:val="000000"/>
          <w:sz w:val="24"/>
          <w:szCs w:val="24"/>
          <w:rPrChange w:id="1120" w:author="ahmad sahrul" w:date="2026-04-27T19:44:00Z">
            <w:rPr/>
          </w:rPrChange>
        </w:rPr>
        <w:t>saat</w:t>
      </w:r>
      <w:r w:rsidRPr="B64C3C5E">
        <w:rPr>
          <w:rFonts w:ascii="Times New Roman" w:cs="Times New Roman"/>
          <w:color w:val="000000"/>
          <w:sz w:val="24"/>
          <w:szCs w:val="24"/>
          <w:rPrChange w:id="1121" w:author="ahmad sahrul" w:date="2026-04-27T19:44:00Z">
            <w:rPr/>
          </w:rPrChange>
        </w:rPr>
        <w:t xml:space="preserve"> </w:t>
      </w:r>
      <w:r w:rsidRPr="52265E71">
        <w:rPr>
          <w:rFonts w:ascii="Times New Roman" w:cs="Times New Roman"/>
          <w:color w:val="000000"/>
          <w:sz w:val="24"/>
          <w:szCs w:val="24"/>
          <w:rPrChange w:id="1122" w:author="ahmad sahrul" w:date="2026-04-27T19:44:00Z">
            <w:rPr/>
          </w:rPrChange>
        </w:rPr>
        <w:t>ini</w:t>
      </w:r>
      <w:r w:rsidRPr="F0B23F06">
        <w:rPr>
          <w:rFonts w:ascii="Times New Roman" w:cs="Times New Roman"/>
          <w:color w:val="000000"/>
          <w:sz w:val="24"/>
          <w:szCs w:val="24"/>
          <w:rPrChange w:id="1123" w:author="ahmad sahrul" w:date="2026-04-27T19:44:00Z">
            <w:rPr/>
          </w:rPrChange>
        </w:rPr>
        <w:t xml:space="preserve"> </w:t>
      </w:r>
      <w:r w:rsidRPr="B463DBD2">
        <w:rPr>
          <w:rFonts w:ascii="Times New Roman" w:cs="Times New Roman"/>
          <w:color w:val="000000"/>
          <w:sz w:val="24"/>
          <w:szCs w:val="24"/>
          <w:rPrChange w:id="1124" w:author="ahmad sahrul" w:date="2026-04-27T19:44:00Z">
            <w:rPr/>
          </w:rPrChange>
        </w:rPr>
        <w:t>masih</w:t>
      </w:r>
      <w:r w:rsidRPr="DA6609FB">
        <w:rPr>
          <w:rFonts w:ascii="Times New Roman" w:cs="Times New Roman"/>
          <w:color w:val="000000"/>
          <w:sz w:val="24"/>
          <w:szCs w:val="24"/>
          <w:rPrChange w:id="1125" w:author="ahmad sahrul" w:date="2026-04-27T19:44:00Z">
            <w:rPr/>
          </w:rPrChange>
        </w:rPr>
        <w:t xml:space="preserve"> </w:t>
      </w:r>
      <w:r w:rsidRPr="B2635E9A">
        <w:rPr>
          <w:rFonts w:ascii="Times New Roman" w:cs="Times New Roman"/>
          <w:color w:val="000000"/>
          <w:sz w:val="24"/>
          <w:szCs w:val="24"/>
          <w:rPrChange w:id="1126" w:author="ahmad sahrul" w:date="2026-04-27T19:44:00Z">
            <w:rPr/>
          </w:rPrChange>
        </w:rPr>
        <w:t>mengandalkan</w:t>
      </w:r>
      <w:r w:rsidRPr="C90D9698">
        <w:rPr>
          <w:rFonts w:ascii="Times New Roman" w:cs="Times New Roman"/>
          <w:color w:val="000000"/>
          <w:sz w:val="24"/>
          <w:szCs w:val="24"/>
          <w:rPrChange w:id="1127" w:author="ahmad sahrul" w:date="2026-04-27T19:44:00Z">
            <w:rPr/>
          </w:rPrChange>
        </w:rPr>
        <w:t xml:space="preserve"> </w:t>
      </w:r>
      <w:r w:rsidRPr="2FA96301">
        <w:rPr>
          <w:rFonts w:ascii="Times New Roman" w:cs="Times New Roman"/>
          <w:color w:val="000000"/>
          <w:sz w:val="24"/>
          <w:szCs w:val="24"/>
          <w:rPrChange w:id="1128" w:author="ahmad sahrul" w:date="2026-04-27T19:44:00Z">
            <w:rPr/>
          </w:rPrChange>
        </w:rPr>
        <w:t>pencatatan</w:t>
      </w:r>
      <w:r w:rsidRPr="110DF2F8">
        <w:rPr>
          <w:rFonts w:ascii="Times New Roman" w:cs="Times New Roman"/>
          <w:color w:val="000000"/>
          <w:sz w:val="24"/>
          <w:szCs w:val="24"/>
          <w:rPrChange w:id="1129" w:author="ahmad sahrul" w:date="2026-04-27T19:44:00Z">
            <w:rPr/>
          </w:rPrChange>
        </w:rPr>
        <w:t xml:space="preserve"> manual dan spreadsheet Excel.</w:t>
      </w:r>
    </w:p>
    <w:p w14:paraId="3673308C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130" w:author="ahmad sahrul" w:date="2026-04-27T19:44:00Z">
            <w:rPr/>
          </w:rPrChange>
        </w:rPr>
        <w:pPrChange w:id="1131" w:author="6781" w:date="2026-04-27T23:07:00Z">
          <w:pPr>
            <w:spacing w:before="80"/>
            <w:jc w:val="left"/>
          </w:pPr>
        </w:pPrChange>
      </w:pPr>
      <w:r w:rsidRPr="580EA275">
        <w:rPr>
          <w:rFonts w:ascii="Times New Roman" w:cs="Times New Roman"/>
          <w:color w:val="000000"/>
          <w:sz w:val="24"/>
          <w:szCs w:val="24"/>
          <w:rPrChange w:id="1132" w:author="ahmad sahrul" w:date="2026-04-27T19:44:00Z">
            <w:rPr/>
          </w:rPrChange>
        </w:rPr>
        <w:t>Dokumen</w:t>
      </w:r>
      <w:r w:rsidRPr="B90201DE">
        <w:rPr>
          <w:rFonts w:ascii="Times New Roman" w:cs="Times New Roman"/>
          <w:color w:val="000000"/>
          <w:sz w:val="24"/>
          <w:szCs w:val="24"/>
          <w:rPrChange w:id="1133" w:author="ahmad sahrul" w:date="2026-04-27T19:44:00Z">
            <w:rPr/>
          </w:rPrChange>
        </w:rPr>
        <w:t xml:space="preserve"> </w:t>
      </w:r>
      <w:r w:rsidRPr="898D3DE0">
        <w:rPr>
          <w:rFonts w:ascii="Times New Roman" w:cs="Times New Roman"/>
          <w:color w:val="000000"/>
          <w:sz w:val="24"/>
          <w:szCs w:val="24"/>
          <w:rPrChange w:id="1134" w:author="ahmad sahrul" w:date="2026-04-27T19:44:00Z">
            <w:rPr/>
          </w:rPrChange>
        </w:rPr>
        <w:t>ini</w:t>
      </w:r>
      <w:r w:rsidRPr="8C514056">
        <w:rPr>
          <w:rFonts w:ascii="Times New Roman" w:cs="Times New Roman"/>
          <w:color w:val="000000"/>
          <w:sz w:val="24"/>
          <w:szCs w:val="24"/>
          <w:rPrChange w:id="1135" w:author="ahmad sahrul" w:date="2026-04-27T19:44:00Z">
            <w:rPr/>
          </w:rPrChange>
        </w:rPr>
        <w:t xml:space="preserve"> </w:t>
      </w:r>
      <w:r w:rsidRPr="0E7846F3">
        <w:rPr>
          <w:rFonts w:ascii="Times New Roman" w:cs="Times New Roman"/>
          <w:color w:val="000000"/>
          <w:sz w:val="24"/>
          <w:szCs w:val="24"/>
          <w:rPrChange w:id="1136" w:author="ahmad sahrul" w:date="2026-04-27T19:44:00Z">
            <w:rPr/>
          </w:rPrChange>
        </w:rPr>
        <w:t>menjadi</w:t>
      </w:r>
      <w:r w:rsidRPr="9E989700">
        <w:rPr>
          <w:rFonts w:ascii="Times New Roman" w:cs="Times New Roman"/>
          <w:color w:val="000000"/>
          <w:sz w:val="24"/>
          <w:szCs w:val="24"/>
          <w:rPrChange w:id="1137" w:author="ahmad sahrul" w:date="2026-04-27T19:44:00Z">
            <w:rPr/>
          </w:rPrChange>
        </w:rPr>
        <w:t xml:space="preserve"> </w:t>
      </w:r>
      <w:r w:rsidRPr="E59E61C8">
        <w:rPr>
          <w:rFonts w:ascii="Times New Roman" w:cs="Times New Roman"/>
          <w:color w:val="000000"/>
          <w:sz w:val="24"/>
          <w:szCs w:val="24"/>
          <w:rPrChange w:id="1138" w:author="ahmad sahrul" w:date="2026-04-27T19:44:00Z">
            <w:rPr/>
          </w:rPrChange>
        </w:rPr>
        <w:t>acuan</w:t>
      </w:r>
      <w:r w:rsidRPr="0CE94967">
        <w:rPr>
          <w:rFonts w:ascii="Times New Roman" w:cs="Times New Roman"/>
          <w:color w:val="000000"/>
          <w:sz w:val="24"/>
          <w:szCs w:val="24"/>
          <w:rPrChange w:id="1139" w:author="ahmad sahrul" w:date="2026-04-27T19:44:00Z">
            <w:rPr/>
          </w:rPrChange>
        </w:rPr>
        <w:t xml:space="preserve"> </w:t>
      </w:r>
      <w:r w:rsidRPr="05179860">
        <w:rPr>
          <w:rFonts w:ascii="Times New Roman" w:cs="Times New Roman"/>
          <w:color w:val="000000"/>
          <w:sz w:val="24"/>
          <w:szCs w:val="24"/>
          <w:rPrChange w:id="1140" w:author="ahmad sahrul" w:date="2026-04-27T19:44:00Z">
            <w:rPr/>
          </w:rPrChange>
        </w:rPr>
        <w:t>utama</w:t>
      </w:r>
      <w:r w:rsidRPr="814F5D9D">
        <w:rPr>
          <w:rFonts w:ascii="Times New Roman" w:cs="Times New Roman"/>
          <w:color w:val="000000"/>
          <w:sz w:val="24"/>
          <w:szCs w:val="24"/>
          <w:rPrChange w:id="1141" w:author="ahmad sahrul" w:date="2026-04-27T19:44:00Z">
            <w:rPr/>
          </w:rPrChange>
        </w:rPr>
        <w:t xml:space="preserve"> </w:t>
      </w:r>
      <w:r w:rsidRPr="57813F7D">
        <w:rPr>
          <w:rFonts w:ascii="Times New Roman" w:cs="Times New Roman"/>
          <w:color w:val="000000"/>
          <w:sz w:val="24"/>
          <w:szCs w:val="24"/>
          <w:rPrChange w:id="1142" w:author="ahmad sahrul" w:date="2026-04-27T19:44:00Z">
            <w:rPr/>
          </w:rPrChange>
        </w:rPr>
        <w:t>bagi</w:t>
      </w:r>
      <w:r w:rsidRPr="95C385E1">
        <w:rPr>
          <w:rFonts w:ascii="Times New Roman" w:cs="Times New Roman"/>
          <w:color w:val="000000"/>
          <w:sz w:val="24"/>
          <w:szCs w:val="24"/>
          <w:rPrChange w:id="1143" w:author="ahmad sahrul" w:date="2026-04-27T19:44:00Z">
            <w:rPr/>
          </w:rPrChange>
        </w:rPr>
        <w:t xml:space="preserve"> </w:t>
      </w:r>
      <w:r w:rsidRPr="20CB5957">
        <w:rPr>
          <w:rFonts w:ascii="Times New Roman" w:cs="Times New Roman"/>
          <w:color w:val="000000"/>
          <w:sz w:val="24"/>
          <w:szCs w:val="24"/>
          <w:rPrChange w:id="1144" w:author="ahmad sahrul" w:date="2026-04-27T19:44:00Z">
            <w:rPr/>
          </w:rPrChange>
        </w:rPr>
        <w:t>seluruh</w:t>
      </w:r>
      <w:r w:rsidRPr="B4E02F51">
        <w:rPr>
          <w:rFonts w:ascii="Times New Roman" w:cs="Times New Roman"/>
          <w:color w:val="000000"/>
          <w:sz w:val="24"/>
          <w:szCs w:val="24"/>
          <w:rPrChange w:id="1145" w:author="ahmad sahrul" w:date="2026-04-27T19:44:00Z">
            <w:rPr/>
          </w:rPrChange>
        </w:rPr>
        <w:t xml:space="preserve"> </w:t>
      </w:r>
      <w:r w:rsidRPr="237D39FC">
        <w:rPr>
          <w:rFonts w:ascii="Times New Roman" w:cs="Times New Roman"/>
          <w:color w:val="000000"/>
          <w:sz w:val="24"/>
          <w:szCs w:val="24"/>
          <w:rPrChange w:id="1146" w:author="ahmad sahrul" w:date="2026-04-27T19:44:00Z">
            <w:rPr/>
          </w:rPrChange>
        </w:rPr>
        <w:t>tim</w:t>
      </w:r>
      <w:r w:rsidRPr="AC73C1E7">
        <w:rPr>
          <w:rFonts w:ascii="Times New Roman" w:cs="Times New Roman"/>
          <w:color w:val="000000"/>
          <w:sz w:val="24"/>
          <w:szCs w:val="24"/>
          <w:rPrChange w:id="1147" w:author="ahmad sahrul" w:date="2026-04-27T19:44:00Z">
            <w:rPr/>
          </w:rPrChange>
        </w:rPr>
        <w:t xml:space="preserve"> </w:t>
      </w:r>
      <w:r w:rsidRPr="01548A55">
        <w:rPr>
          <w:rFonts w:ascii="Times New Roman" w:cs="Times New Roman"/>
          <w:color w:val="000000"/>
          <w:sz w:val="24"/>
          <w:szCs w:val="24"/>
          <w:rPrChange w:id="1148" w:author="ahmad sahrul" w:date="2026-04-27T19:44:00Z">
            <w:rPr/>
          </w:rPrChange>
        </w:rPr>
        <w:t>pengembang</w:t>
      </w:r>
      <w:r w:rsidRPr="04189E1D">
        <w:rPr>
          <w:rFonts w:ascii="Times New Roman" w:cs="Times New Roman"/>
          <w:color w:val="000000"/>
          <w:sz w:val="24"/>
          <w:szCs w:val="24"/>
          <w:rPrChange w:id="1149" w:author="ahmad sahrul" w:date="2026-04-27T19:44:00Z">
            <w:rPr/>
          </w:rPrChange>
        </w:rPr>
        <w:t xml:space="preserve"> </w:t>
      </w:r>
      <w:r w:rsidRPr="A087E226">
        <w:rPr>
          <w:rFonts w:ascii="Times New Roman" w:cs="Times New Roman"/>
          <w:color w:val="000000"/>
          <w:sz w:val="24"/>
          <w:szCs w:val="24"/>
          <w:rPrChange w:id="1150" w:author="ahmad sahrul" w:date="2026-04-27T19:44:00Z">
            <w:rPr/>
          </w:rPrChange>
        </w:rPr>
        <w:t>dalam</w:t>
      </w:r>
      <w:r w:rsidRPr="E6F07EDD">
        <w:rPr>
          <w:rFonts w:ascii="Times New Roman" w:cs="Times New Roman"/>
          <w:color w:val="000000"/>
          <w:sz w:val="24"/>
          <w:szCs w:val="24"/>
          <w:rPrChange w:id="1151" w:author="ahmad sahrul" w:date="2026-04-27T19:44:00Z">
            <w:rPr/>
          </w:rPrChange>
        </w:rPr>
        <w:t xml:space="preserve"> </w:t>
      </w:r>
      <w:r w:rsidRPr="BBE7DE8B">
        <w:rPr>
          <w:rFonts w:ascii="Times New Roman" w:cs="Times New Roman"/>
          <w:color w:val="000000"/>
          <w:sz w:val="24"/>
          <w:szCs w:val="24"/>
          <w:rPrChange w:id="1152" w:author="ahmad sahrul" w:date="2026-04-27T19:44:00Z">
            <w:rPr/>
          </w:rPrChange>
        </w:rPr>
        <w:t>merancang</w:t>
      </w:r>
      <w:r w:rsidRPr="5B2F2AB1">
        <w:rPr>
          <w:rFonts w:ascii="Times New Roman" w:cs="Times New Roman"/>
          <w:color w:val="000000"/>
          <w:sz w:val="24"/>
          <w:szCs w:val="24"/>
          <w:rPrChange w:id="1153" w:author="ahmad sahrul" w:date="2026-04-27T19:44:00Z">
            <w:rPr/>
          </w:rPrChange>
        </w:rPr>
        <w:t xml:space="preserve">, </w:t>
      </w:r>
      <w:r w:rsidRPr="4BFE29B4">
        <w:rPr>
          <w:rFonts w:ascii="Times New Roman" w:cs="Times New Roman"/>
          <w:color w:val="000000"/>
          <w:sz w:val="24"/>
          <w:szCs w:val="24"/>
          <w:rPrChange w:id="1154" w:author="ahmad sahrul" w:date="2026-04-27T19:44:00Z">
            <w:rPr/>
          </w:rPrChange>
        </w:rPr>
        <w:t>membangun</w:t>
      </w:r>
      <w:r w:rsidRPr="4624DD4F">
        <w:rPr>
          <w:rFonts w:ascii="Times New Roman" w:cs="Times New Roman"/>
          <w:color w:val="000000"/>
          <w:sz w:val="24"/>
          <w:szCs w:val="24"/>
          <w:rPrChange w:id="1155" w:author="ahmad sahrul" w:date="2026-04-27T19:44:00Z">
            <w:rPr/>
          </w:rPrChange>
        </w:rPr>
        <w:t xml:space="preserve">, dan </w:t>
      </w:r>
      <w:r w:rsidRPr="D9A129F5">
        <w:rPr>
          <w:rFonts w:ascii="Times New Roman" w:cs="Times New Roman"/>
          <w:color w:val="000000"/>
          <w:sz w:val="24"/>
          <w:szCs w:val="24"/>
          <w:rPrChange w:id="1156" w:author="ahmad sahrul" w:date="2026-04-27T19:44:00Z">
            <w:rPr/>
          </w:rPrChange>
        </w:rPr>
        <w:t>menguji</w:t>
      </w:r>
      <w:r w:rsidRPr="A63F1AED">
        <w:rPr>
          <w:rFonts w:ascii="Times New Roman" w:cs="Times New Roman"/>
          <w:color w:val="000000"/>
          <w:sz w:val="24"/>
          <w:szCs w:val="24"/>
          <w:rPrChange w:id="1157" w:author="ahmad sahrul" w:date="2026-04-27T19:44:00Z">
            <w:rPr/>
          </w:rPrChange>
        </w:rPr>
        <w:t xml:space="preserve"> </w:t>
      </w:r>
      <w:r w:rsidRPr="00C95168">
        <w:rPr>
          <w:rFonts w:ascii="Times New Roman" w:cs="Times New Roman"/>
          <w:color w:val="000000"/>
          <w:sz w:val="24"/>
          <w:szCs w:val="24"/>
          <w:rPrChange w:id="1158" w:author="ahmad sahrul" w:date="2026-04-27T19:44:00Z">
            <w:rPr/>
          </w:rPrChange>
        </w:rPr>
        <w:t>sistem</w:t>
      </w:r>
      <w:r w:rsidRPr="8E9CC110">
        <w:rPr>
          <w:rFonts w:ascii="Times New Roman" w:cs="Times New Roman"/>
          <w:color w:val="000000"/>
          <w:sz w:val="24"/>
          <w:szCs w:val="24"/>
          <w:rPrChange w:id="1159" w:author="ahmad sahrul" w:date="2026-04-27T19:44:00Z">
            <w:rPr/>
          </w:rPrChange>
        </w:rPr>
        <w:t xml:space="preserve">, </w:t>
      </w:r>
      <w:r w:rsidRPr="4A771CAA">
        <w:rPr>
          <w:rFonts w:ascii="Times New Roman" w:cs="Times New Roman"/>
          <w:color w:val="000000"/>
          <w:sz w:val="24"/>
          <w:szCs w:val="24"/>
          <w:rPrChange w:id="1160" w:author="ahmad sahrul" w:date="2026-04-27T19:44:00Z">
            <w:rPr/>
          </w:rPrChange>
        </w:rPr>
        <w:t>serta</w:t>
      </w:r>
      <w:r w:rsidRPr="C6CCB4A5">
        <w:rPr>
          <w:rFonts w:ascii="Times New Roman" w:cs="Times New Roman"/>
          <w:color w:val="000000"/>
          <w:sz w:val="24"/>
          <w:szCs w:val="24"/>
          <w:rPrChange w:id="1161" w:author="ahmad sahrul" w:date="2026-04-27T19:44:00Z">
            <w:rPr/>
          </w:rPrChange>
        </w:rPr>
        <w:t xml:space="preserve"> </w:t>
      </w:r>
      <w:r w:rsidRPr="72280684">
        <w:rPr>
          <w:rFonts w:ascii="Times New Roman" w:cs="Times New Roman"/>
          <w:color w:val="000000"/>
          <w:sz w:val="24"/>
          <w:szCs w:val="24"/>
          <w:rPrChange w:id="1162" w:author="ahmad sahrul" w:date="2026-04-27T19:44:00Z">
            <w:rPr/>
          </w:rPrChange>
        </w:rPr>
        <w:t>bagi</w:t>
      </w:r>
      <w:r w:rsidRPr="FF8C93A6">
        <w:rPr>
          <w:rFonts w:ascii="Times New Roman" w:cs="Times New Roman"/>
          <w:color w:val="000000"/>
          <w:sz w:val="24"/>
          <w:szCs w:val="24"/>
          <w:rPrChange w:id="1163" w:author="ahmad sahrul" w:date="2026-04-27T19:44:00Z">
            <w:rPr/>
          </w:rPrChange>
        </w:rPr>
        <w:t xml:space="preserve"> </w:t>
      </w:r>
      <w:r w:rsidRPr="385EDF76">
        <w:rPr>
          <w:rFonts w:ascii="Times New Roman" w:cs="Times New Roman"/>
          <w:color w:val="000000"/>
          <w:sz w:val="24"/>
          <w:szCs w:val="24"/>
          <w:rPrChange w:id="1164" w:author="ahmad sahrul" w:date="2026-04-27T19:44:00Z">
            <w:rPr/>
          </w:rPrChange>
        </w:rPr>
        <w:t>pemangku</w:t>
      </w:r>
      <w:r w:rsidRPr="290BE0A4">
        <w:rPr>
          <w:rFonts w:ascii="Times New Roman" w:cs="Times New Roman"/>
          <w:color w:val="000000"/>
          <w:sz w:val="24"/>
          <w:szCs w:val="24"/>
          <w:rPrChange w:id="1165" w:author="ahmad sahrul" w:date="2026-04-27T19:44:00Z">
            <w:rPr/>
          </w:rPrChange>
        </w:rPr>
        <w:t xml:space="preserve"> </w:t>
      </w:r>
      <w:r w:rsidRPr="F0E7637F">
        <w:rPr>
          <w:rFonts w:ascii="Times New Roman" w:cs="Times New Roman"/>
          <w:color w:val="000000"/>
          <w:sz w:val="24"/>
          <w:szCs w:val="24"/>
          <w:rPrChange w:id="1166" w:author="ahmad sahrul" w:date="2026-04-27T19:44:00Z">
            <w:rPr/>
          </w:rPrChange>
        </w:rPr>
        <w:t>kepentingan</w:t>
      </w:r>
      <w:r w:rsidRPr="40A848E5">
        <w:rPr>
          <w:rFonts w:ascii="Times New Roman" w:cs="Times New Roman"/>
          <w:color w:val="000000"/>
          <w:sz w:val="24"/>
          <w:szCs w:val="24"/>
          <w:rPrChange w:id="1167" w:author="ahmad sahrul" w:date="2026-04-27T19:44:00Z">
            <w:rPr/>
          </w:rPrChange>
        </w:rPr>
        <w:t xml:space="preserve"> </w:t>
      </w:r>
      <w:r w:rsidRPr="F93465A5">
        <w:rPr>
          <w:rFonts w:ascii="Times New Roman" w:cs="Times New Roman"/>
          <w:color w:val="000000"/>
          <w:sz w:val="24"/>
          <w:szCs w:val="24"/>
          <w:rPrChange w:id="1168" w:author="ahmad sahrul" w:date="2026-04-27T19:44:00Z">
            <w:rPr/>
          </w:rPrChange>
        </w:rPr>
        <w:t>dalam</w:t>
      </w:r>
      <w:r w:rsidRPr="C4BF79F3">
        <w:rPr>
          <w:rFonts w:ascii="Times New Roman" w:cs="Times New Roman"/>
          <w:color w:val="000000"/>
          <w:sz w:val="24"/>
          <w:szCs w:val="24"/>
          <w:rPrChange w:id="1169" w:author="ahmad sahrul" w:date="2026-04-27T19:44:00Z">
            <w:rPr/>
          </w:rPrChange>
        </w:rPr>
        <w:t xml:space="preserve"> </w:t>
      </w:r>
      <w:r w:rsidRPr="765EC7F6">
        <w:rPr>
          <w:rFonts w:ascii="Times New Roman" w:cs="Times New Roman"/>
          <w:color w:val="000000"/>
          <w:sz w:val="24"/>
          <w:szCs w:val="24"/>
          <w:rPrChange w:id="1170" w:author="ahmad sahrul" w:date="2026-04-27T19:44:00Z">
            <w:rPr/>
          </w:rPrChange>
        </w:rPr>
        <w:t>memvalidasi</w:t>
      </w:r>
      <w:r w:rsidRPr="005389D9">
        <w:rPr>
          <w:rFonts w:ascii="Times New Roman" w:cs="Times New Roman"/>
          <w:color w:val="000000"/>
          <w:sz w:val="24"/>
          <w:szCs w:val="24"/>
          <w:rPrChange w:id="1171" w:author="ahmad sahrul" w:date="2026-04-27T19:44:00Z">
            <w:rPr/>
          </w:rPrChange>
        </w:rPr>
        <w:t xml:space="preserve"> </w:t>
      </w:r>
      <w:r w:rsidRPr="F1F58821">
        <w:rPr>
          <w:rFonts w:ascii="Times New Roman" w:cs="Times New Roman"/>
          <w:color w:val="000000"/>
          <w:sz w:val="24"/>
          <w:szCs w:val="24"/>
          <w:rPrChange w:id="1172" w:author="ahmad sahrul" w:date="2026-04-27T19:44:00Z">
            <w:rPr/>
          </w:rPrChange>
        </w:rPr>
        <w:t>kesesuaian</w:t>
      </w:r>
      <w:r w:rsidRPr="4627CD5B">
        <w:rPr>
          <w:rFonts w:ascii="Times New Roman" w:cs="Times New Roman"/>
          <w:color w:val="000000"/>
          <w:sz w:val="24"/>
          <w:szCs w:val="24"/>
          <w:rPrChange w:id="1173" w:author="ahmad sahrul" w:date="2026-04-27T19:44:00Z">
            <w:rPr/>
          </w:rPrChange>
        </w:rPr>
        <w:t xml:space="preserve"> </w:t>
      </w:r>
      <w:r w:rsidRPr="5E3CBBE0">
        <w:rPr>
          <w:rFonts w:ascii="Times New Roman" w:cs="Times New Roman"/>
          <w:color w:val="000000"/>
          <w:sz w:val="24"/>
          <w:szCs w:val="24"/>
          <w:rPrChange w:id="1174" w:author="ahmad sahrul" w:date="2026-04-27T19:44:00Z">
            <w:rPr/>
          </w:rPrChange>
        </w:rPr>
        <w:t>sistem</w:t>
      </w:r>
      <w:r w:rsidRPr="AFEF29E9">
        <w:rPr>
          <w:rFonts w:ascii="Times New Roman" w:cs="Times New Roman"/>
          <w:color w:val="000000"/>
          <w:sz w:val="24"/>
          <w:szCs w:val="24"/>
          <w:rPrChange w:id="1175" w:author="ahmad sahrul" w:date="2026-04-27T19:44:00Z">
            <w:rPr/>
          </w:rPrChange>
        </w:rPr>
        <w:t xml:space="preserve"> </w:t>
      </w:r>
      <w:r w:rsidRPr="902B3DBF">
        <w:rPr>
          <w:rFonts w:ascii="Times New Roman" w:cs="Times New Roman"/>
          <w:color w:val="000000"/>
          <w:sz w:val="24"/>
          <w:szCs w:val="24"/>
          <w:rPrChange w:id="1176" w:author="ahmad sahrul" w:date="2026-04-27T19:44:00Z">
            <w:rPr/>
          </w:rPrChange>
        </w:rPr>
        <w:t>dengan</w:t>
      </w:r>
      <w:r w:rsidRPr="8DDB0D27">
        <w:rPr>
          <w:rFonts w:ascii="Times New Roman" w:cs="Times New Roman"/>
          <w:color w:val="000000"/>
          <w:sz w:val="24"/>
          <w:szCs w:val="24"/>
          <w:rPrChange w:id="1177" w:author="ahmad sahrul" w:date="2026-04-27T19:44:00Z">
            <w:rPr/>
          </w:rPrChange>
        </w:rPr>
        <w:t xml:space="preserve"> </w:t>
      </w:r>
      <w:r w:rsidRPr="FE625206">
        <w:rPr>
          <w:rFonts w:ascii="Times New Roman" w:cs="Times New Roman"/>
          <w:color w:val="000000"/>
          <w:sz w:val="24"/>
          <w:szCs w:val="24"/>
          <w:rPrChange w:id="1178" w:author="ahmad sahrul" w:date="2026-04-27T19:44:00Z">
            <w:rPr/>
          </w:rPrChange>
        </w:rPr>
        <w:t>kebutuhan</w:t>
      </w:r>
      <w:r w:rsidRPr="A1A64A38">
        <w:rPr>
          <w:rFonts w:ascii="Times New Roman" w:cs="Times New Roman"/>
          <w:color w:val="000000"/>
          <w:sz w:val="24"/>
          <w:szCs w:val="24"/>
          <w:rPrChange w:id="1179" w:author="ahmad sahrul" w:date="2026-04-27T19:44:00Z">
            <w:rPr/>
          </w:rPrChange>
        </w:rPr>
        <w:t xml:space="preserve"> </w:t>
      </w:r>
      <w:r w:rsidRPr="A03D84D5">
        <w:rPr>
          <w:rFonts w:ascii="Times New Roman" w:cs="Times New Roman"/>
          <w:color w:val="000000"/>
          <w:sz w:val="24"/>
          <w:szCs w:val="24"/>
          <w:rPrChange w:id="1180" w:author="ahmad sahrul" w:date="2026-04-27T19:44:00Z">
            <w:rPr/>
          </w:rPrChange>
        </w:rPr>
        <w:t>bisnis</w:t>
      </w:r>
      <w:r w:rsidRPr="82CABD2D">
        <w:rPr>
          <w:rFonts w:ascii="Times New Roman" w:cs="Times New Roman"/>
          <w:color w:val="000000"/>
          <w:sz w:val="24"/>
          <w:szCs w:val="24"/>
          <w:rPrChange w:id="1181" w:author="ahmad sahrul" w:date="2026-04-27T19:44:00Z">
            <w:rPr/>
          </w:rPrChange>
        </w:rPr>
        <w:t>.</w:t>
      </w:r>
    </w:p>
    <w:p w14:paraId="7C1A2932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182" w:author="ahmad sahrul" w:date="2026-04-27T19:39:00Z">
            <w:rPr/>
          </w:rPrChange>
        </w:rPr>
        <w:pPrChange w:id="1183" w:author="6781" w:date="2026-04-27T23:07:00Z">
          <w:pPr>
            <w:pStyle w:val="Heading2"/>
            <w:jc w:val="left"/>
          </w:pPr>
        </w:pPrChange>
      </w:pPr>
      <w:bookmarkStart w:id="1184" w:name="_Toc228212122"/>
      <w:r w:rsidRPr="B45FCF4E">
        <w:rPr>
          <w:rFonts w:ascii="Times New Roman" w:cs="Times New Roman"/>
          <w:color w:val="000000"/>
          <w:rPrChange w:id="1185" w:author="ahmad sahrul" w:date="2026-04-27T19:39:00Z">
            <w:rPr/>
          </w:rPrChange>
        </w:rPr>
        <w:t>1.2 Document Conventions</w:t>
      </w:r>
      <w:bookmarkEnd w:id="1184"/>
    </w:p>
    <w:p w14:paraId="12AB682A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186" w:author="ahmad sahrul" w:date="2026-04-27T19:44:00Z">
            <w:rPr/>
          </w:rPrChange>
        </w:rPr>
        <w:pPrChange w:id="1187" w:author="6781" w:date="2026-04-27T23:07:00Z">
          <w:pPr>
            <w:spacing w:before="80"/>
            <w:jc w:val="left"/>
          </w:pPr>
        </w:pPrChange>
      </w:pPr>
      <w:r w:rsidRPr="74655B0F">
        <w:rPr>
          <w:rFonts w:ascii="Times New Roman" w:cs="Times New Roman"/>
          <w:color w:val="000000"/>
          <w:sz w:val="24"/>
          <w:szCs w:val="24"/>
          <w:rPrChange w:id="1188" w:author="ahmad sahrul" w:date="2026-04-27T19:44:00Z">
            <w:rPr/>
          </w:rPrChange>
        </w:rPr>
        <w:t>Konvensi</w:t>
      </w:r>
      <w:r w:rsidRPr="716C0FA4">
        <w:rPr>
          <w:rFonts w:ascii="Times New Roman" w:cs="Times New Roman"/>
          <w:color w:val="000000"/>
          <w:sz w:val="24"/>
          <w:szCs w:val="24"/>
          <w:rPrChange w:id="1189" w:author="ahmad sahrul" w:date="2026-04-27T19:44:00Z">
            <w:rPr/>
          </w:rPrChange>
        </w:rPr>
        <w:t xml:space="preserve"> </w:t>
      </w:r>
      <w:r w:rsidRPr="CD9F0CF7">
        <w:rPr>
          <w:rFonts w:ascii="Times New Roman" w:cs="Times New Roman"/>
          <w:color w:val="000000"/>
          <w:sz w:val="24"/>
          <w:szCs w:val="24"/>
          <w:rPrChange w:id="1190" w:author="ahmad sahrul" w:date="2026-04-27T19:44:00Z">
            <w:rPr/>
          </w:rPrChange>
        </w:rPr>
        <w:t>penulisan</w:t>
      </w:r>
      <w:r w:rsidRPr="22AD1882">
        <w:rPr>
          <w:rFonts w:ascii="Times New Roman" w:cs="Times New Roman"/>
          <w:color w:val="000000"/>
          <w:sz w:val="24"/>
          <w:szCs w:val="24"/>
          <w:rPrChange w:id="1191" w:author="ahmad sahrul" w:date="2026-04-27T19:44:00Z">
            <w:rPr/>
          </w:rPrChange>
        </w:rPr>
        <w:t xml:space="preserve"> yang </w:t>
      </w:r>
      <w:r w:rsidRPr="A3F3C6BE">
        <w:rPr>
          <w:rFonts w:ascii="Times New Roman" w:cs="Times New Roman"/>
          <w:color w:val="000000"/>
          <w:sz w:val="24"/>
          <w:szCs w:val="24"/>
          <w:rPrChange w:id="1192" w:author="ahmad sahrul" w:date="2026-04-27T19:44:00Z">
            <w:rPr/>
          </w:rPrChange>
        </w:rPr>
        <w:t>digunakan</w:t>
      </w:r>
      <w:r w:rsidRPr="15354E4C">
        <w:rPr>
          <w:rFonts w:ascii="Times New Roman" w:cs="Times New Roman"/>
          <w:color w:val="000000"/>
          <w:sz w:val="24"/>
          <w:szCs w:val="24"/>
          <w:rPrChange w:id="1193" w:author="ahmad sahrul" w:date="2026-04-27T19:44:00Z">
            <w:rPr/>
          </w:rPrChange>
        </w:rPr>
        <w:t xml:space="preserve"> </w:t>
      </w:r>
      <w:r w:rsidRPr="D868CC6B">
        <w:rPr>
          <w:rFonts w:ascii="Times New Roman" w:cs="Times New Roman"/>
          <w:color w:val="000000"/>
          <w:sz w:val="24"/>
          <w:szCs w:val="24"/>
          <w:rPrChange w:id="1194" w:author="ahmad sahrul" w:date="2026-04-27T19:44:00Z">
            <w:rPr/>
          </w:rPrChange>
        </w:rPr>
        <w:t>dalam</w:t>
      </w:r>
      <w:r w:rsidRPr="0FB7BF01">
        <w:rPr>
          <w:rFonts w:ascii="Times New Roman" w:cs="Times New Roman"/>
          <w:color w:val="000000"/>
          <w:sz w:val="24"/>
          <w:szCs w:val="24"/>
          <w:rPrChange w:id="1195" w:author="ahmad sahrul" w:date="2026-04-27T19:44:00Z">
            <w:rPr/>
          </w:rPrChange>
        </w:rPr>
        <w:t xml:space="preserve"> </w:t>
      </w:r>
      <w:r w:rsidRPr="60462F3F">
        <w:rPr>
          <w:rFonts w:ascii="Times New Roman" w:cs="Times New Roman"/>
          <w:color w:val="000000"/>
          <w:sz w:val="24"/>
          <w:szCs w:val="24"/>
          <w:rPrChange w:id="1196" w:author="ahmad sahrul" w:date="2026-04-27T19:44:00Z">
            <w:rPr/>
          </w:rPrChange>
        </w:rPr>
        <w:t>dokumen</w:t>
      </w:r>
      <w:r w:rsidRPr="AF755D35">
        <w:rPr>
          <w:rFonts w:ascii="Times New Roman" w:cs="Times New Roman"/>
          <w:color w:val="000000"/>
          <w:sz w:val="24"/>
          <w:szCs w:val="24"/>
          <w:rPrChange w:id="1197" w:author="ahmad sahrul" w:date="2026-04-27T19:44:00Z">
            <w:rPr/>
          </w:rPrChange>
        </w:rPr>
        <w:t xml:space="preserve"> </w:t>
      </w:r>
      <w:r w:rsidRPr="79F010AE">
        <w:rPr>
          <w:rFonts w:ascii="Times New Roman" w:cs="Times New Roman"/>
          <w:color w:val="000000"/>
          <w:sz w:val="24"/>
          <w:szCs w:val="24"/>
          <w:rPrChange w:id="1198" w:author="ahmad sahrul" w:date="2026-04-27T19:44:00Z">
            <w:rPr/>
          </w:rPrChange>
        </w:rPr>
        <w:t>ini</w:t>
      </w:r>
      <w:r w:rsidRPr="7A6316AF">
        <w:rPr>
          <w:rFonts w:ascii="Times New Roman" w:cs="Times New Roman"/>
          <w:color w:val="000000"/>
          <w:sz w:val="24"/>
          <w:szCs w:val="24"/>
          <w:rPrChange w:id="1199" w:author="ahmad sahrul" w:date="2026-04-27T19:44:00Z">
            <w:rPr/>
          </w:rPrChange>
        </w:rPr>
        <w:t xml:space="preserve"> </w:t>
      </w:r>
      <w:r w:rsidRPr="D5BC87B1">
        <w:rPr>
          <w:rFonts w:ascii="Times New Roman" w:cs="Times New Roman"/>
          <w:color w:val="000000"/>
          <w:sz w:val="24"/>
          <w:szCs w:val="24"/>
          <w:rPrChange w:id="1200" w:author="ahmad sahrul" w:date="2026-04-27T19:44:00Z">
            <w:rPr/>
          </w:rPrChange>
        </w:rPr>
        <w:t>adalah</w:t>
      </w:r>
      <w:r w:rsidRPr="949767C0">
        <w:rPr>
          <w:rFonts w:ascii="Times New Roman" w:cs="Times New Roman"/>
          <w:color w:val="000000"/>
          <w:sz w:val="24"/>
          <w:szCs w:val="24"/>
          <w:rPrChange w:id="1201" w:author="ahmad sahrul" w:date="2026-04-27T19:44:00Z">
            <w:rPr/>
          </w:rPrChange>
        </w:rPr>
        <w:t xml:space="preserve"> </w:t>
      </w:r>
      <w:r w:rsidRPr="6B203D39">
        <w:rPr>
          <w:rFonts w:ascii="Times New Roman" w:cs="Times New Roman"/>
          <w:color w:val="000000"/>
          <w:sz w:val="24"/>
          <w:szCs w:val="24"/>
          <w:rPrChange w:id="1202" w:author="ahmad sahrul" w:date="2026-04-27T19:44:00Z">
            <w:rPr/>
          </w:rPrChange>
        </w:rPr>
        <w:t>sebagai</w:t>
      </w:r>
      <w:r w:rsidRPr="40C926D5">
        <w:rPr>
          <w:rFonts w:ascii="Times New Roman" w:cs="Times New Roman"/>
          <w:color w:val="000000"/>
          <w:sz w:val="24"/>
          <w:szCs w:val="24"/>
          <w:rPrChange w:id="1203" w:author="ahmad sahrul" w:date="2026-04-27T19:44:00Z">
            <w:rPr/>
          </w:rPrChange>
        </w:rPr>
        <w:t xml:space="preserve"> </w:t>
      </w:r>
      <w:r w:rsidRPr="FAF2C88E">
        <w:rPr>
          <w:rFonts w:ascii="Times New Roman" w:cs="Times New Roman"/>
          <w:color w:val="000000"/>
          <w:sz w:val="24"/>
          <w:szCs w:val="24"/>
          <w:rPrChange w:id="1204" w:author="ahmad sahrul" w:date="2026-04-27T19:44:00Z">
            <w:rPr/>
          </w:rPrChange>
        </w:rPr>
        <w:t>berikut</w:t>
      </w:r>
      <w:r w:rsidRPr="51F0C313">
        <w:rPr>
          <w:rFonts w:ascii="Times New Roman" w:cs="Times New Roman"/>
          <w:color w:val="000000"/>
          <w:sz w:val="24"/>
          <w:szCs w:val="24"/>
          <w:rPrChange w:id="1205" w:author="ahmad sahrul" w:date="2026-04-27T19:44:00Z">
            <w:rPr/>
          </w:rPrChange>
        </w:rPr>
        <w:t>:</w:t>
      </w:r>
    </w:p>
    <w:p w14:paraId="54C7D69E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06" w:author="ahmad sahrul" w:date="2026-04-27T19:44:00Z">
            <w:rPr/>
          </w:rPrChange>
        </w:rPr>
        <w:pPrChange w:id="120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8268E1F5">
        <w:rPr>
          <w:rFonts w:ascii="Times New Roman" w:cs="Times New Roman"/>
          <w:color w:val="000000"/>
          <w:sz w:val="24"/>
          <w:szCs w:val="24"/>
          <w:rPrChange w:id="1208" w:author="ahmad sahrul" w:date="2026-04-27T19:44:00Z">
            <w:rPr/>
          </w:rPrChange>
        </w:rPr>
        <w:t xml:space="preserve">Teks </w:t>
      </w:r>
      <w:r w:rsidRPr="08198131">
        <w:rPr>
          <w:rFonts w:ascii="Times New Roman" w:cs="Times New Roman"/>
          <w:color w:val="000000"/>
          <w:sz w:val="24"/>
          <w:szCs w:val="24"/>
          <w:rPrChange w:id="1209" w:author="ahmad sahrul" w:date="2026-04-27T19:44:00Z">
            <w:rPr/>
          </w:rPrChange>
        </w:rPr>
        <w:t>tebal</w:t>
      </w:r>
      <w:r w:rsidRPr="AEE37B50">
        <w:rPr>
          <w:rFonts w:ascii="Times New Roman" w:cs="Times New Roman"/>
          <w:color w:val="000000"/>
          <w:sz w:val="24"/>
          <w:szCs w:val="24"/>
          <w:rPrChange w:id="1210" w:author="ahmad sahrul" w:date="2026-04-27T19:44:00Z">
            <w:rPr/>
          </w:rPrChange>
        </w:rPr>
        <w:t xml:space="preserve"> (bold) </w:t>
      </w:r>
      <w:r w:rsidRPr="BEC6B6D8">
        <w:rPr>
          <w:rFonts w:ascii="Times New Roman" w:cs="Times New Roman"/>
          <w:color w:val="000000"/>
          <w:sz w:val="24"/>
          <w:szCs w:val="24"/>
          <w:rPrChange w:id="1211" w:author="ahmad sahrul" w:date="2026-04-27T19:44:00Z">
            <w:rPr/>
          </w:rPrChange>
        </w:rPr>
        <w:t>digunakan</w:t>
      </w:r>
      <w:r w:rsidRPr="F456181F">
        <w:rPr>
          <w:rFonts w:ascii="Times New Roman" w:cs="Times New Roman"/>
          <w:color w:val="000000"/>
          <w:sz w:val="24"/>
          <w:szCs w:val="24"/>
          <w:rPrChange w:id="1212" w:author="ahmad sahrul" w:date="2026-04-27T19:44:00Z">
            <w:rPr/>
          </w:rPrChange>
        </w:rPr>
        <w:t xml:space="preserve"> </w:t>
      </w:r>
      <w:r w:rsidRPr="A0877D97">
        <w:rPr>
          <w:rFonts w:ascii="Times New Roman" w:cs="Times New Roman"/>
          <w:color w:val="000000"/>
          <w:sz w:val="24"/>
          <w:szCs w:val="24"/>
          <w:rPrChange w:id="1213" w:author="ahmad sahrul" w:date="2026-04-27T19:44:00Z">
            <w:rPr/>
          </w:rPrChange>
        </w:rPr>
        <w:t>untuk</w:t>
      </w:r>
      <w:r w:rsidRPr="03800008">
        <w:rPr>
          <w:rFonts w:ascii="Times New Roman" w:cs="Times New Roman"/>
          <w:color w:val="000000"/>
          <w:sz w:val="24"/>
          <w:szCs w:val="24"/>
          <w:rPrChange w:id="1214" w:author="ahmad sahrul" w:date="2026-04-27T19:44:00Z">
            <w:rPr/>
          </w:rPrChange>
        </w:rPr>
        <w:t xml:space="preserve"> </w:t>
      </w:r>
      <w:r w:rsidRPr="7D6DF859">
        <w:rPr>
          <w:rFonts w:ascii="Times New Roman" w:cs="Times New Roman"/>
          <w:color w:val="000000"/>
          <w:sz w:val="24"/>
          <w:szCs w:val="24"/>
          <w:rPrChange w:id="1215" w:author="ahmad sahrul" w:date="2026-04-27T19:44:00Z">
            <w:rPr/>
          </w:rPrChange>
        </w:rPr>
        <w:t>menyoroti</w:t>
      </w:r>
      <w:r w:rsidRPr="F5C5BA82">
        <w:rPr>
          <w:rFonts w:ascii="Times New Roman" w:cs="Times New Roman"/>
          <w:color w:val="000000"/>
          <w:sz w:val="24"/>
          <w:szCs w:val="24"/>
          <w:rPrChange w:id="1216" w:author="ahmad sahrul" w:date="2026-04-27T19:44:00Z">
            <w:rPr/>
          </w:rPrChange>
        </w:rPr>
        <w:t xml:space="preserve"> </w:t>
      </w:r>
      <w:r w:rsidRPr="3B998469">
        <w:rPr>
          <w:rFonts w:ascii="Times New Roman" w:cs="Times New Roman"/>
          <w:color w:val="000000"/>
          <w:sz w:val="24"/>
          <w:szCs w:val="24"/>
          <w:rPrChange w:id="1217" w:author="ahmad sahrul" w:date="2026-04-27T19:44:00Z">
            <w:rPr/>
          </w:rPrChange>
        </w:rPr>
        <w:t>istilah</w:t>
      </w:r>
      <w:r w:rsidRPr="8830A3F2">
        <w:rPr>
          <w:rFonts w:ascii="Times New Roman" w:cs="Times New Roman"/>
          <w:color w:val="000000"/>
          <w:sz w:val="24"/>
          <w:szCs w:val="24"/>
          <w:rPrChange w:id="1218" w:author="ahmad sahrul" w:date="2026-04-27T19:44:00Z">
            <w:rPr/>
          </w:rPrChange>
        </w:rPr>
        <w:t xml:space="preserve"> </w:t>
      </w:r>
      <w:r w:rsidRPr="CD87C808">
        <w:rPr>
          <w:rFonts w:ascii="Times New Roman" w:cs="Times New Roman"/>
          <w:color w:val="000000"/>
          <w:sz w:val="24"/>
          <w:szCs w:val="24"/>
          <w:rPrChange w:id="1219" w:author="ahmad sahrul" w:date="2026-04-27T19:44:00Z">
            <w:rPr/>
          </w:rPrChange>
        </w:rPr>
        <w:t>teknis</w:t>
      </w:r>
      <w:r w:rsidRPr="63E24445">
        <w:rPr>
          <w:rFonts w:ascii="Times New Roman" w:cs="Times New Roman"/>
          <w:color w:val="000000"/>
          <w:sz w:val="24"/>
          <w:szCs w:val="24"/>
          <w:rPrChange w:id="1220" w:author="ahmad sahrul" w:date="2026-04-27T19:44:00Z">
            <w:rPr/>
          </w:rPrChange>
        </w:rPr>
        <w:t xml:space="preserve"> </w:t>
      </w:r>
      <w:r w:rsidRPr="A7C17139">
        <w:rPr>
          <w:rFonts w:ascii="Times New Roman" w:cs="Times New Roman"/>
          <w:color w:val="000000"/>
          <w:sz w:val="24"/>
          <w:szCs w:val="24"/>
          <w:rPrChange w:id="1221" w:author="ahmad sahrul" w:date="2026-04-27T19:44:00Z">
            <w:rPr/>
          </w:rPrChange>
        </w:rPr>
        <w:t>penting</w:t>
      </w:r>
      <w:r w:rsidRPr="E370E3D7">
        <w:rPr>
          <w:rFonts w:ascii="Times New Roman" w:cs="Times New Roman"/>
          <w:color w:val="000000"/>
          <w:sz w:val="24"/>
          <w:szCs w:val="24"/>
          <w:rPrChange w:id="1222" w:author="ahmad sahrul" w:date="2026-04-27T19:44:00Z">
            <w:rPr/>
          </w:rPrChange>
        </w:rPr>
        <w:t xml:space="preserve"> dan nama </w:t>
      </w:r>
      <w:r w:rsidRPr="316475F2">
        <w:rPr>
          <w:rFonts w:ascii="Times New Roman" w:cs="Times New Roman"/>
          <w:color w:val="000000"/>
          <w:sz w:val="24"/>
          <w:szCs w:val="24"/>
          <w:rPrChange w:id="1223" w:author="ahmad sahrul" w:date="2026-04-27T19:44:00Z">
            <w:rPr/>
          </w:rPrChange>
        </w:rPr>
        <w:t>fitur</w:t>
      </w:r>
      <w:r w:rsidRPr="0E3D5C97">
        <w:rPr>
          <w:rFonts w:ascii="Times New Roman" w:cs="Times New Roman"/>
          <w:color w:val="000000"/>
          <w:sz w:val="24"/>
          <w:szCs w:val="24"/>
          <w:rPrChange w:id="1224" w:author="ahmad sahrul" w:date="2026-04-27T19:44:00Z">
            <w:rPr/>
          </w:rPrChange>
        </w:rPr>
        <w:t>.</w:t>
      </w:r>
    </w:p>
    <w:p w14:paraId="1181508E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25" w:author="ahmad sahrul" w:date="2026-04-27T19:44:00Z">
            <w:rPr/>
          </w:rPrChange>
        </w:rPr>
        <w:pPrChange w:id="122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343DA8D0">
        <w:rPr>
          <w:rFonts w:ascii="Times New Roman" w:cs="Times New Roman"/>
          <w:color w:val="000000"/>
          <w:sz w:val="24"/>
          <w:szCs w:val="24"/>
          <w:rPrChange w:id="1227" w:author="ahmad sahrul" w:date="2026-04-27T19:44:00Z">
            <w:rPr/>
          </w:rPrChange>
        </w:rPr>
        <w:t xml:space="preserve">Teks miring (italic) </w:t>
      </w:r>
      <w:r w:rsidRPr="189A09B0">
        <w:rPr>
          <w:rFonts w:ascii="Times New Roman" w:cs="Times New Roman"/>
          <w:color w:val="000000"/>
          <w:sz w:val="24"/>
          <w:szCs w:val="24"/>
          <w:rPrChange w:id="1228" w:author="ahmad sahrul" w:date="2026-04-27T19:44:00Z">
            <w:rPr/>
          </w:rPrChange>
        </w:rPr>
        <w:t>digunakan</w:t>
      </w:r>
      <w:r w:rsidRPr="C4F10605">
        <w:rPr>
          <w:rFonts w:ascii="Times New Roman" w:cs="Times New Roman"/>
          <w:color w:val="000000"/>
          <w:sz w:val="24"/>
          <w:szCs w:val="24"/>
          <w:rPrChange w:id="1229" w:author="ahmad sahrul" w:date="2026-04-27T19:44:00Z">
            <w:rPr/>
          </w:rPrChange>
        </w:rPr>
        <w:t xml:space="preserve"> </w:t>
      </w:r>
      <w:r w:rsidRPr="56CA5718">
        <w:rPr>
          <w:rFonts w:ascii="Times New Roman" w:cs="Times New Roman"/>
          <w:color w:val="000000"/>
          <w:sz w:val="24"/>
          <w:szCs w:val="24"/>
          <w:rPrChange w:id="1230" w:author="ahmad sahrul" w:date="2026-04-27T19:44:00Z">
            <w:rPr/>
          </w:rPrChange>
        </w:rPr>
        <w:t>untuk</w:t>
      </w:r>
      <w:r w:rsidRPr="F90AF9B3">
        <w:rPr>
          <w:rFonts w:ascii="Times New Roman" w:cs="Times New Roman"/>
          <w:color w:val="000000"/>
          <w:sz w:val="24"/>
          <w:szCs w:val="24"/>
          <w:rPrChange w:id="1231" w:author="ahmad sahrul" w:date="2026-04-27T19:44:00Z">
            <w:rPr/>
          </w:rPrChange>
        </w:rPr>
        <w:t xml:space="preserve"> nama </w:t>
      </w:r>
      <w:r w:rsidRPr="22FF08CB">
        <w:rPr>
          <w:rFonts w:ascii="Times New Roman" w:cs="Times New Roman"/>
          <w:color w:val="000000"/>
          <w:sz w:val="24"/>
          <w:szCs w:val="24"/>
          <w:rPrChange w:id="1232" w:author="ahmad sahrul" w:date="2026-04-27T19:44:00Z">
            <w:rPr/>
          </w:rPrChange>
        </w:rPr>
        <w:t>sistem</w:t>
      </w:r>
      <w:r w:rsidRPr="C7D3EF0A">
        <w:rPr>
          <w:rFonts w:ascii="Times New Roman" w:cs="Times New Roman"/>
          <w:color w:val="000000"/>
          <w:sz w:val="24"/>
          <w:szCs w:val="24"/>
          <w:rPrChange w:id="1233" w:author="ahmad sahrul" w:date="2026-04-27T19:44:00Z">
            <w:rPr/>
          </w:rPrChange>
        </w:rPr>
        <w:t xml:space="preserve">, </w:t>
      </w:r>
      <w:r w:rsidRPr="F68777CE">
        <w:rPr>
          <w:rFonts w:ascii="Times New Roman" w:cs="Times New Roman"/>
          <w:color w:val="000000"/>
          <w:sz w:val="24"/>
          <w:szCs w:val="24"/>
          <w:rPrChange w:id="1234" w:author="ahmad sahrul" w:date="2026-04-27T19:44:00Z">
            <w:rPr/>
          </w:rPrChange>
        </w:rPr>
        <w:t>teknologi</w:t>
      </w:r>
      <w:r w:rsidRPr="FEDECFCA">
        <w:rPr>
          <w:rFonts w:ascii="Times New Roman" w:cs="Times New Roman"/>
          <w:color w:val="000000"/>
          <w:sz w:val="24"/>
          <w:szCs w:val="24"/>
          <w:rPrChange w:id="1235" w:author="ahmad sahrul" w:date="2026-04-27T19:44:00Z">
            <w:rPr/>
          </w:rPrChange>
        </w:rPr>
        <w:t xml:space="preserve">, </w:t>
      </w:r>
      <w:r w:rsidRPr="3820BF5B">
        <w:rPr>
          <w:rFonts w:ascii="Times New Roman" w:cs="Times New Roman"/>
          <w:color w:val="000000"/>
          <w:sz w:val="24"/>
          <w:szCs w:val="24"/>
          <w:rPrChange w:id="1236" w:author="ahmad sahrul" w:date="2026-04-27T19:44:00Z">
            <w:rPr/>
          </w:rPrChange>
        </w:rPr>
        <w:t>atau</w:t>
      </w:r>
      <w:r w:rsidRPr="3849B7EC">
        <w:rPr>
          <w:rFonts w:ascii="Times New Roman" w:cs="Times New Roman"/>
          <w:color w:val="000000"/>
          <w:sz w:val="24"/>
          <w:szCs w:val="24"/>
          <w:rPrChange w:id="1237" w:author="ahmad sahrul" w:date="2026-04-27T19:44:00Z">
            <w:rPr/>
          </w:rPrChange>
        </w:rPr>
        <w:t xml:space="preserve"> </w:t>
      </w:r>
      <w:r w:rsidRPr="E708481A">
        <w:rPr>
          <w:rFonts w:ascii="Times New Roman" w:cs="Times New Roman"/>
          <w:color w:val="000000"/>
          <w:sz w:val="24"/>
          <w:szCs w:val="24"/>
          <w:rPrChange w:id="1238" w:author="ahmad sahrul" w:date="2026-04-27T19:44:00Z">
            <w:rPr/>
          </w:rPrChange>
        </w:rPr>
        <w:t>referensi</w:t>
      </w:r>
      <w:r w:rsidRPr="71F802C6">
        <w:rPr>
          <w:rFonts w:ascii="Times New Roman" w:cs="Times New Roman"/>
          <w:color w:val="000000"/>
          <w:sz w:val="24"/>
          <w:szCs w:val="24"/>
          <w:rPrChange w:id="1239" w:author="ahmad sahrul" w:date="2026-04-27T19:44:00Z">
            <w:rPr/>
          </w:rPrChange>
        </w:rPr>
        <w:t xml:space="preserve"> </w:t>
      </w:r>
      <w:r w:rsidRPr="B342EEF1">
        <w:rPr>
          <w:rFonts w:ascii="Times New Roman" w:cs="Times New Roman"/>
          <w:color w:val="000000"/>
          <w:sz w:val="24"/>
          <w:szCs w:val="24"/>
          <w:rPrChange w:id="1240" w:author="ahmad sahrul" w:date="2026-04-27T19:44:00Z">
            <w:rPr/>
          </w:rPrChange>
        </w:rPr>
        <w:t>eksternal</w:t>
      </w:r>
      <w:r w:rsidRPr="7E7141C5">
        <w:rPr>
          <w:rFonts w:ascii="Times New Roman" w:cs="Times New Roman"/>
          <w:color w:val="000000"/>
          <w:sz w:val="24"/>
          <w:szCs w:val="24"/>
          <w:rPrChange w:id="1241" w:author="ahmad sahrul" w:date="2026-04-27T19:44:00Z">
            <w:rPr/>
          </w:rPrChange>
        </w:rPr>
        <w:t>.</w:t>
      </w:r>
    </w:p>
    <w:p w14:paraId="28FC134E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42" w:author="ahmad sahrul" w:date="2026-04-27T19:44:00Z">
            <w:rPr/>
          </w:rPrChange>
        </w:rPr>
        <w:pPrChange w:id="124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E4637FF3">
        <w:rPr>
          <w:rFonts w:ascii="Times New Roman" w:cs="Times New Roman"/>
          <w:color w:val="000000"/>
          <w:sz w:val="24"/>
          <w:szCs w:val="24"/>
          <w:rPrChange w:id="1244" w:author="ahmad sahrul" w:date="2026-04-27T19:44:00Z">
            <w:rPr/>
          </w:rPrChange>
        </w:rPr>
        <w:t xml:space="preserve">Kode monospace </w:t>
      </w:r>
      <w:r w:rsidRPr="3C7107B6">
        <w:rPr>
          <w:rFonts w:ascii="Times New Roman" w:cs="Times New Roman"/>
          <w:color w:val="000000"/>
          <w:sz w:val="24"/>
          <w:szCs w:val="24"/>
          <w:rPrChange w:id="1245" w:author="ahmad sahrul" w:date="2026-04-27T19:44:00Z">
            <w:rPr/>
          </w:rPrChange>
        </w:rPr>
        <w:t>digunakan</w:t>
      </w:r>
      <w:r w:rsidRPr="14005ADF">
        <w:rPr>
          <w:rFonts w:ascii="Times New Roman" w:cs="Times New Roman"/>
          <w:color w:val="000000"/>
          <w:sz w:val="24"/>
          <w:szCs w:val="24"/>
          <w:rPrChange w:id="1246" w:author="ahmad sahrul" w:date="2026-04-27T19:44:00Z">
            <w:rPr/>
          </w:rPrChange>
        </w:rPr>
        <w:t xml:space="preserve"> </w:t>
      </w:r>
      <w:r w:rsidRPr="4E63A6EA">
        <w:rPr>
          <w:rFonts w:ascii="Times New Roman" w:cs="Times New Roman"/>
          <w:color w:val="000000"/>
          <w:sz w:val="24"/>
          <w:szCs w:val="24"/>
          <w:rPrChange w:id="1247" w:author="ahmad sahrul" w:date="2026-04-27T19:44:00Z">
            <w:rPr/>
          </w:rPrChange>
        </w:rPr>
        <w:t>untuk</w:t>
      </w:r>
      <w:r w:rsidRPr="C65140AC">
        <w:rPr>
          <w:rFonts w:ascii="Times New Roman" w:cs="Times New Roman"/>
          <w:color w:val="000000"/>
          <w:sz w:val="24"/>
          <w:szCs w:val="24"/>
          <w:rPrChange w:id="1248" w:author="ahmad sahrul" w:date="2026-04-27T19:44:00Z">
            <w:rPr/>
          </w:rPrChange>
        </w:rPr>
        <w:t xml:space="preserve"> endpoint API, nama </w:t>
      </w:r>
      <w:r w:rsidRPr="25074FD4">
        <w:rPr>
          <w:rFonts w:ascii="Times New Roman" w:cs="Times New Roman"/>
          <w:color w:val="000000"/>
          <w:sz w:val="24"/>
          <w:szCs w:val="24"/>
          <w:rPrChange w:id="1249" w:author="ahmad sahrul" w:date="2026-04-27T19:44:00Z">
            <w:rPr/>
          </w:rPrChange>
        </w:rPr>
        <w:t>tabel</w:t>
      </w:r>
      <w:r w:rsidRPr="2C3D5C45">
        <w:rPr>
          <w:rFonts w:ascii="Times New Roman" w:cs="Times New Roman"/>
          <w:color w:val="000000"/>
          <w:sz w:val="24"/>
          <w:szCs w:val="24"/>
          <w:rPrChange w:id="1250" w:author="ahmad sahrul" w:date="2026-04-27T19:44:00Z">
            <w:rPr/>
          </w:rPrChange>
        </w:rPr>
        <w:t xml:space="preserve">, dan </w:t>
      </w:r>
      <w:r w:rsidRPr="847A3698">
        <w:rPr>
          <w:rFonts w:ascii="Times New Roman" w:cs="Times New Roman"/>
          <w:color w:val="000000"/>
          <w:sz w:val="24"/>
          <w:szCs w:val="24"/>
          <w:rPrChange w:id="1251" w:author="ahmad sahrul" w:date="2026-04-27T19:44:00Z">
            <w:rPr/>
          </w:rPrChange>
        </w:rPr>
        <w:t>cuplikan</w:t>
      </w:r>
      <w:r w:rsidRPr="331DB410">
        <w:rPr>
          <w:rFonts w:ascii="Times New Roman" w:cs="Times New Roman"/>
          <w:color w:val="000000"/>
          <w:sz w:val="24"/>
          <w:szCs w:val="24"/>
          <w:rPrChange w:id="1252" w:author="ahmad sahrul" w:date="2026-04-27T19:44:00Z">
            <w:rPr/>
          </w:rPrChange>
        </w:rPr>
        <w:t xml:space="preserve"> </w:t>
      </w:r>
      <w:r w:rsidRPr="B39C9D14">
        <w:rPr>
          <w:rFonts w:ascii="Times New Roman" w:cs="Times New Roman"/>
          <w:color w:val="000000"/>
          <w:sz w:val="24"/>
          <w:szCs w:val="24"/>
          <w:rPrChange w:id="1253" w:author="ahmad sahrul" w:date="2026-04-27T19:44:00Z">
            <w:rPr/>
          </w:rPrChange>
        </w:rPr>
        <w:t>kode</w:t>
      </w:r>
      <w:r w:rsidRPr="5E7C8C96">
        <w:rPr>
          <w:rFonts w:ascii="Times New Roman" w:cs="Times New Roman"/>
          <w:color w:val="000000"/>
          <w:sz w:val="24"/>
          <w:szCs w:val="24"/>
          <w:rPrChange w:id="1254" w:author="ahmad sahrul" w:date="2026-04-27T19:44:00Z">
            <w:rPr/>
          </w:rPrChange>
        </w:rPr>
        <w:t>.</w:t>
      </w:r>
    </w:p>
    <w:p w14:paraId="697D684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55" w:author="ahmad sahrul" w:date="2026-04-27T19:44:00Z">
            <w:rPr/>
          </w:rPrChange>
        </w:rPr>
        <w:pPrChange w:id="125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E41B8FF5">
        <w:rPr>
          <w:rFonts w:ascii="Times New Roman" w:cs="Times New Roman"/>
          <w:color w:val="000000"/>
          <w:sz w:val="24"/>
          <w:szCs w:val="24"/>
          <w:rPrChange w:id="1257" w:author="ahmad sahrul" w:date="2026-04-27T19:44:00Z">
            <w:rPr/>
          </w:rPrChange>
        </w:rPr>
        <w:t>Setiap</w:t>
      </w:r>
      <w:r w:rsidRPr="0E9B84C7">
        <w:rPr>
          <w:rFonts w:ascii="Times New Roman" w:cs="Times New Roman"/>
          <w:color w:val="000000"/>
          <w:sz w:val="24"/>
          <w:szCs w:val="24"/>
          <w:rPrChange w:id="1258" w:author="ahmad sahrul" w:date="2026-04-27T19:44:00Z">
            <w:rPr/>
          </w:rPrChange>
        </w:rPr>
        <w:t xml:space="preserve"> </w:t>
      </w:r>
      <w:r w:rsidRPr="08905C1C">
        <w:rPr>
          <w:rFonts w:ascii="Times New Roman" w:cs="Times New Roman"/>
          <w:color w:val="000000"/>
          <w:sz w:val="24"/>
          <w:szCs w:val="24"/>
          <w:rPrChange w:id="1259" w:author="ahmad sahrul" w:date="2026-04-27T19:44:00Z">
            <w:rPr/>
          </w:rPrChange>
        </w:rPr>
        <w:t>persyaratan</w:t>
      </w:r>
      <w:r w:rsidRPr="6D46279F">
        <w:rPr>
          <w:rFonts w:ascii="Times New Roman" w:cs="Times New Roman"/>
          <w:color w:val="000000"/>
          <w:sz w:val="24"/>
          <w:szCs w:val="24"/>
          <w:rPrChange w:id="1260" w:author="ahmad sahrul" w:date="2026-04-27T19:44:00Z">
            <w:rPr/>
          </w:rPrChange>
        </w:rPr>
        <w:t xml:space="preserve"> </w:t>
      </w:r>
      <w:r w:rsidRPr="8A753D1C">
        <w:rPr>
          <w:rFonts w:ascii="Times New Roman" w:cs="Times New Roman"/>
          <w:color w:val="000000"/>
          <w:sz w:val="24"/>
          <w:szCs w:val="24"/>
          <w:rPrChange w:id="1261" w:author="ahmad sahrul" w:date="2026-04-27T19:44:00Z">
            <w:rPr/>
          </w:rPrChange>
        </w:rPr>
        <w:t>fungsional</w:t>
      </w:r>
      <w:r w:rsidRPr="E06425EA">
        <w:rPr>
          <w:rFonts w:ascii="Times New Roman" w:cs="Times New Roman"/>
          <w:color w:val="000000"/>
          <w:sz w:val="24"/>
          <w:szCs w:val="24"/>
          <w:rPrChange w:id="1262" w:author="ahmad sahrul" w:date="2026-04-27T19:44:00Z">
            <w:rPr/>
          </w:rPrChange>
        </w:rPr>
        <w:t xml:space="preserve"> </w:t>
      </w:r>
      <w:r w:rsidRPr="1DF8CE1C">
        <w:rPr>
          <w:rFonts w:ascii="Times New Roman" w:cs="Times New Roman"/>
          <w:color w:val="000000"/>
          <w:sz w:val="24"/>
          <w:szCs w:val="24"/>
          <w:rPrChange w:id="1263" w:author="ahmad sahrul" w:date="2026-04-27T19:44:00Z">
            <w:rPr/>
          </w:rPrChange>
        </w:rPr>
        <w:t>diberi</w:t>
      </w:r>
      <w:r w:rsidRPr="C04D7476">
        <w:rPr>
          <w:rFonts w:ascii="Times New Roman" w:cs="Times New Roman"/>
          <w:color w:val="000000"/>
          <w:sz w:val="24"/>
          <w:szCs w:val="24"/>
          <w:rPrChange w:id="1264" w:author="ahmad sahrul" w:date="2026-04-27T19:44:00Z">
            <w:rPr/>
          </w:rPrChange>
        </w:rPr>
        <w:t xml:space="preserve"> ID </w:t>
      </w:r>
      <w:r w:rsidRPr="333C52A6">
        <w:rPr>
          <w:rFonts w:ascii="Times New Roman" w:cs="Times New Roman"/>
          <w:color w:val="000000"/>
          <w:sz w:val="24"/>
          <w:szCs w:val="24"/>
          <w:rPrChange w:id="1265" w:author="ahmad sahrul" w:date="2026-04-27T19:44:00Z">
            <w:rPr/>
          </w:rPrChange>
        </w:rPr>
        <w:t>unik</w:t>
      </w:r>
      <w:r w:rsidRPr="41BDF184">
        <w:rPr>
          <w:rFonts w:ascii="Times New Roman" w:cs="Times New Roman"/>
          <w:color w:val="000000"/>
          <w:sz w:val="24"/>
          <w:szCs w:val="24"/>
          <w:rPrChange w:id="1266" w:author="ahmad sahrul" w:date="2026-04-27T19:44:00Z">
            <w:rPr/>
          </w:rPrChange>
        </w:rPr>
        <w:t xml:space="preserve"> </w:t>
      </w:r>
      <w:r w:rsidRPr="A88FA36F">
        <w:rPr>
          <w:rFonts w:ascii="Times New Roman" w:cs="Times New Roman"/>
          <w:color w:val="000000"/>
          <w:sz w:val="24"/>
          <w:szCs w:val="24"/>
          <w:rPrChange w:id="1267" w:author="ahmad sahrul" w:date="2026-04-27T19:44:00Z">
            <w:rPr/>
          </w:rPrChange>
        </w:rPr>
        <w:t>dengan</w:t>
      </w:r>
      <w:r w:rsidRPr="8BD835C1">
        <w:rPr>
          <w:rFonts w:ascii="Times New Roman" w:cs="Times New Roman"/>
          <w:color w:val="000000"/>
          <w:sz w:val="24"/>
          <w:szCs w:val="24"/>
          <w:rPrChange w:id="1268" w:author="ahmad sahrul" w:date="2026-04-27T19:44:00Z">
            <w:rPr/>
          </w:rPrChange>
        </w:rPr>
        <w:t xml:space="preserve"> format REQ</w:t>
      </w:r>
      <w:r w:rsidRPr="CF30D4C7">
        <w:rPr>
          <w:rFonts w:ascii="Times New Roman" w:cs="Times New Roman"/>
          <w:color w:val="000000"/>
          <w:sz w:val="24"/>
          <w:szCs w:val="24"/>
          <w:rPrChange w:id="1269" w:author="ahmad sahrul" w:date="2026-04-27T19:44:00Z">
            <w:rPr/>
          </w:rPrChange>
        </w:rPr>
        <w:t>-[</w:t>
      </w:r>
      <w:r w:rsidRPr="71F31553">
        <w:rPr>
          <w:rFonts w:ascii="Times New Roman" w:cs="Times New Roman"/>
          <w:color w:val="000000"/>
          <w:sz w:val="24"/>
          <w:szCs w:val="24"/>
          <w:rPrChange w:id="1270" w:author="ahmad sahrul" w:date="2026-04-27T19:44:00Z">
            <w:rPr/>
          </w:rPrChange>
        </w:rPr>
        <w:t>Kode Fitur]-[</w:t>
      </w:r>
      <w:r w:rsidRPr="55341A51">
        <w:rPr>
          <w:rFonts w:ascii="Times New Roman" w:cs="Times New Roman"/>
          <w:color w:val="000000"/>
          <w:sz w:val="24"/>
          <w:szCs w:val="24"/>
          <w:rPrChange w:id="1271" w:author="ahmad sahrul" w:date="2026-04-27T19:44:00Z">
            <w:rPr/>
          </w:rPrChange>
        </w:rPr>
        <w:t>Nomor</w:t>
      </w:r>
      <w:r w:rsidRPr="40CA01DD">
        <w:rPr>
          <w:rFonts w:ascii="Times New Roman" w:cs="Times New Roman"/>
          <w:color w:val="000000"/>
          <w:sz w:val="24"/>
          <w:szCs w:val="24"/>
          <w:rPrChange w:id="1272" w:author="ahmad sahrul" w:date="2026-04-27T19:44:00Z">
            <w:rPr/>
          </w:rPrChange>
        </w:rPr>
        <w:t xml:space="preserve">], </w:t>
      </w:r>
      <w:r w:rsidRPr="9A312AB9">
        <w:rPr>
          <w:rFonts w:ascii="Times New Roman" w:cs="Times New Roman"/>
          <w:color w:val="000000"/>
          <w:sz w:val="24"/>
          <w:szCs w:val="24"/>
          <w:rPrChange w:id="1273" w:author="ahmad sahrul" w:date="2026-04-27T19:44:00Z">
            <w:rPr/>
          </w:rPrChange>
        </w:rPr>
        <w:t>contoh</w:t>
      </w:r>
      <w:r w:rsidRPr="CD656CA7">
        <w:rPr>
          <w:rFonts w:ascii="Times New Roman" w:cs="Times New Roman"/>
          <w:color w:val="000000"/>
          <w:sz w:val="24"/>
          <w:szCs w:val="24"/>
          <w:rPrChange w:id="1274" w:author="ahmad sahrul" w:date="2026-04-27T19:44:00Z">
            <w:rPr/>
          </w:rPrChange>
        </w:rPr>
        <w:t>: REQ-AUTH-01.</w:t>
      </w:r>
    </w:p>
    <w:p w14:paraId="0B158C6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75" w:author="ahmad sahrul" w:date="2026-04-27T19:44:00Z">
            <w:rPr/>
          </w:rPrChange>
        </w:rPr>
        <w:pPrChange w:id="127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E8DC8048">
        <w:rPr>
          <w:rFonts w:ascii="Times New Roman" w:cs="Times New Roman"/>
          <w:color w:val="000000"/>
          <w:sz w:val="24"/>
          <w:szCs w:val="24"/>
          <w:rPrChange w:id="1277" w:author="ahmad sahrul" w:date="2026-04-27T19:44:00Z">
            <w:rPr/>
          </w:rPrChange>
        </w:rPr>
        <w:t>Prioritas</w:t>
      </w:r>
      <w:r w:rsidRPr="37DEFFF2">
        <w:rPr>
          <w:rFonts w:ascii="Times New Roman" w:cs="Times New Roman"/>
          <w:color w:val="000000"/>
          <w:sz w:val="24"/>
          <w:szCs w:val="24"/>
          <w:rPrChange w:id="1278" w:author="ahmad sahrul" w:date="2026-04-27T19:44:00Z">
            <w:rPr/>
          </w:rPrChange>
        </w:rPr>
        <w:t xml:space="preserve"> </w:t>
      </w:r>
      <w:r w:rsidRPr="D6071B8C">
        <w:rPr>
          <w:rFonts w:ascii="Times New Roman" w:cs="Times New Roman"/>
          <w:color w:val="000000"/>
          <w:sz w:val="24"/>
          <w:szCs w:val="24"/>
          <w:rPrChange w:id="1279" w:author="ahmad sahrul" w:date="2026-04-27T19:44:00Z">
            <w:rPr/>
          </w:rPrChange>
        </w:rPr>
        <w:t>kebutuhan</w:t>
      </w:r>
      <w:r w:rsidRPr="234FCC68">
        <w:rPr>
          <w:rFonts w:ascii="Times New Roman" w:cs="Times New Roman"/>
          <w:color w:val="000000"/>
          <w:sz w:val="24"/>
          <w:szCs w:val="24"/>
          <w:rPrChange w:id="1280" w:author="ahmad sahrul" w:date="2026-04-27T19:44:00Z">
            <w:rPr/>
          </w:rPrChange>
        </w:rPr>
        <w:t xml:space="preserve"> </w:t>
      </w:r>
      <w:r w:rsidRPr="D3A67366">
        <w:rPr>
          <w:rFonts w:ascii="Times New Roman" w:cs="Times New Roman"/>
          <w:color w:val="000000"/>
          <w:sz w:val="24"/>
          <w:szCs w:val="24"/>
          <w:rPrChange w:id="1281" w:author="ahmad sahrul" w:date="2026-04-27T19:44:00Z">
            <w:rPr/>
          </w:rPrChange>
        </w:rPr>
        <w:t>dikategorikan</w:t>
      </w:r>
      <w:r w:rsidRPr="AB148498">
        <w:rPr>
          <w:rFonts w:ascii="Times New Roman" w:cs="Times New Roman"/>
          <w:color w:val="000000"/>
          <w:sz w:val="24"/>
          <w:szCs w:val="24"/>
          <w:rPrChange w:id="1282" w:author="ahmad sahrul" w:date="2026-04-27T19:44:00Z">
            <w:rPr/>
          </w:rPrChange>
        </w:rPr>
        <w:t>: High (H), Medium (M), Low (L).</w:t>
      </w:r>
    </w:p>
    <w:p w14:paraId="54B8693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283" w:author="ahmad sahrul" w:date="2026-04-27T19:44:00Z">
            <w:rPr/>
          </w:rPrChange>
        </w:rPr>
        <w:pPrChange w:id="128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30A72F05">
        <w:rPr>
          <w:rFonts w:ascii="Times New Roman" w:cs="Times New Roman"/>
          <w:color w:val="000000"/>
          <w:sz w:val="24"/>
          <w:szCs w:val="24"/>
          <w:rPrChange w:id="1285" w:author="ahmad sahrul" w:date="2026-04-27T19:44:00Z">
            <w:rPr/>
          </w:rPrChange>
        </w:rPr>
        <w:t xml:space="preserve">TBD (To Be Determined) </w:t>
      </w:r>
      <w:r w:rsidRPr="7A631A82">
        <w:rPr>
          <w:rFonts w:ascii="Times New Roman" w:cs="Times New Roman"/>
          <w:color w:val="000000"/>
          <w:sz w:val="24"/>
          <w:szCs w:val="24"/>
          <w:rPrChange w:id="1286" w:author="ahmad sahrul" w:date="2026-04-27T19:44:00Z">
            <w:rPr/>
          </w:rPrChange>
        </w:rPr>
        <w:t>digunakan</w:t>
      </w:r>
      <w:r w:rsidRPr="4788C134">
        <w:rPr>
          <w:rFonts w:ascii="Times New Roman" w:cs="Times New Roman"/>
          <w:color w:val="000000"/>
          <w:sz w:val="24"/>
          <w:szCs w:val="24"/>
          <w:rPrChange w:id="1287" w:author="ahmad sahrul" w:date="2026-04-27T19:44:00Z">
            <w:rPr/>
          </w:rPrChange>
        </w:rPr>
        <w:t xml:space="preserve"> </w:t>
      </w:r>
      <w:r w:rsidRPr="11652679">
        <w:rPr>
          <w:rFonts w:ascii="Times New Roman" w:cs="Times New Roman"/>
          <w:color w:val="000000"/>
          <w:sz w:val="24"/>
          <w:szCs w:val="24"/>
          <w:rPrChange w:id="1288" w:author="ahmad sahrul" w:date="2026-04-27T19:44:00Z">
            <w:rPr/>
          </w:rPrChange>
        </w:rPr>
        <w:t>untuk</w:t>
      </w:r>
      <w:r w:rsidRPr="8213D669">
        <w:rPr>
          <w:rFonts w:ascii="Times New Roman" w:cs="Times New Roman"/>
          <w:color w:val="000000"/>
          <w:sz w:val="24"/>
          <w:szCs w:val="24"/>
          <w:rPrChange w:id="1289" w:author="ahmad sahrul" w:date="2026-04-27T19:44:00Z">
            <w:rPr/>
          </w:rPrChange>
        </w:rPr>
        <w:t xml:space="preserve"> </w:t>
      </w:r>
      <w:r w:rsidRPr="523F3012">
        <w:rPr>
          <w:rFonts w:ascii="Times New Roman" w:cs="Times New Roman"/>
          <w:color w:val="000000"/>
          <w:sz w:val="24"/>
          <w:szCs w:val="24"/>
          <w:rPrChange w:id="1290" w:author="ahmad sahrul" w:date="2026-04-27T19:44:00Z">
            <w:rPr/>
          </w:rPrChange>
        </w:rPr>
        <w:t>informasi</w:t>
      </w:r>
      <w:r w:rsidRPr="C7B8F1A6">
        <w:rPr>
          <w:rFonts w:ascii="Times New Roman" w:cs="Times New Roman"/>
          <w:color w:val="000000"/>
          <w:sz w:val="24"/>
          <w:szCs w:val="24"/>
          <w:rPrChange w:id="1291" w:author="ahmad sahrul" w:date="2026-04-27T19:44:00Z">
            <w:rPr/>
          </w:rPrChange>
        </w:rPr>
        <w:t xml:space="preserve"> yang </w:t>
      </w:r>
      <w:r w:rsidRPr="600389FF">
        <w:rPr>
          <w:rFonts w:ascii="Times New Roman" w:cs="Times New Roman"/>
          <w:color w:val="000000"/>
          <w:sz w:val="24"/>
          <w:szCs w:val="24"/>
          <w:rPrChange w:id="1292" w:author="ahmad sahrul" w:date="2026-04-27T19:44:00Z">
            <w:rPr/>
          </w:rPrChange>
        </w:rPr>
        <w:t>belum</w:t>
      </w:r>
      <w:r w:rsidRPr="E4D590F7">
        <w:rPr>
          <w:rFonts w:ascii="Times New Roman" w:cs="Times New Roman"/>
          <w:color w:val="000000"/>
          <w:sz w:val="24"/>
          <w:szCs w:val="24"/>
          <w:rPrChange w:id="1293" w:author="ahmad sahrul" w:date="2026-04-27T19:44:00Z">
            <w:rPr/>
          </w:rPrChange>
        </w:rPr>
        <w:t xml:space="preserve"> </w:t>
      </w:r>
      <w:r w:rsidRPr="A581083E">
        <w:rPr>
          <w:rFonts w:ascii="Times New Roman" w:cs="Times New Roman"/>
          <w:color w:val="000000"/>
          <w:sz w:val="24"/>
          <w:szCs w:val="24"/>
          <w:rPrChange w:id="1294" w:author="ahmad sahrul" w:date="2026-04-27T19:44:00Z">
            <w:rPr/>
          </w:rPrChange>
        </w:rPr>
        <w:t>tersedia</w:t>
      </w:r>
      <w:r w:rsidRPr="68181B58">
        <w:rPr>
          <w:rFonts w:ascii="Times New Roman" w:cs="Times New Roman"/>
          <w:color w:val="000000"/>
          <w:sz w:val="24"/>
          <w:szCs w:val="24"/>
          <w:rPrChange w:id="1295" w:author="ahmad sahrul" w:date="2026-04-27T19:44:00Z">
            <w:rPr/>
          </w:rPrChange>
        </w:rPr>
        <w:t xml:space="preserve"> </w:t>
      </w:r>
      <w:r w:rsidRPr="E4BDF21F">
        <w:rPr>
          <w:rFonts w:ascii="Times New Roman" w:cs="Times New Roman"/>
          <w:color w:val="000000"/>
          <w:sz w:val="24"/>
          <w:szCs w:val="24"/>
          <w:rPrChange w:id="1296" w:author="ahmad sahrul" w:date="2026-04-27T19:44:00Z">
            <w:rPr/>
          </w:rPrChange>
        </w:rPr>
        <w:t>saat</w:t>
      </w:r>
      <w:r w:rsidRPr="8B1347B0">
        <w:rPr>
          <w:rFonts w:ascii="Times New Roman" w:cs="Times New Roman"/>
          <w:color w:val="000000"/>
          <w:sz w:val="24"/>
          <w:szCs w:val="24"/>
          <w:rPrChange w:id="1297" w:author="ahmad sahrul" w:date="2026-04-27T19:44:00Z">
            <w:rPr/>
          </w:rPrChange>
        </w:rPr>
        <w:t xml:space="preserve"> </w:t>
      </w:r>
      <w:r w:rsidRPr="7D3593A3">
        <w:rPr>
          <w:rFonts w:ascii="Times New Roman" w:cs="Times New Roman"/>
          <w:color w:val="000000"/>
          <w:sz w:val="24"/>
          <w:szCs w:val="24"/>
          <w:rPrChange w:id="1298" w:author="ahmad sahrul" w:date="2026-04-27T19:44:00Z">
            <w:rPr/>
          </w:rPrChange>
        </w:rPr>
        <w:t>penulisan</w:t>
      </w:r>
      <w:r w:rsidRPr="5AE552B6">
        <w:rPr>
          <w:rFonts w:ascii="Times New Roman" w:cs="Times New Roman"/>
          <w:color w:val="000000"/>
          <w:sz w:val="24"/>
          <w:szCs w:val="24"/>
          <w:rPrChange w:id="1299" w:author="ahmad sahrul" w:date="2026-04-27T19:44:00Z">
            <w:rPr/>
          </w:rPrChange>
        </w:rPr>
        <w:t>.</w:t>
      </w:r>
    </w:p>
    <w:p w14:paraId="41A9515A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300" w:author="ahmad sahrul" w:date="2026-04-27T19:39:00Z">
            <w:rPr/>
          </w:rPrChange>
        </w:rPr>
        <w:pPrChange w:id="1301" w:author="6781" w:date="2026-04-27T23:07:00Z">
          <w:pPr>
            <w:pStyle w:val="Heading2"/>
            <w:jc w:val="left"/>
          </w:pPr>
        </w:pPrChange>
      </w:pPr>
      <w:bookmarkStart w:id="1302" w:name="_Toc228212123"/>
      <w:r w:rsidRPr="88F402C5">
        <w:rPr>
          <w:rFonts w:ascii="Times New Roman" w:cs="Times New Roman"/>
          <w:color w:val="000000"/>
          <w:rPrChange w:id="1303" w:author="ahmad sahrul" w:date="2026-04-27T19:39:00Z">
            <w:rPr/>
          </w:rPrChange>
        </w:rPr>
        <w:t>1.3 Intended Audience and Reading Suggestions</w:t>
      </w:r>
      <w:bookmarkEnd w:id="1302"/>
    </w:p>
    <w:p w14:paraId="17A2B287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304" w:author="ahmad sahrul" w:date="2026-04-27T19:44:00Z">
            <w:rPr/>
          </w:rPrChange>
        </w:rPr>
        <w:pPrChange w:id="1305" w:author="6781" w:date="2026-04-27T23:07:00Z">
          <w:pPr>
            <w:spacing w:before="80"/>
            <w:jc w:val="left"/>
          </w:pPr>
        </w:pPrChange>
      </w:pPr>
      <w:r w:rsidRPr="D91C63DD">
        <w:rPr>
          <w:rFonts w:ascii="Times New Roman" w:cs="Times New Roman"/>
          <w:color w:val="000000"/>
          <w:sz w:val="24"/>
          <w:szCs w:val="24"/>
          <w:rPrChange w:id="1306" w:author="ahmad sahrul" w:date="2026-04-27T19:44:00Z">
            <w:rPr/>
          </w:rPrChange>
        </w:rPr>
        <w:t>Dokumen</w:t>
      </w:r>
      <w:r w:rsidRPr="E6642928">
        <w:rPr>
          <w:rFonts w:ascii="Times New Roman" w:cs="Times New Roman"/>
          <w:color w:val="000000"/>
          <w:sz w:val="24"/>
          <w:szCs w:val="24"/>
          <w:rPrChange w:id="1307" w:author="ahmad sahrul" w:date="2026-04-27T19:44:00Z">
            <w:rPr/>
          </w:rPrChange>
        </w:rPr>
        <w:t xml:space="preserve"> </w:t>
      </w:r>
      <w:r w:rsidRPr="016B236C">
        <w:rPr>
          <w:rFonts w:ascii="Times New Roman" w:cs="Times New Roman"/>
          <w:color w:val="000000"/>
          <w:sz w:val="24"/>
          <w:szCs w:val="24"/>
          <w:rPrChange w:id="1308" w:author="ahmad sahrul" w:date="2026-04-27T19:44:00Z">
            <w:rPr/>
          </w:rPrChange>
        </w:rPr>
        <w:t>ini</w:t>
      </w:r>
      <w:r w:rsidRPr="D5684320">
        <w:rPr>
          <w:rFonts w:ascii="Times New Roman" w:cs="Times New Roman"/>
          <w:color w:val="000000"/>
          <w:sz w:val="24"/>
          <w:szCs w:val="24"/>
          <w:rPrChange w:id="1309" w:author="ahmad sahrul" w:date="2026-04-27T19:44:00Z">
            <w:rPr/>
          </w:rPrChange>
        </w:rPr>
        <w:t xml:space="preserve"> </w:t>
      </w:r>
      <w:r w:rsidRPr="3BFBD292">
        <w:rPr>
          <w:rFonts w:ascii="Times New Roman" w:cs="Times New Roman"/>
          <w:color w:val="000000"/>
          <w:sz w:val="24"/>
          <w:szCs w:val="24"/>
          <w:rPrChange w:id="1310" w:author="ahmad sahrul" w:date="2026-04-27T19:44:00Z">
            <w:rPr/>
          </w:rPrChange>
        </w:rPr>
        <w:t>ditujukan</w:t>
      </w:r>
      <w:r w:rsidRPr="848C7E83">
        <w:rPr>
          <w:rFonts w:ascii="Times New Roman" w:cs="Times New Roman"/>
          <w:color w:val="000000"/>
          <w:sz w:val="24"/>
          <w:szCs w:val="24"/>
          <w:rPrChange w:id="1311" w:author="ahmad sahrul" w:date="2026-04-27T19:44:00Z">
            <w:rPr/>
          </w:rPrChange>
        </w:rPr>
        <w:t xml:space="preserve"> </w:t>
      </w:r>
      <w:r w:rsidRPr="65ADE6F6">
        <w:rPr>
          <w:rFonts w:ascii="Times New Roman" w:cs="Times New Roman"/>
          <w:color w:val="000000"/>
          <w:sz w:val="24"/>
          <w:szCs w:val="24"/>
          <w:rPrChange w:id="1312" w:author="ahmad sahrul" w:date="2026-04-27T19:44:00Z">
            <w:rPr/>
          </w:rPrChange>
        </w:rPr>
        <w:t>kepada</w:t>
      </w:r>
      <w:r w:rsidRPr="932CFB1A">
        <w:rPr>
          <w:rFonts w:ascii="Times New Roman" w:cs="Times New Roman"/>
          <w:color w:val="000000"/>
          <w:sz w:val="24"/>
          <w:szCs w:val="24"/>
          <w:rPrChange w:id="1313" w:author="ahmad sahrul" w:date="2026-04-27T19:44:00Z">
            <w:rPr/>
          </w:rPrChange>
        </w:rPr>
        <w:t xml:space="preserve"> </w:t>
      </w:r>
      <w:r w:rsidRPr="D2D66575">
        <w:rPr>
          <w:rFonts w:ascii="Times New Roman" w:cs="Times New Roman"/>
          <w:color w:val="000000"/>
          <w:sz w:val="24"/>
          <w:szCs w:val="24"/>
          <w:rPrChange w:id="1314" w:author="ahmad sahrul" w:date="2026-04-27T19:44:00Z">
            <w:rPr/>
          </w:rPrChange>
        </w:rPr>
        <w:t>beberapa</w:t>
      </w:r>
      <w:r w:rsidRPr="23761562">
        <w:rPr>
          <w:rFonts w:ascii="Times New Roman" w:cs="Times New Roman"/>
          <w:color w:val="000000"/>
          <w:sz w:val="24"/>
          <w:szCs w:val="24"/>
          <w:rPrChange w:id="1315" w:author="ahmad sahrul" w:date="2026-04-27T19:44:00Z">
            <w:rPr/>
          </w:rPrChange>
        </w:rPr>
        <w:t xml:space="preserve"> </w:t>
      </w:r>
      <w:r w:rsidRPr="1B158721">
        <w:rPr>
          <w:rFonts w:ascii="Times New Roman" w:cs="Times New Roman"/>
          <w:color w:val="000000"/>
          <w:sz w:val="24"/>
          <w:szCs w:val="24"/>
          <w:rPrChange w:id="1316" w:author="ahmad sahrul" w:date="2026-04-27T19:44:00Z">
            <w:rPr/>
          </w:rPrChange>
        </w:rPr>
        <w:t>pemangku</w:t>
      </w:r>
      <w:r w:rsidRPr="86F19155">
        <w:rPr>
          <w:rFonts w:ascii="Times New Roman" w:cs="Times New Roman"/>
          <w:color w:val="000000"/>
          <w:sz w:val="24"/>
          <w:szCs w:val="24"/>
          <w:rPrChange w:id="1317" w:author="ahmad sahrul" w:date="2026-04-27T19:44:00Z">
            <w:rPr/>
          </w:rPrChange>
        </w:rPr>
        <w:t xml:space="preserve"> </w:t>
      </w:r>
      <w:r w:rsidRPr="F195B075">
        <w:rPr>
          <w:rFonts w:ascii="Times New Roman" w:cs="Times New Roman"/>
          <w:color w:val="000000"/>
          <w:sz w:val="24"/>
          <w:szCs w:val="24"/>
          <w:rPrChange w:id="1318" w:author="ahmad sahrul" w:date="2026-04-27T19:44:00Z">
            <w:rPr/>
          </w:rPrChange>
        </w:rPr>
        <w:t>kepentingan</w:t>
      </w:r>
      <w:r w:rsidRPr="A3D4FCF1">
        <w:rPr>
          <w:rFonts w:ascii="Times New Roman" w:cs="Times New Roman"/>
          <w:color w:val="000000"/>
          <w:sz w:val="24"/>
          <w:szCs w:val="24"/>
          <w:rPrChange w:id="1319" w:author="ahmad sahrul" w:date="2026-04-27T19:44:00Z">
            <w:rPr/>
          </w:rPrChange>
        </w:rPr>
        <w:t xml:space="preserve"> </w:t>
      </w:r>
      <w:r w:rsidRPr="03928BAA">
        <w:rPr>
          <w:rFonts w:ascii="Times New Roman" w:cs="Times New Roman"/>
          <w:color w:val="000000"/>
          <w:sz w:val="24"/>
          <w:szCs w:val="24"/>
          <w:rPrChange w:id="1320" w:author="ahmad sahrul" w:date="2026-04-27T19:44:00Z">
            <w:rPr/>
          </w:rPrChange>
        </w:rPr>
        <w:t>dengan</w:t>
      </w:r>
      <w:r w:rsidRPr="4A1D7AEF">
        <w:rPr>
          <w:rFonts w:ascii="Times New Roman" w:cs="Times New Roman"/>
          <w:color w:val="000000"/>
          <w:sz w:val="24"/>
          <w:szCs w:val="24"/>
          <w:rPrChange w:id="1321" w:author="ahmad sahrul" w:date="2026-04-27T19:44:00Z">
            <w:rPr/>
          </w:rPrChange>
        </w:rPr>
        <w:t xml:space="preserve"> </w:t>
      </w:r>
      <w:r w:rsidRPr="10B65286">
        <w:rPr>
          <w:rFonts w:ascii="Times New Roman" w:cs="Times New Roman"/>
          <w:color w:val="000000"/>
          <w:sz w:val="24"/>
          <w:szCs w:val="24"/>
          <w:rPrChange w:id="1322" w:author="ahmad sahrul" w:date="2026-04-27T19:44:00Z">
            <w:rPr/>
          </w:rPrChange>
        </w:rPr>
        <w:t>rekomendasi</w:t>
      </w:r>
      <w:r w:rsidRPr="CD5CE040">
        <w:rPr>
          <w:rFonts w:ascii="Times New Roman" w:cs="Times New Roman"/>
          <w:color w:val="000000"/>
          <w:sz w:val="24"/>
          <w:szCs w:val="24"/>
          <w:rPrChange w:id="1323" w:author="ahmad sahrul" w:date="2026-04-27T19:44:00Z">
            <w:rPr/>
          </w:rPrChange>
        </w:rPr>
        <w:t xml:space="preserve"> </w:t>
      </w:r>
      <w:r w:rsidRPr="2A0B2126">
        <w:rPr>
          <w:rFonts w:ascii="Times New Roman" w:cs="Times New Roman"/>
          <w:color w:val="000000"/>
          <w:sz w:val="24"/>
          <w:szCs w:val="24"/>
          <w:rPrChange w:id="1324" w:author="ahmad sahrul" w:date="2026-04-27T19:44:00Z">
            <w:rPr/>
          </w:rPrChange>
        </w:rPr>
        <w:t>bagian</w:t>
      </w:r>
      <w:r w:rsidRPr="BADDF350">
        <w:rPr>
          <w:rFonts w:ascii="Times New Roman" w:cs="Times New Roman"/>
          <w:color w:val="000000"/>
          <w:sz w:val="24"/>
          <w:szCs w:val="24"/>
          <w:rPrChange w:id="1325" w:author="ahmad sahrul" w:date="2026-04-27T19:44:00Z">
            <w:rPr/>
          </w:rPrChange>
        </w:rPr>
        <w:t xml:space="preserve"> yang </w:t>
      </w:r>
      <w:r w:rsidRPr="CEDDDA91">
        <w:rPr>
          <w:rFonts w:ascii="Times New Roman" w:cs="Times New Roman"/>
          <w:color w:val="000000"/>
          <w:sz w:val="24"/>
          <w:szCs w:val="24"/>
          <w:rPrChange w:id="1326" w:author="ahmad sahrul" w:date="2026-04-27T19:44:00Z">
            <w:rPr/>
          </w:rPrChange>
        </w:rPr>
        <w:t>relevan</w:t>
      </w:r>
      <w:r w:rsidRPr="5036BA22">
        <w:rPr>
          <w:rFonts w:ascii="Times New Roman" w:cs="Times New Roman"/>
          <w:color w:val="000000"/>
          <w:sz w:val="24"/>
          <w:szCs w:val="24"/>
          <w:rPrChange w:id="1327" w:author="ahmad sahrul" w:date="2026-04-27T19:44:00Z">
            <w:rPr/>
          </w:rPrChange>
        </w:rPr>
        <w:t>:</w:t>
      </w:r>
    </w:p>
    <w:p w14:paraId="57A7ADC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328" w:author="ahmad sahrul" w:date="2026-04-27T19:44:00Z">
            <w:rPr/>
          </w:rPrChange>
        </w:rPr>
        <w:pPrChange w:id="132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F3F3ACB3">
        <w:rPr>
          <w:rFonts w:ascii="Times New Roman" w:cs="Times New Roman"/>
          <w:color w:val="000000"/>
          <w:sz w:val="24"/>
          <w:szCs w:val="24"/>
          <w:rPrChange w:id="1330" w:author="ahmad sahrul" w:date="2026-04-27T19:44:00Z">
            <w:rPr/>
          </w:rPrChange>
        </w:rPr>
        <w:t xml:space="preserve">Tim Pengembang (Backend &amp; Frontend): </w:t>
      </w:r>
      <w:r w:rsidRPr="71B587AC">
        <w:rPr>
          <w:rFonts w:ascii="Times New Roman" w:cs="Times New Roman"/>
          <w:color w:val="000000"/>
          <w:sz w:val="24"/>
          <w:szCs w:val="24"/>
          <w:rPrChange w:id="1331" w:author="ahmad sahrul" w:date="2026-04-27T19:44:00Z">
            <w:rPr/>
          </w:rPrChange>
        </w:rPr>
        <w:t>Membaca</w:t>
      </w:r>
      <w:r w:rsidRPr="72C36357">
        <w:rPr>
          <w:rFonts w:ascii="Times New Roman" w:cs="Times New Roman"/>
          <w:color w:val="000000"/>
          <w:sz w:val="24"/>
          <w:szCs w:val="24"/>
          <w:rPrChange w:id="1332" w:author="ahmad sahrul" w:date="2026-04-27T19:44:00Z">
            <w:rPr/>
          </w:rPrChange>
        </w:rPr>
        <w:t xml:space="preserve"> </w:t>
      </w:r>
      <w:r w:rsidRPr="D2ACF728">
        <w:rPr>
          <w:rFonts w:ascii="Times New Roman" w:cs="Times New Roman"/>
          <w:color w:val="000000"/>
          <w:sz w:val="24"/>
          <w:szCs w:val="24"/>
          <w:rPrChange w:id="1333" w:author="ahmad sahrul" w:date="2026-04-27T19:44:00Z">
            <w:rPr/>
          </w:rPrChange>
        </w:rPr>
        <w:t>seluruh</w:t>
      </w:r>
      <w:r w:rsidRPr="C88C84E6">
        <w:rPr>
          <w:rFonts w:ascii="Times New Roman" w:cs="Times New Roman"/>
          <w:color w:val="000000"/>
          <w:sz w:val="24"/>
          <w:szCs w:val="24"/>
          <w:rPrChange w:id="1334" w:author="ahmad sahrul" w:date="2026-04-27T19:44:00Z">
            <w:rPr/>
          </w:rPrChange>
        </w:rPr>
        <w:t xml:space="preserve"> </w:t>
      </w:r>
      <w:r w:rsidRPr="D6B4588B">
        <w:rPr>
          <w:rFonts w:ascii="Times New Roman" w:cs="Times New Roman"/>
          <w:color w:val="000000"/>
          <w:sz w:val="24"/>
          <w:szCs w:val="24"/>
          <w:rPrChange w:id="1335" w:author="ahmad sahrul" w:date="2026-04-27T19:44:00Z">
            <w:rPr/>
          </w:rPrChange>
        </w:rPr>
        <w:t>dokumen</w:t>
      </w:r>
      <w:r w:rsidRPr="F8765EED">
        <w:rPr>
          <w:rFonts w:ascii="Times New Roman" w:cs="Times New Roman"/>
          <w:color w:val="000000"/>
          <w:sz w:val="24"/>
          <w:szCs w:val="24"/>
          <w:rPrChange w:id="1336" w:author="ahmad sahrul" w:date="2026-04-27T19:44:00Z">
            <w:rPr/>
          </w:rPrChange>
        </w:rPr>
        <w:t xml:space="preserve">, </w:t>
      </w:r>
      <w:r w:rsidRPr="F5386FF4">
        <w:rPr>
          <w:rFonts w:ascii="Times New Roman" w:cs="Times New Roman"/>
          <w:color w:val="000000"/>
          <w:sz w:val="24"/>
          <w:szCs w:val="24"/>
          <w:rPrChange w:id="1337" w:author="ahmad sahrul" w:date="2026-04-27T19:44:00Z">
            <w:rPr/>
          </w:rPrChange>
        </w:rPr>
        <w:t>terutama</w:t>
      </w:r>
      <w:r w:rsidRPr="F57D424D">
        <w:rPr>
          <w:rFonts w:ascii="Times New Roman" w:cs="Times New Roman"/>
          <w:color w:val="000000"/>
          <w:sz w:val="24"/>
          <w:szCs w:val="24"/>
          <w:rPrChange w:id="1338" w:author="ahmad sahrul" w:date="2026-04-27T19:44:00Z">
            <w:rPr/>
          </w:rPrChange>
        </w:rPr>
        <w:t xml:space="preserve"> Bab 3 (Interface Requirements), Bab 4 (System Features), dan Appendix B (Diagram </w:t>
      </w:r>
      <w:r w:rsidRPr="00361E35">
        <w:rPr>
          <w:rFonts w:ascii="Times New Roman" w:cs="Times New Roman"/>
          <w:color w:val="000000"/>
          <w:sz w:val="24"/>
          <w:szCs w:val="24"/>
          <w:rPrChange w:id="1339" w:author="ahmad sahrul" w:date="2026-04-27T19:44:00Z">
            <w:rPr/>
          </w:rPrChange>
        </w:rPr>
        <w:t>Arsitektur</w:t>
      </w:r>
      <w:r w:rsidRPr="456688E2">
        <w:rPr>
          <w:rFonts w:ascii="Times New Roman" w:cs="Times New Roman"/>
          <w:color w:val="000000"/>
          <w:sz w:val="24"/>
          <w:szCs w:val="24"/>
          <w:rPrChange w:id="1340" w:author="ahmad sahrul" w:date="2026-04-27T19:44:00Z">
            <w:rPr/>
          </w:rPrChange>
        </w:rPr>
        <w:t>).</w:t>
      </w:r>
    </w:p>
    <w:p w14:paraId="56C3534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341" w:author="ahmad sahrul" w:date="2026-04-27T19:44:00Z">
            <w:rPr/>
          </w:rPrChange>
        </w:rPr>
        <w:pPrChange w:id="134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2BEB9D2C">
        <w:rPr>
          <w:rFonts w:ascii="Times New Roman" w:cs="Times New Roman"/>
          <w:color w:val="000000"/>
          <w:sz w:val="24"/>
          <w:szCs w:val="24"/>
          <w:rPrChange w:id="1343" w:author="ahmad sahrul" w:date="2026-04-27T19:44:00Z">
            <w:rPr/>
          </w:rPrChange>
        </w:rPr>
        <w:t xml:space="preserve">Project Manager: </w:t>
      </w:r>
      <w:r w:rsidRPr="E6E485FA">
        <w:rPr>
          <w:rFonts w:ascii="Times New Roman" w:cs="Times New Roman"/>
          <w:color w:val="000000"/>
          <w:sz w:val="24"/>
          <w:szCs w:val="24"/>
          <w:rPrChange w:id="1344" w:author="ahmad sahrul" w:date="2026-04-27T19:44:00Z">
            <w:rPr/>
          </w:rPrChange>
        </w:rPr>
        <w:t>Membaca</w:t>
      </w:r>
      <w:r w:rsidRPr="ABE88B0E">
        <w:rPr>
          <w:rFonts w:ascii="Times New Roman" w:cs="Times New Roman"/>
          <w:color w:val="000000"/>
          <w:sz w:val="24"/>
          <w:szCs w:val="24"/>
          <w:rPrChange w:id="1345" w:author="ahmad sahrul" w:date="2026-04-27T19:44:00Z">
            <w:rPr/>
          </w:rPrChange>
        </w:rPr>
        <w:t xml:space="preserve"> Bab 1, Bab 2, dan Bab 5 </w:t>
      </w:r>
      <w:r w:rsidRPr="691DC828">
        <w:rPr>
          <w:rFonts w:ascii="Times New Roman" w:cs="Times New Roman"/>
          <w:color w:val="000000"/>
          <w:sz w:val="24"/>
          <w:szCs w:val="24"/>
          <w:rPrChange w:id="1346" w:author="ahmad sahrul" w:date="2026-04-27T19:44:00Z">
            <w:rPr/>
          </w:rPrChange>
        </w:rPr>
        <w:t>untuk</w:t>
      </w:r>
      <w:r w:rsidRPr="13B91924">
        <w:rPr>
          <w:rFonts w:ascii="Times New Roman" w:cs="Times New Roman"/>
          <w:color w:val="000000"/>
          <w:sz w:val="24"/>
          <w:szCs w:val="24"/>
          <w:rPrChange w:id="1347" w:author="ahmad sahrul" w:date="2026-04-27T19:44:00Z">
            <w:rPr/>
          </w:rPrChange>
        </w:rPr>
        <w:t xml:space="preserve"> </w:t>
      </w:r>
      <w:r w:rsidRPr="7E524EA3">
        <w:rPr>
          <w:rFonts w:ascii="Times New Roman" w:cs="Times New Roman"/>
          <w:color w:val="000000"/>
          <w:sz w:val="24"/>
          <w:szCs w:val="24"/>
          <w:rPrChange w:id="1348" w:author="ahmad sahrul" w:date="2026-04-27T19:44:00Z">
            <w:rPr/>
          </w:rPrChange>
        </w:rPr>
        <w:t>memahami</w:t>
      </w:r>
      <w:r w:rsidRPr="F8613C3F">
        <w:rPr>
          <w:rFonts w:ascii="Times New Roman" w:cs="Times New Roman"/>
          <w:color w:val="000000"/>
          <w:sz w:val="24"/>
          <w:szCs w:val="24"/>
          <w:rPrChange w:id="1349" w:author="ahmad sahrul" w:date="2026-04-27T19:44:00Z">
            <w:rPr/>
          </w:rPrChange>
        </w:rPr>
        <w:t xml:space="preserve"> </w:t>
      </w:r>
      <w:r w:rsidRPr="3507F972">
        <w:rPr>
          <w:rFonts w:ascii="Times New Roman" w:cs="Times New Roman"/>
          <w:color w:val="000000"/>
          <w:sz w:val="24"/>
          <w:szCs w:val="24"/>
          <w:rPrChange w:id="1350" w:author="ahmad sahrul" w:date="2026-04-27T19:44:00Z">
            <w:rPr/>
          </w:rPrChange>
        </w:rPr>
        <w:t>ruang</w:t>
      </w:r>
      <w:r w:rsidRPr="DA0372FE">
        <w:rPr>
          <w:rFonts w:ascii="Times New Roman" w:cs="Times New Roman"/>
          <w:color w:val="000000"/>
          <w:sz w:val="24"/>
          <w:szCs w:val="24"/>
          <w:rPrChange w:id="1351" w:author="ahmad sahrul" w:date="2026-04-27T19:44:00Z">
            <w:rPr/>
          </w:rPrChange>
        </w:rPr>
        <w:t xml:space="preserve"> </w:t>
      </w:r>
      <w:r w:rsidRPr="ECF81CEB">
        <w:rPr>
          <w:rFonts w:ascii="Times New Roman" w:cs="Times New Roman"/>
          <w:color w:val="000000"/>
          <w:sz w:val="24"/>
          <w:szCs w:val="24"/>
          <w:rPrChange w:id="1352" w:author="ahmad sahrul" w:date="2026-04-27T19:44:00Z">
            <w:rPr/>
          </w:rPrChange>
        </w:rPr>
        <w:t>lingkup</w:t>
      </w:r>
      <w:r w:rsidRPr="E1BC4DA5">
        <w:rPr>
          <w:rFonts w:ascii="Times New Roman" w:cs="Times New Roman"/>
          <w:color w:val="000000"/>
          <w:sz w:val="24"/>
          <w:szCs w:val="24"/>
          <w:rPrChange w:id="1353" w:author="ahmad sahrul" w:date="2026-04-27T19:44:00Z">
            <w:rPr/>
          </w:rPrChange>
        </w:rPr>
        <w:t xml:space="preserve"> dan </w:t>
      </w:r>
      <w:r w:rsidRPr="7EF55F1D">
        <w:rPr>
          <w:rFonts w:ascii="Times New Roman" w:cs="Times New Roman"/>
          <w:color w:val="000000"/>
          <w:sz w:val="24"/>
          <w:szCs w:val="24"/>
          <w:rPrChange w:id="1354" w:author="ahmad sahrul" w:date="2026-04-27T19:44:00Z">
            <w:rPr/>
          </w:rPrChange>
        </w:rPr>
        <w:t>batasan</w:t>
      </w:r>
      <w:r w:rsidRPr="4A17A6A7">
        <w:rPr>
          <w:rFonts w:ascii="Times New Roman" w:cs="Times New Roman"/>
          <w:color w:val="000000"/>
          <w:sz w:val="24"/>
          <w:szCs w:val="24"/>
          <w:rPrChange w:id="1355" w:author="ahmad sahrul" w:date="2026-04-27T19:44:00Z">
            <w:rPr/>
          </w:rPrChange>
        </w:rPr>
        <w:t xml:space="preserve"> </w:t>
      </w:r>
      <w:r w:rsidRPr="86C5A32E">
        <w:rPr>
          <w:rFonts w:ascii="Times New Roman" w:cs="Times New Roman"/>
          <w:color w:val="000000"/>
          <w:sz w:val="24"/>
          <w:szCs w:val="24"/>
          <w:rPrChange w:id="1356" w:author="ahmad sahrul" w:date="2026-04-27T19:44:00Z">
            <w:rPr/>
          </w:rPrChange>
        </w:rPr>
        <w:t>proyek</w:t>
      </w:r>
      <w:r w:rsidRPr="D4D5EA70">
        <w:rPr>
          <w:rFonts w:ascii="Times New Roman" w:cs="Times New Roman"/>
          <w:color w:val="000000"/>
          <w:sz w:val="24"/>
          <w:szCs w:val="24"/>
          <w:rPrChange w:id="1357" w:author="ahmad sahrul" w:date="2026-04-27T19:44:00Z">
            <w:rPr/>
          </w:rPrChange>
        </w:rPr>
        <w:t>.</w:t>
      </w:r>
    </w:p>
    <w:p w14:paraId="1E5DF74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358" w:author="ahmad sahrul" w:date="2026-04-27T19:44:00Z">
            <w:rPr/>
          </w:rPrChange>
        </w:rPr>
        <w:pPrChange w:id="135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8980D17B">
        <w:rPr>
          <w:rFonts w:ascii="Times New Roman" w:cs="Times New Roman"/>
          <w:color w:val="000000"/>
          <w:sz w:val="24"/>
          <w:szCs w:val="24"/>
          <w:rPrChange w:id="1360" w:author="ahmad sahrul" w:date="2026-04-27T19:44:00Z">
            <w:rPr/>
          </w:rPrChange>
        </w:rPr>
        <w:t>Penguji</w:t>
      </w:r>
      <w:r w:rsidRPr="CD711060">
        <w:rPr>
          <w:rFonts w:ascii="Times New Roman" w:cs="Times New Roman"/>
          <w:color w:val="000000"/>
          <w:sz w:val="24"/>
          <w:szCs w:val="24"/>
          <w:rPrChange w:id="1361" w:author="ahmad sahrul" w:date="2026-04-27T19:44:00Z">
            <w:rPr/>
          </w:rPrChange>
        </w:rPr>
        <w:t xml:space="preserve"> (Tester): </w:t>
      </w:r>
      <w:r w:rsidRPr="54EC2DB7">
        <w:rPr>
          <w:rFonts w:ascii="Times New Roman" w:cs="Times New Roman"/>
          <w:color w:val="000000"/>
          <w:sz w:val="24"/>
          <w:szCs w:val="24"/>
          <w:rPrChange w:id="1362" w:author="ahmad sahrul" w:date="2026-04-27T19:44:00Z">
            <w:rPr/>
          </w:rPrChange>
        </w:rPr>
        <w:t>Membaca</w:t>
      </w:r>
      <w:r w:rsidRPr="9445E654">
        <w:rPr>
          <w:rFonts w:ascii="Times New Roman" w:cs="Times New Roman"/>
          <w:color w:val="000000"/>
          <w:sz w:val="24"/>
          <w:szCs w:val="24"/>
          <w:rPrChange w:id="1363" w:author="ahmad sahrul" w:date="2026-04-27T19:44:00Z">
            <w:rPr/>
          </w:rPrChange>
        </w:rPr>
        <w:t xml:space="preserve"> Bab 4 (Fitur </w:t>
      </w:r>
      <w:r w:rsidRPr="9AAC74C5">
        <w:rPr>
          <w:rFonts w:ascii="Times New Roman" w:cs="Times New Roman"/>
          <w:color w:val="000000"/>
          <w:sz w:val="24"/>
          <w:szCs w:val="24"/>
          <w:rPrChange w:id="1364" w:author="ahmad sahrul" w:date="2026-04-27T19:44:00Z">
            <w:rPr/>
          </w:rPrChange>
        </w:rPr>
        <w:t>Sistem</w:t>
      </w:r>
      <w:r w:rsidRPr="6DD9FA3F">
        <w:rPr>
          <w:rFonts w:ascii="Times New Roman" w:cs="Times New Roman"/>
          <w:color w:val="000000"/>
          <w:sz w:val="24"/>
          <w:szCs w:val="24"/>
          <w:rPrChange w:id="1365" w:author="ahmad sahrul" w:date="2026-04-27T19:44:00Z">
            <w:rPr/>
          </w:rPrChange>
        </w:rPr>
        <w:t xml:space="preserve">) dan Bab 5 (Non-Functional Requirements) </w:t>
      </w:r>
      <w:r w:rsidRPr="BD17929B">
        <w:rPr>
          <w:rFonts w:ascii="Times New Roman" w:cs="Times New Roman"/>
          <w:color w:val="000000"/>
          <w:sz w:val="24"/>
          <w:szCs w:val="24"/>
          <w:rPrChange w:id="1366" w:author="ahmad sahrul" w:date="2026-04-27T19:44:00Z">
            <w:rPr/>
          </w:rPrChange>
        </w:rPr>
        <w:t>untuk</w:t>
      </w:r>
      <w:r w:rsidRPr="1014B4ED">
        <w:rPr>
          <w:rFonts w:ascii="Times New Roman" w:cs="Times New Roman"/>
          <w:color w:val="000000"/>
          <w:sz w:val="24"/>
          <w:szCs w:val="24"/>
          <w:rPrChange w:id="1367" w:author="ahmad sahrul" w:date="2026-04-27T19:44:00Z">
            <w:rPr/>
          </w:rPrChange>
        </w:rPr>
        <w:t xml:space="preserve"> </w:t>
      </w:r>
      <w:r w:rsidRPr="C931DC86">
        <w:rPr>
          <w:rFonts w:ascii="Times New Roman" w:cs="Times New Roman"/>
          <w:color w:val="000000"/>
          <w:sz w:val="24"/>
          <w:szCs w:val="24"/>
          <w:rPrChange w:id="1368" w:author="ahmad sahrul" w:date="2026-04-27T19:44:00Z">
            <w:rPr/>
          </w:rPrChange>
        </w:rPr>
        <w:t>menyusun</w:t>
      </w:r>
      <w:r w:rsidRPr="357436CC">
        <w:rPr>
          <w:rFonts w:ascii="Times New Roman" w:cs="Times New Roman"/>
          <w:color w:val="000000"/>
          <w:sz w:val="24"/>
          <w:szCs w:val="24"/>
          <w:rPrChange w:id="1369" w:author="ahmad sahrul" w:date="2026-04-27T19:44:00Z">
            <w:rPr/>
          </w:rPrChange>
        </w:rPr>
        <w:t xml:space="preserve"> test case.</w:t>
      </w:r>
    </w:p>
    <w:p w14:paraId="15E317C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370" w:author="ahmad sahrul" w:date="2026-04-27T19:44:00Z">
            <w:rPr/>
          </w:rPrChange>
        </w:rPr>
        <w:pPrChange w:id="137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89C7E1E4">
        <w:rPr>
          <w:rFonts w:ascii="Times New Roman" w:cs="Times New Roman"/>
          <w:color w:val="000000"/>
          <w:sz w:val="24"/>
          <w:szCs w:val="24"/>
          <w:rPrChange w:id="1372" w:author="ahmad sahrul" w:date="2026-04-27T19:44:00Z">
            <w:rPr/>
          </w:rPrChange>
        </w:rPr>
        <w:t xml:space="preserve">Klien / </w:t>
      </w:r>
      <w:r w:rsidRPr="1F62AE75">
        <w:rPr>
          <w:rFonts w:ascii="Times New Roman" w:cs="Times New Roman"/>
          <w:color w:val="000000"/>
          <w:sz w:val="24"/>
          <w:szCs w:val="24"/>
          <w:rPrChange w:id="1373" w:author="ahmad sahrul" w:date="2026-04-27T19:44:00Z">
            <w:rPr/>
          </w:rPrChange>
        </w:rPr>
        <w:t>Pemilik</w:t>
      </w:r>
      <w:r w:rsidRPr="510258F7">
        <w:rPr>
          <w:rFonts w:ascii="Times New Roman" w:cs="Times New Roman"/>
          <w:color w:val="000000"/>
          <w:sz w:val="24"/>
          <w:szCs w:val="24"/>
          <w:rPrChange w:id="1374" w:author="ahmad sahrul" w:date="2026-04-27T19:44:00Z">
            <w:rPr/>
          </w:rPrChange>
        </w:rPr>
        <w:t xml:space="preserve"> Toko (</w:t>
      </w:r>
      <w:r w:rsidRPr="F8B4668B">
        <w:rPr>
          <w:rFonts w:ascii="Times New Roman" w:cs="Times New Roman"/>
          <w:color w:val="000000"/>
          <w:sz w:val="24"/>
          <w:szCs w:val="24"/>
          <w:rPrChange w:id="1375" w:author="ahmad sahrul" w:date="2026-04-27T19:44:00Z">
            <w:rPr/>
          </w:rPrChange>
        </w:rPr>
        <w:t>Petshop</w:t>
      </w:r>
      <w:r w:rsidRPr="841EA365">
        <w:rPr>
          <w:rFonts w:ascii="Times New Roman" w:cs="Times New Roman"/>
          <w:color w:val="000000"/>
          <w:sz w:val="24"/>
          <w:szCs w:val="24"/>
          <w:rPrChange w:id="1376" w:author="ahmad sahrul" w:date="2026-04-27T19:44:00Z">
            <w:rPr/>
          </w:rPrChange>
        </w:rPr>
        <w:t xml:space="preserve"> </w:t>
      </w:r>
      <w:r w:rsidRPr="4AA6E547">
        <w:rPr>
          <w:rFonts w:ascii="Times New Roman" w:cs="Times New Roman"/>
          <w:color w:val="000000"/>
          <w:sz w:val="24"/>
          <w:szCs w:val="24"/>
          <w:rPrChange w:id="1377" w:author="ahmad sahrul" w:date="2026-04-27T19:44:00Z">
            <w:rPr/>
          </w:rPrChange>
        </w:rPr>
        <w:t>Tomodachi</w:t>
      </w:r>
      <w:r w:rsidRPr="C62EC498">
        <w:rPr>
          <w:rFonts w:ascii="Times New Roman" w:cs="Times New Roman"/>
          <w:color w:val="000000"/>
          <w:sz w:val="24"/>
          <w:szCs w:val="24"/>
          <w:rPrChange w:id="1378" w:author="ahmad sahrul" w:date="2026-04-27T19:44:00Z">
            <w:rPr/>
          </w:rPrChange>
        </w:rPr>
        <w:t xml:space="preserve">): </w:t>
      </w:r>
      <w:r w:rsidRPr="B2C7DCCF">
        <w:rPr>
          <w:rFonts w:ascii="Times New Roman" w:cs="Times New Roman"/>
          <w:color w:val="000000"/>
          <w:sz w:val="24"/>
          <w:szCs w:val="24"/>
          <w:rPrChange w:id="1379" w:author="ahmad sahrul" w:date="2026-04-27T19:44:00Z">
            <w:rPr/>
          </w:rPrChange>
        </w:rPr>
        <w:t>Membaca</w:t>
      </w:r>
      <w:r w:rsidRPr="76CDE6F5">
        <w:rPr>
          <w:rFonts w:ascii="Times New Roman" w:cs="Times New Roman"/>
          <w:color w:val="000000"/>
          <w:sz w:val="24"/>
          <w:szCs w:val="24"/>
          <w:rPrChange w:id="1380" w:author="ahmad sahrul" w:date="2026-04-27T19:44:00Z">
            <w:rPr/>
          </w:rPrChange>
        </w:rPr>
        <w:t xml:space="preserve"> Bab 1, Bab 2, dan Bab 4 </w:t>
      </w:r>
      <w:r w:rsidRPr="B386BC30">
        <w:rPr>
          <w:rFonts w:ascii="Times New Roman" w:cs="Times New Roman"/>
          <w:color w:val="000000"/>
          <w:sz w:val="24"/>
          <w:szCs w:val="24"/>
          <w:rPrChange w:id="1381" w:author="ahmad sahrul" w:date="2026-04-27T19:44:00Z">
            <w:rPr/>
          </w:rPrChange>
        </w:rPr>
        <w:t>untuk</w:t>
      </w:r>
      <w:r w:rsidRPr="2F0D8DA6">
        <w:rPr>
          <w:rFonts w:ascii="Times New Roman" w:cs="Times New Roman"/>
          <w:color w:val="000000"/>
          <w:sz w:val="24"/>
          <w:szCs w:val="24"/>
          <w:rPrChange w:id="1382" w:author="ahmad sahrul" w:date="2026-04-27T19:44:00Z">
            <w:rPr/>
          </w:rPrChange>
        </w:rPr>
        <w:t xml:space="preserve"> </w:t>
      </w:r>
      <w:r w:rsidRPr="CE03FB2C">
        <w:rPr>
          <w:rFonts w:ascii="Times New Roman" w:cs="Times New Roman"/>
          <w:color w:val="000000"/>
          <w:sz w:val="24"/>
          <w:szCs w:val="24"/>
          <w:rPrChange w:id="1383" w:author="ahmad sahrul" w:date="2026-04-27T19:44:00Z">
            <w:rPr/>
          </w:rPrChange>
        </w:rPr>
        <w:t>memvalidasi</w:t>
      </w:r>
      <w:r w:rsidRPr="0CFCE5C4">
        <w:rPr>
          <w:rFonts w:ascii="Times New Roman" w:cs="Times New Roman"/>
          <w:color w:val="000000"/>
          <w:sz w:val="24"/>
          <w:szCs w:val="24"/>
          <w:rPrChange w:id="1384" w:author="ahmad sahrul" w:date="2026-04-27T19:44:00Z">
            <w:rPr/>
          </w:rPrChange>
        </w:rPr>
        <w:t xml:space="preserve"> </w:t>
      </w:r>
      <w:r w:rsidRPr="9B694EA8">
        <w:rPr>
          <w:rFonts w:ascii="Times New Roman" w:cs="Times New Roman"/>
          <w:color w:val="000000"/>
          <w:sz w:val="24"/>
          <w:szCs w:val="24"/>
          <w:rPrChange w:id="1385" w:author="ahmad sahrul" w:date="2026-04-27T19:44:00Z">
            <w:rPr/>
          </w:rPrChange>
        </w:rPr>
        <w:t>kesesuaian</w:t>
      </w:r>
      <w:r w:rsidRPr="E88096A2">
        <w:rPr>
          <w:rFonts w:ascii="Times New Roman" w:cs="Times New Roman"/>
          <w:color w:val="000000"/>
          <w:sz w:val="24"/>
          <w:szCs w:val="24"/>
          <w:rPrChange w:id="1386" w:author="ahmad sahrul" w:date="2026-04-27T19:44:00Z">
            <w:rPr/>
          </w:rPrChange>
        </w:rPr>
        <w:t xml:space="preserve"> </w:t>
      </w:r>
      <w:r w:rsidRPr="DBDF3DD2">
        <w:rPr>
          <w:rFonts w:ascii="Times New Roman" w:cs="Times New Roman"/>
          <w:color w:val="000000"/>
          <w:sz w:val="24"/>
          <w:szCs w:val="24"/>
          <w:rPrChange w:id="1387" w:author="ahmad sahrul" w:date="2026-04-27T19:44:00Z">
            <w:rPr/>
          </w:rPrChange>
        </w:rPr>
        <w:t>kebutuhan</w:t>
      </w:r>
      <w:r w:rsidRPr="11062A45">
        <w:rPr>
          <w:rFonts w:ascii="Times New Roman" w:cs="Times New Roman"/>
          <w:color w:val="000000"/>
          <w:sz w:val="24"/>
          <w:szCs w:val="24"/>
          <w:rPrChange w:id="1388" w:author="ahmad sahrul" w:date="2026-04-27T19:44:00Z">
            <w:rPr/>
          </w:rPrChange>
        </w:rPr>
        <w:t>.</w:t>
      </w:r>
    </w:p>
    <w:p w14:paraId="44144313" w14:textId="77777777" w:rsid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ins w:id="1389" w:author="pajar280505@gmail.com" w:date="2026-05-16T09:37:00Z"/>
          <w:rFonts w:ascii="Times New Roman" w:cs="Times New Roman"/>
          <w:color w:val="000000"/>
          <w:sz w:val="24"/>
          <w:szCs w:val="24"/>
        </w:rPr>
      </w:pPr>
      <w:r w:rsidRPr="761AA254">
        <w:rPr>
          <w:rFonts w:ascii="Times New Roman" w:cs="Times New Roman"/>
          <w:color w:val="000000"/>
          <w:sz w:val="24"/>
          <w:szCs w:val="24"/>
          <w:rPrChange w:id="1390" w:author="ahmad sahrul" w:date="2026-04-27T19:44:00Z">
            <w:rPr/>
          </w:rPrChange>
        </w:rPr>
        <w:t xml:space="preserve">Dosen </w:t>
      </w:r>
      <w:r w:rsidRPr="201B0912">
        <w:rPr>
          <w:rFonts w:ascii="Times New Roman" w:cs="Times New Roman"/>
          <w:color w:val="000000"/>
          <w:sz w:val="24"/>
          <w:szCs w:val="24"/>
          <w:rPrChange w:id="1391" w:author="ahmad sahrul" w:date="2026-04-27T19:44:00Z">
            <w:rPr/>
          </w:rPrChange>
        </w:rPr>
        <w:t>Penguji</w:t>
      </w:r>
      <w:r w:rsidRPr="76CADB00">
        <w:rPr>
          <w:rFonts w:ascii="Times New Roman" w:cs="Times New Roman"/>
          <w:color w:val="000000"/>
          <w:sz w:val="24"/>
          <w:szCs w:val="24"/>
          <w:rPrChange w:id="1392" w:author="ahmad sahrul" w:date="2026-04-27T19:44:00Z">
            <w:rPr/>
          </w:rPrChange>
        </w:rPr>
        <w:t xml:space="preserve">: </w:t>
      </w:r>
      <w:r w:rsidRPr="A37A81D9">
        <w:rPr>
          <w:rFonts w:ascii="Times New Roman" w:cs="Times New Roman"/>
          <w:color w:val="000000"/>
          <w:sz w:val="24"/>
          <w:szCs w:val="24"/>
          <w:rPrChange w:id="1393" w:author="ahmad sahrul" w:date="2026-04-27T19:44:00Z">
            <w:rPr/>
          </w:rPrChange>
        </w:rPr>
        <w:t>Membaca</w:t>
      </w:r>
      <w:r w:rsidRPr="1EB54CB9">
        <w:rPr>
          <w:rFonts w:ascii="Times New Roman" w:cs="Times New Roman"/>
          <w:color w:val="000000"/>
          <w:sz w:val="24"/>
          <w:szCs w:val="24"/>
          <w:rPrChange w:id="1394" w:author="ahmad sahrul" w:date="2026-04-27T19:44:00Z">
            <w:rPr/>
          </w:rPrChange>
        </w:rPr>
        <w:t xml:space="preserve"> </w:t>
      </w:r>
      <w:r w:rsidRPr="1339E147">
        <w:rPr>
          <w:rFonts w:ascii="Times New Roman" w:cs="Times New Roman"/>
          <w:color w:val="000000"/>
          <w:sz w:val="24"/>
          <w:szCs w:val="24"/>
          <w:rPrChange w:id="1395" w:author="ahmad sahrul" w:date="2026-04-27T19:44:00Z">
            <w:rPr/>
          </w:rPrChange>
        </w:rPr>
        <w:t>keseluruhan</w:t>
      </w:r>
      <w:r w:rsidRPr="5C6F5EA6">
        <w:rPr>
          <w:rFonts w:ascii="Times New Roman" w:cs="Times New Roman"/>
          <w:color w:val="000000"/>
          <w:sz w:val="24"/>
          <w:szCs w:val="24"/>
          <w:rPrChange w:id="1396" w:author="ahmad sahrul" w:date="2026-04-27T19:44:00Z">
            <w:rPr/>
          </w:rPrChange>
        </w:rPr>
        <w:t xml:space="preserve"> </w:t>
      </w:r>
      <w:r w:rsidRPr="7E8D443C">
        <w:rPr>
          <w:rFonts w:ascii="Times New Roman" w:cs="Times New Roman"/>
          <w:color w:val="000000"/>
          <w:sz w:val="24"/>
          <w:szCs w:val="24"/>
          <w:rPrChange w:id="1397" w:author="ahmad sahrul" w:date="2026-04-27T19:44:00Z">
            <w:rPr/>
          </w:rPrChange>
        </w:rPr>
        <w:t>dokumen</w:t>
      </w:r>
      <w:r w:rsidRPr="2FB91F3B">
        <w:rPr>
          <w:rFonts w:ascii="Times New Roman" w:cs="Times New Roman"/>
          <w:color w:val="000000"/>
          <w:sz w:val="24"/>
          <w:szCs w:val="24"/>
          <w:rPrChange w:id="1398" w:author="ahmad sahrul" w:date="2026-04-27T19:44:00Z">
            <w:rPr/>
          </w:rPrChange>
        </w:rPr>
        <w:t xml:space="preserve"> </w:t>
      </w:r>
      <w:r w:rsidRPr="8246BCF3">
        <w:rPr>
          <w:rFonts w:ascii="Times New Roman" w:cs="Times New Roman"/>
          <w:color w:val="000000"/>
          <w:sz w:val="24"/>
          <w:szCs w:val="24"/>
          <w:rPrChange w:id="1399" w:author="ahmad sahrul" w:date="2026-04-27T19:44:00Z">
            <w:rPr/>
          </w:rPrChange>
        </w:rPr>
        <w:t>sesuai</w:t>
      </w:r>
      <w:r w:rsidRPr="9735AD65">
        <w:rPr>
          <w:rFonts w:ascii="Times New Roman" w:cs="Times New Roman"/>
          <w:color w:val="000000"/>
          <w:sz w:val="24"/>
          <w:szCs w:val="24"/>
          <w:rPrChange w:id="1400" w:author="ahmad sahrul" w:date="2026-04-27T19:44:00Z">
            <w:rPr/>
          </w:rPrChange>
        </w:rPr>
        <w:t xml:space="preserve"> </w:t>
      </w:r>
      <w:r w:rsidRPr="A40CF2CD">
        <w:rPr>
          <w:rFonts w:ascii="Times New Roman" w:cs="Times New Roman"/>
          <w:color w:val="000000"/>
          <w:sz w:val="24"/>
          <w:szCs w:val="24"/>
          <w:rPrChange w:id="1401" w:author="ahmad sahrul" w:date="2026-04-27T19:44:00Z">
            <w:rPr/>
          </w:rPrChange>
        </w:rPr>
        <w:t>urutan</w:t>
      </w:r>
      <w:r w:rsidRPr="D9563422">
        <w:rPr>
          <w:rFonts w:ascii="Times New Roman" w:cs="Times New Roman"/>
          <w:color w:val="000000"/>
          <w:sz w:val="24"/>
          <w:szCs w:val="24"/>
          <w:rPrChange w:id="1402" w:author="ahmad sahrul" w:date="2026-04-27T19:44:00Z">
            <w:rPr/>
          </w:rPrChange>
        </w:rPr>
        <w:t xml:space="preserve"> </w:t>
      </w:r>
      <w:r w:rsidRPr="7CBCD528">
        <w:rPr>
          <w:rFonts w:ascii="Times New Roman" w:cs="Times New Roman"/>
          <w:color w:val="000000"/>
          <w:sz w:val="24"/>
          <w:szCs w:val="24"/>
          <w:rPrChange w:id="1403" w:author="ahmad sahrul" w:date="2026-04-27T19:44:00Z">
            <w:rPr/>
          </w:rPrChange>
        </w:rPr>
        <w:t>bab.</w:t>
      </w:r>
    </w:p>
    <w:p w14:paraId="169F30C9" w14:textId="77777777" w:rsidR="00256AA7" w:rsidRPr="00BF190D" w:rsidRDefault="00256AA7" w:rsidP="00256AA7">
      <w:pPr>
        <w:pStyle w:val="ListParagraph"/>
        <w:spacing w:before="40" w:after="40"/>
        <w:ind w:left="720"/>
        <w:jc w:val="both"/>
        <w:rPr>
          <w:rFonts w:ascii="Times New Roman" w:cs="Times New Roman"/>
          <w:color w:val="000000"/>
          <w:sz w:val="24"/>
          <w:szCs w:val="24"/>
          <w:rPrChange w:id="1404" w:author="ahmad sahrul" w:date="2026-04-27T19:44:00Z">
            <w:rPr/>
          </w:rPrChange>
        </w:rPr>
        <w:pPrChange w:id="1405" w:author="pajar280505@gmail.com" w:date="2026-05-16T09:3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</w:p>
    <w:p w14:paraId="585E0D90" w14:textId="77777777" w:rsidR="00BF190D" w:rsidRDefault="00BF190D">
      <w:pPr>
        <w:pStyle w:val="Heading2"/>
        <w:jc w:val="both"/>
        <w:rPr>
          <w:ins w:id="1406" w:author="ahmad sahrul" w:date="2026-04-27T19:44:00Z"/>
          <w:rFonts w:ascii="Times New Roman" w:hAnsi="Times New Roman" w:cs="Times New Roman"/>
          <w:color w:val="000000"/>
        </w:rPr>
        <w:pPrChange w:id="1407" w:author="6781" w:date="2026-04-27T23:07:00Z">
          <w:pPr>
            <w:pStyle w:val="Heading2"/>
            <w:jc w:val="left"/>
          </w:pPr>
        </w:pPrChange>
      </w:pPr>
    </w:p>
    <w:p w14:paraId="2B3B291A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408" w:author="ahmad sahrul" w:date="2026-04-27T19:39:00Z">
            <w:rPr/>
          </w:rPrChange>
        </w:rPr>
        <w:pPrChange w:id="1409" w:author="6781" w:date="2026-04-27T23:07:00Z">
          <w:pPr>
            <w:pStyle w:val="Heading2"/>
            <w:jc w:val="left"/>
          </w:pPr>
        </w:pPrChange>
      </w:pPr>
      <w:bookmarkStart w:id="1410" w:name="_Toc228212124"/>
      <w:r w:rsidRPr="D6DF1D4A">
        <w:rPr>
          <w:rFonts w:ascii="Times New Roman" w:cs="Times New Roman"/>
          <w:color w:val="000000"/>
          <w:rPrChange w:id="1411" w:author="ahmad sahrul" w:date="2026-04-27T19:39:00Z">
            <w:rPr/>
          </w:rPrChange>
        </w:rPr>
        <w:lastRenderedPageBreak/>
        <w:t>1.4 Product Scope</w:t>
      </w:r>
      <w:bookmarkEnd w:id="1410"/>
    </w:p>
    <w:p w14:paraId="17A4917B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412" w:author="ahmad sahrul" w:date="2026-04-27T19:44:00Z">
            <w:rPr/>
          </w:rPrChange>
        </w:rPr>
        <w:pPrChange w:id="1413" w:author="6781" w:date="2026-04-27T23:07:00Z">
          <w:pPr>
            <w:spacing w:before="80"/>
            <w:jc w:val="left"/>
          </w:pPr>
        </w:pPrChange>
      </w:pPr>
      <w:r w:rsidRPr="9C22E913">
        <w:rPr>
          <w:rFonts w:ascii="Times New Roman" w:cs="Times New Roman"/>
          <w:color w:val="000000"/>
          <w:sz w:val="24"/>
          <w:szCs w:val="24"/>
          <w:rPrChange w:id="1414" w:author="ahmad sahrul" w:date="2026-04-27T19:44:00Z">
            <w:rPr/>
          </w:rPrChange>
        </w:rPr>
        <w:t>Sistem</w:t>
      </w:r>
      <w:r w:rsidRPr="1DA934BB">
        <w:rPr>
          <w:rFonts w:ascii="Times New Roman" w:cs="Times New Roman"/>
          <w:color w:val="000000"/>
          <w:sz w:val="24"/>
          <w:szCs w:val="24"/>
          <w:rPrChange w:id="1415" w:author="ahmad sahrul" w:date="2026-04-27T19:44:00Z">
            <w:rPr/>
          </w:rPrChange>
        </w:rPr>
        <w:t xml:space="preserve"> yang </w:t>
      </w:r>
      <w:r w:rsidRPr="AB5F0216">
        <w:rPr>
          <w:rFonts w:ascii="Times New Roman" w:cs="Times New Roman"/>
          <w:color w:val="000000"/>
          <w:sz w:val="24"/>
          <w:szCs w:val="24"/>
          <w:rPrChange w:id="1416" w:author="ahmad sahrul" w:date="2026-04-27T19:44:00Z">
            <w:rPr/>
          </w:rPrChange>
        </w:rPr>
        <w:t>dikembangkan</w:t>
      </w:r>
      <w:r w:rsidRPr="1D58A24F">
        <w:rPr>
          <w:rFonts w:ascii="Times New Roman" w:cs="Times New Roman"/>
          <w:color w:val="000000"/>
          <w:sz w:val="24"/>
          <w:szCs w:val="24"/>
          <w:rPrChange w:id="1417" w:author="ahmad sahrul" w:date="2026-04-27T19:44:00Z">
            <w:rPr/>
          </w:rPrChange>
        </w:rPr>
        <w:t xml:space="preserve"> </w:t>
      </w:r>
      <w:r w:rsidRPr="29964345">
        <w:rPr>
          <w:rFonts w:ascii="Times New Roman" w:cs="Times New Roman"/>
          <w:color w:val="000000"/>
          <w:sz w:val="24"/>
          <w:szCs w:val="24"/>
          <w:rPrChange w:id="1418" w:author="ahmad sahrul" w:date="2026-04-27T19:44:00Z">
            <w:rPr/>
          </w:rPrChange>
        </w:rPr>
        <w:t>adalah</w:t>
      </w:r>
      <w:r w:rsidRPr="8A584A04">
        <w:rPr>
          <w:rFonts w:ascii="Times New Roman" w:cs="Times New Roman"/>
          <w:color w:val="000000"/>
          <w:sz w:val="24"/>
          <w:szCs w:val="24"/>
          <w:rPrChange w:id="1419" w:author="ahmad sahrul" w:date="2026-04-27T19:44:00Z">
            <w:rPr/>
          </w:rPrChange>
        </w:rPr>
        <w:t xml:space="preserve"> </w:t>
      </w:r>
      <w:r w:rsidRPr="EE9F28A4">
        <w:rPr>
          <w:rFonts w:ascii="Times New Roman" w:cs="Times New Roman"/>
          <w:color w:val="000000"/>
          <w:sz w:val="24"/>
          <w:szCs w:val="24"/>
          <w:rPrChange w:id="1420" w:author="ahmad sahrul" w:date="2026-04-27T19:44:00Z">
            <w:rPr/>
          </w:rPrChange>
        </w:rPr>
        <w:t>aplikasi</w:t>
      </w:r>
      <w:r w:rsidRPr="C613E131">
        <w:rPr>
          <w:rFonts w:ascii="Times New Roman" w:cs="Times New Roman"/>
          <w:color w:val="000000"/>
          <w:sz w:val="24"/>
          <w:szCs w:val="24"/>
          <w:rPrChange w:id="1421" w:author="ahmad sahrul" w:date="2026-04-27T19:44:00Z">
            <w:rPr/>
          </w:rPrChange>
        </w:rPr>
        <w:t xml:space="preserve"> mobile </w:t>
      </w:r>
      <w:r w:rsidRPr="E723627E">
        <w:rPr>
          <w:rFonts w:ascii="Times New Roman" w:cs="Times New Roman"/>
          <w:color w:val="000000"/>
          <w:sz w:val="24"/>
          <w:szCs w:val="24"/>
          <w:rPrChange w:id="1422" w:author="ahmad sahrul" w:date="2026-04-27T19:44:00Z">
            <w:rPr/>
          </w:rPrChange>
        </w:rPr>
        <w:t>berbasis</w:t>
      </w:r>
      <w:r w:rsidRPr="F9311E9D">
        <w:rPr>
          <w:rFonts w:ascii="Times New Roman" w:cs="Times New Roman"/>
          <w:color w:val="000000"/>
          <w:sz w:val="24"/>
          <w:szCs w:val="24"/>
          <w:rPrChange w:id="1423" w:author="ahmad sahrul" w:date="2026-04-27T19:44:00Z">
            <w:rPr/>
          </w:rPrChange>
        </w:rPr>
        <w:t xml:space="preserve"> API (mobile-first, API-driven) </w:t>
      </w:r>
      <w:r w:rsidRPr="395F5E41">
        <w:rPr>
          <w:rFonts w:ascii="Times New Roman" w:cs="Times New Roman"/>
          <w:color w:val="000000"/>
          <w:sz w:val="24"/>
          <w:szCs w:val="24"/>
          <w:rPrChange w:id="1424" w:author="ahmad sahrul" w:date="2026-04-27T19:44:00Z">
            <w:rPr/>
          </w:rPrChange>
        </w:rPr>
        <w:t>untuk</w:t>
      </w:r>
      <w:r w:rsidRPr="7CC044FF">
        <w:rPr>
          <w:rFonts w:ascii="Times New Roman" w:cs="Times New Roman"/>
          <w:color w:val="000000"/>
          <w:sz w:val="24"/>
          <w:szCs w:val="24"/>
          <w:rPrChange w:id="1425" w:author="ahmad sahrul" w:date="2026-04-27T19:44:00Z">
            <w:rPr/>
          </w:rPrChange>
        </w:rPr>
        <w:t xml:space="preserve"> </w:t>
      </w:r>
      <w:r w:rsidRPr="EC16020A">
        <w:rPr>
          <w:rFonts w:ascii="Times New Roman" w:cs="Times New Roman"/>
          <w:color w:val="000000"/>
          <w:sz w:val="24"/>
          <w:szCs w:val="24"/>
          <w:rPrChange w:id="1426" w:author="ahmad sahrul" w:date="2026-04-27T19:44:00Z">
            <w:rPr/>
          </w:rPrChange>
        </w:rPr>
        <w:t>mendukung</w:t>
      </w:r>
      <w:r w:rsidRPr="56A9AF18">
        <w:rPr>
          <w:rFonts w:ascii="Times New Roman" w:cs="Times New Roman"/>
          <w:color w:val="000000"/>
          <w:sz w:val="24"/>
          <w:szCs w:val="24"/>
          <w:rPrChange w:id="1427" w:author="ahmad sahrul" w:date="2026-04-27T19:44:00Z">
            <w:rPr/>
          </w:rPrChange>
        </w:rPr>
        <w:t xml:space="preserve"> </w:t>
      </w:r>
      <w:r w:rsidRPr="A3C7F31F">
        <w:rPr>
          <w:rFonts w:ascii="Times New Roman" w:cs="Times New Roman"/>
          <w:color w:val="000000"/>
          <w:sz w:val="24"/>
          <w:szCs w:val="24"/>
          <w:rPrChange w:id="1428" w:author="ahmad sahrul" w:date="2026-04-27T19:44:00Z">
            <w:rPr/>
          </w:rPrChange>
        </w:rPr>
        <w:t>operasional</w:t>
      </w:r>
      <w:r w:rsidRPr="6F91A42E">
        <w:rPr>
          <w:rFonts w:ascii="Times New Roman" w:cs="Times New Roman"/>
          <w:color w:val="000000"/>
          <w:sz w:val="24"/>
          <w:szCs w:val="24"/>
          <w:rPrChange w:id="1429" w:author="ahmad sahrul" w:date="2026-04-27T19:44:00Z">
            <w:rPr/>
          </w:rPrChange>
        </w:rPr>
        <w:t xml:space="preserve"> </w:t>
      </w:r>
      <w:r w:rsidRPr="84EC6CEC">
        <w:rPr>
          <w:rFonts w:ascii="Times New Roman" w:cs="Times New Roman"/>
          <w:color w:val="000000"/>
          <w:sz w:val="24"/>
          <w:szCs w:val="24"/>
          <w:rPrChange w:id="1430" w:author="ahmad sahrul" w:date="2026-04-27T19:44:00Z">
            <w:rPr/>
          </w:rPrChange>
        </w:rPr>
        <w:t>harian</w:t>
      </w:r>
      <w:r w:rsidRPr="8B72FFB4">
        <w:rPr>
          <w:rFonts w:ascii="Times New Roman" w:cs="Times New Roman"/>
          <w:color w:val="000000"/>
          <w:sz w:val="24"/>
          <w:szCs w:val="24"/>
          <w:rPrChange w:id="1431" w:author="ahmad sahrul" w:date="2026-04-27T19:44:00Z">
            <w:rPr/>
          </w:rPrChange>
        </w:rPr>
        <w:t xml:space="preserve"> Pet Shop</w:t>
      </w:r>
      <w:r w:rsidRPr="66533D45">
        <w:rPr>
          <w:rFonts w:ascii="Times New Roman" w:cs="Times New Roman"/>
          <w:color w:val="000000"/>
          <w:sz w:val="24"/>
          <w:szCs w:val="24"/>
          <w:rPrChange w:id="1432" w:author="ahmad sahrul" w:date="2026-04-27T19:44:00Z">
            <w:rPr/>
          </w:rPrChange>
        </w:rPr>
        <w:t xml:space="preserve"> </w:t>
      </w:r>
      <w:r w:rsidRPr="8CD6B559">
        <w:rPr>
          <w:rFonts w:ascii="Times New Roman" w:cs="Times New Roman"/>
          <w:color w:val="000000"/>
          <w:sz w:val="24"/>
          <w:szCs w:val="24"/>
          <w:rPrChange w:id="1433" w:author="ahmad sahrul" w:date="2026-04-27T19:44:00Z">
            <w:rPr/>
          </w:rPrChange>
        </w:rPr>
        <w:t>Tomodachi</w:t>
      </w:r>
      <w:r w:rsidRPr="FDBBBBEF">
        <w:rPr>
          <w:rFonts w:ascii="Times New Roman" w:cs="Times New Roman"/>
          <w:color w:val="000000"/>
          <w:sz w:val="24"/>
          <w:szCs w:val="24"/>
          <w:rPrChange w:id="1434" w:author="ahmad sahrul" w:date="2026-04-27T19:44:00Z">
            <w:rPr/>
          </w:rPrChange>
        </w:rPr>
        <w:t xml:space="preserve">, </w:t>
      </w:r>
      <w:r w:rsidRPr="4B5D82E1">
        <w:rPr>
          <w:rFonts w:ascii="Times New Roman" w:cs="Times New Roman"/>
          <w:color w:val="000000"/>
          <w:sz w:val="24"/>
          <w:szCs w:val="24"/>
          <w:rPrChange w:id="1435" w:author="ahmad sahrul" w:date="2026-04-27T19:44:00Z">
            <w:rPr/>
          </w:rPrChange>
        </w:rPr>
        <w:t>sebuah</w:t>
      </w:r>
      <w:r w:rsidRPr="1ED7D6C6">
        <w:rPr>
          <w:rFonts w:ascii="Times New Roman" w:cs="Times New Roman"/>
          <w:color w:val="000000"/>
          <w:sz w:val="24"/>
          <w:szCs w:val="24"/>
          <w:rPrChange w:id="1436" w:author="ahmad sahrul" w:date="2026-04-27T19:44:00Z">
            <w:rPr/>
          </w:rPrChange>
        </w:rPr>
        <w:t xml:space="preserve"> UMKM yang </w:t>
      </w:r>
      <w:r w:rsidRPr="8C284366">
        <w:rPr>
          <w:rFonts w:ascii="Times New Roman" w:cs="Times New Roman"/>
          <w:color w:val="000000"/>
          <w:sz w:val="24"/>
          <w:szCs w:val="24"/>
          <w:rPrChange w:id="1437" w:author="ahmad sahrul" w:date="2026-04-27T19:44:00Z">
            <w:rPr/>
          </w:rPrChange>
        </w:rPr>
        <w:t>berdiri</w:t>
      </w:r>
      <w:r w:rsidRPr="3D5160FA">
        <w:rPr>
          <w:rFonts w:ascii="Times New Roman" w:cs="Times New Roman"/>
          <w:color w:val="000000"/>
          <w:sz w:val="24"/>
          <w:szCs w:val="24"/>
          <w:rPrChange w:id="1438" w:author="ahmad sahrul" w:date="2026-04-27T19:44:00Z">
            <w:rPr/>
          </w:rPrChange>
        </w:rPr>
        <w:t xml:space="preserve"> </w:t>
      </w:r>
      <w:r w:rsidRPr="8F3EE402">
        <w:rPr>
          <w:rFonts w:ascii="Times New Roman" w:cs="Times New Roman"/>
          <w:color w:val="000000"/>
          <w:sz w:val="24"/>
          <w:szCs w:val="24"/>
          <w:rPrChange w:id="1439" w:author="ahmad sahrul" w:date="2026-04-27T19:44:00Z">
            <w:rPr/>
          </w:rPrChange>
        </w:rPr>
        <w:t>sejak</w:t>
      </w:r>
      <w:r w:rsidRPr="103C0B35">
        <w:rPr>
          <w:rFonts w:ascii="Times New Roman" w:cs="Times New Roman"/>
          <w:color w:val="000000"/>
          <w:sz w:val="24"/>
          <w:szCs w:val="24"/>
          <w:rPrChange w:id="1440" w:author="ahmad sahrul" w:date="2026-04-27T19:44:00Z">
            <w:rPr/>
          </w:rPrChange>
        </w:rPr>
        <w:t xml:space="preserve"> November 2024 yang </w:t>
      </w:r>
      <w:r w:rsidRPr="C114FFE8">
        <w:rPr>
          <w:rFonts w:ascii="Times New Roman" w:cs="Times New Roman"/>
          <w:color w:val="000000"/>
          <w:sz w:val="24"/>
          <w:szCs w:val="24"/>
          <w:rPrChange w:id="1441" w:author="ahmad sahrul" w:date="2026-04-27T19:44:00Z">
            <w:rPr/>
          </w:rPrChange>
        </w:rPr>
        <w:t>bergerak</w:t>
      </w:r>
      <w:r w:rsidRPr="839193A8">
        <w:rPr>
          <w:rFonts w:ascii="Times New Roman" w:cs="Times New Roman"/>
          <w:color w:val="000000"/>
          <w:sz w:val="24"/>
          <w:szCs w:val="24"/>
          <w:rPrChange w:id="1442" w:author="ahmad sahrul" w:date="2026-04-27T19:44:00Z">
            <w:rPr/>
          </w:rPrChange>
        </w:rPr>
        <w:t xml:space="preserve"> di </w:t>
      </w:r>
      <w:r w:rsidRPr="E9233A74">
        <w:rPr>
          <w:rFonts w:ascii="Times New Roman" w:cs="Times New Roman"/>
          <w:color w:val="000000"/>
          <w:sz w:val="24"/>
          <w:szCs w:val="24"/>
          <w:rPrChange w:id="1443" w:author="ahmad sahrul" w:date="2026-04-27T19:44:00Z">
            <w:rPr/>
          </w:rPrChange>
        </w:rPr>
        <w:t>bidang</w:t>
      </w:r>
      <w:r w:rsidRPr="AEEE2857">
        <w:rPr>
          <w:rFonts w:ascii="Times New Roman" w:cs="Times New Roman"/>
          <w:color w:val="000000"/>
          <w:sz w:val="24"/>
          <w:szCs w:val="24"/>
          <w:rPrChange w:id="1444" w:author="ahmad sahrul" w:date="2026-04-27T19:44:00Z">
            <w:rPr/>
          </w:rPrChange>
        </w:rPr>
        <w:t xml:space="preserve"> </w:t>
      </w:r>
      <w:r w:rsidRPr="80CD97C4">
        <w:rPr>
          <w:rFonts w:ascii="Times New Roman" w:cs="Times New Roman"/>
          <w:color w:val="000000"/>
          <w:sz w:val="24"/>
          <w:szCs w:val="24"/>
          <w:rPrChange w:id="1445" w:author="ahmad sahrul" w:date="2026-04-27T19:44:00Z">
            <w:rPr/>
          </w:rPrChange>
        </w:rPr>
        <w:t>penjualan</w:t>
      </w:r>
      <w:r w:rsidRPr="8D777318">
        <w:rPr>
          <w:rFonts w:ascii="Times New Roman" w:cs="Times New Roman"/>
          <w:color w:val="000000"/>
          <w:sz w:val="24"/>
          <w:szCs w:val="24"/>
          <w:rPrChange w:id="1446" w:author="ahmad sahrul" w:date="2026-04-27T19:44:00Z">
            <w:rPr/>
          </w:rPrChange>
        </w:rPr>
        <w:t xml:space="preserve"> </w:t>
      </w:r>
      <w:r w:rsidRPr="FE2FE8CE">
        <w:rPr>
          <w:rFonts w:ascii="Times New Roman" w:cs="Times New Roman"/>
          <w:color w:val="000000"/>
          <w:sz w:val="24"/>
          <w:szCs w:val="24"/>
          <w:rPrChange w:id="1447" w:author="ahmad sahrul" w:date="2026-04-27T19:44:00Z">
            <w:rPr/>
          </w:rPrChange>
        </w:rPr>
        <w:t>produk</w:t>
      </w:r>
      <w:r w:rsidRPr="25C4A61A">
        <w:rPr>
          <w:rFonts w:ascii="Times New Roman" w:cs="Times New Roman"/>
          <w:color w:val="000000"/>
          <w:sz w:val="24"/>
          <w:szCs w:val="24"/>
          <w:rPrChange w:id="1448" w:author="ahmad sahrul" w:date="2026-04-27T19:44:00Z">
            <w:rPr/>
          </w:rPrChange>
        </w:rPr>
        <w:t xml:space="preserve"> dan </w:t>
      </w:r>
      <w:r w:rsidRPr="866AEE16">
        <w:rPr>
          <w:rFonts w:ascii="Times New Roman" w:cs="Times New Roman"/>
          <w:color w:val="000000"/>
          <w:sz w:val="24"/>
          <w:szCs w:val="24"/>
          <w:rPrChange w:id="1449" w:author="ahmad sahrul" w:date="2026-04-27T19:44:00Z">
            <w:rPr/>
          </w:rPrChange>
        </w:rPr>
        <w:t>perawatan</w:t>
      </w:r>
      <w:r w:rsidRPr="6214F101">
        <w:rPr>
          <w:rFonts w:ascii="Times New Roman" w:cs="Times New Roman"/>
          <w:color w:val="000000"/>
          <w:sz w:val="24"/>
          <w:szCs w:val="24"/>
          <w:rPrChange w:id="1450" w:author="ahmad sahrul" w:date="2026-04-27T19:44:00Z">
            <w:rPr/>
          </w:rPrChange>
        </w:rPr>
        <w:t xml:space="preserve"> </w:t>
      </w:r>
      <w:r w:rsidRPr="CB3EAC6A">
        <w:rPr>
          <w:rFonts w:ascii="Times New Roman" w:cs="Times New Roman"/>
          <w:color w:val="000000"/>
          <w:sz w:val="24"/>
          <w:szCs w:val="24"/>
          <w:rPrChange w:id="1451" w:author="ahmad sahrul" w:date="2026-04-27T19:44:00Z">
            <w:rPr/>
          </w:rPrChange>
        </w:rPr>
        <w:t>hewan</w:t>
      </w:r>
      <w:r w:rsidRPr="A1A459C6">
        <w:rPr>
          <w:rFonts w:ascii="Times New Roman" w:cs="Times New Roman"/>
          <w:color w:val="000000"/>
          <w:sz w:val="24"/>
          <w:szCs w:val="24"/>
          <w:rPrChange w:id="1452" w:author="ahmad sahrul" w:date="2026-04-27T19:44:00Z">
            <w:rPr/>
          </w:rPrChange>
        </w:rPr>
        <w:t xml:space="preserve"> </w:t>
      </w:r>
      <w:r w:rsidRPr="C6A2A155">
        <w:rPr>
          <w:rFonts w:ascii="Times New Roman" w:cs="Times New Roman"/>
          <w:color w:val="000000"/>
          <w:sz w:val="24"/>
          <w:szCs w:val="24"/>
          <w:rPrChange w:id="1453" w:author="ahmad sahrul" w:date="2026-04-27T19:44:00Z">
            <w:rPr/>
          </w:rPrChange>
        </w:rPr>
        <w:t>peliharaan</w:t>
      </w:r>
      <w:r w:rsidRPr="9B3DDA08">
        <w:rPr>
          <w:rFonts w:ascii="Times New Roman" w:cs="Times New Roman"/>
          <w:color w:val="000000"/>
          <w:sz w:val="24"/>
          <w:szCs w:val="24"/>
          <w:rPrChange w:id="1454" w:author="ahmad sahrul" w:date="2026-04-27T19:44:00Z">
            <w:rPr/>
          </w:rPrChange>
        </w:rPr>
        <w:t>.</w:t>
      </w:r>
    </w:p>
    <w:p w14:paraId="1F6DD6A8" w14:textId="2AB0B9AE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455" w:author="ahmad sahrul" w:date="2026-04-27T19:44:00Z">
            <w:rPr/>
          </w:rPrChange>
        </w:rPr>
        <w:pPrChange w:id="1456" w:author="6781" w:date="2026-04-27T23:07:00Z">
          <w:pPr>
            <w:spacing w:before="80"/>
            <w:jc w:val="left"/>
          </w:pPr>
        </w:pPrChange>
      </w:pPr>
      <w:r w:rsidRPr="FD7A2872">
        <w:rPr>
          <w:rFonts w:ascii="Times New Roman" w:cs="Times New Roman"/>
          <w:color w:val="000000"/>
          <w:sz w:val="24"/>
          <w:szCs w:val="24"/>
          <w:rPrChange w:id="1457" w:author="ahmad sahrul" w:date="2026-04-27T19:44:00Z">
            <w:rPr/>
          </w:rPrChange>
        </w:rPr>
        <w:t>Sistem</w:t>
      </w:r>
      <w:r w:rsidRPr="1A5C3EB4">
        <w:rPr>
          <w:rFonts w:ascii="Times New Roman" w:cs="Times New Roman"/>
          <w:color w:val="000000"/>
          <w:sz w:val="24"/>
          <w:szCs w:val="24"/>
          <w:rPrChange w:id="1458" w:author="ahmad sahrul" w:date="2026-04-27T19:44:00Z">
            <w:rPr/>
          </w:rPrChange>
        </w:rPr>
        <w:t xml:space="preserve"> </w:t>
      </w:r>
      <w:r w:rsidRPr="2B6A8F55">
        <w:rPr>
          <w:rFonts w:ascii="Times New Roman" w:cs="Times New Roman"/>
          <w:color w:val="000000"/>
          <w:sz w:val="24"/>
          <w:szCs w:val="24"/>
          <w:rPrChange w:id="1459" w:author="ahmad sahrul" w:date="2026-04-27T19:44:00Z">
            <w:rPr/>
          </w:rPrChange>
        </w:rPr>
        <w:t>ini</w:t>
      </w:r>
      <w:r w:rsidRPr="36B93D61">
        <w:rPr>
          <w:rFonts w:ascii="Times New Roman" w:cs="Times New Roman"/>
          <w:color w:val="000000"/>
          <w:sz w:val="24"/>
          <w:szCs w:val="24"/>
          <w:rPrChange w:id="1460" w:author="ahmad sahrul" w:date="2026-04-27T19:44:00Z">
            <w:rPr/>
          </w:rPrChange>
        </w:rPr>
        <w:t xml:space="preserve"> </w:t>
      </w:r>
      <w:r w:rsidRPr="6EF8ECB8">
        <w:rPr>
          <w:rFonts w:ascii="Times New Roman" w:cs="Times New Roman"/>
          <w:color w:val="000000"/>
          <w:sz w:val="24"/>
          <w:szCs w:val="24"/>
          <w:rPrChange w:id="1461" w:author="ahmad sahrul" w:date="2026-04-27T19:44:00Z">
            <w:rPr/>
          </w:rPrChange>
        </w:rPr>
        <w:t>mencakup</w:t>
      </w:r>
      <w:r w:rsidRPr="41DBC7CB">
        <w:rPr>
          <w:rFonts w:ascii="Times New Roman" w:cs="Times New Roman"/>
          <w:color w:val="000000"/>
          <w:sz w:val="24"/>
          <w:szCs w:val="24"/>
          <w:rPrChange w:id="1462" w:author="ahmad sahrul" w:date="2026-04-27T19:44:00Z">
            <w:rPr/>
          </w:rPrChange>
        </w:rPr>
        <w:t xml:space="preserve"> </w:t>
      </w:r>
      <w:ins w:id="1463" w:author="pajar280505@gmail.com" w:date="2026-05-16T09:37:00Z">
        <w:r w:rsidR="00256AA7">
          <w:rPr>
            <w:rFonts w:ascii="Times New Roman" w:cs="Times New Roman"/>
            <w:color w:val="000000"/>
            <w:sz w:val="24"/>
            <w:szCs w:val="24"/>
          </w:rPr>
          <w:t xml:space="preserve">tiga </w:t>
        </w:r>
      </w:ins>
      <w:del w:id="1464" w:author="pajar280505@gmail.com" w:date="2026-05-16T09:37:00Z">
        <w:r w:rsidRPr="41DBC7CB" w:rsidDel="00256AA7">
          <w:rPr>
            <w:rFonts w:ascii="Times New Roman" w:cs="Times New Roman"/>
            <w:color w:val="000000"/>
            <w:sz w:val="24"/>
            <w:szCs w:val="24"/>
            <w:rPrChange w:id="1465" w:author="ahmad sahrul" w:date="2026-04-27T19:44:00Z">
              <w:rPr/>
            </w:rPrChange>
          </w:rPr>
          <w:delText xml:space="preserve">lima </w:delText>
        </w:r>
      </w:del>
      <w:r w:rsidRPr="41DBC7CB">
        <w:rPr>
          <w:rFonts w:ascii="Times New Roman" w:cs="Times New Roman"/>
          <w:color w:val="000000"/>
          <w:sz w:val="24"/>
          <w:szCs w:val="24"/>
          <w:rPrChange w:id="1466" w:author="ahmad sahrul" w:date="2026-04-27T19:44:00Z">
            <w:rPr/>
          </w:rPrChange>
        </w:rPr>
        <w:t xml:space="preserve">domain </w:t>
      </w:r>
      <w:r w:rsidRPr="56144563">
        <w:rPr>
          <w:rFonts w:ascii="Times New Roman" w:cs="Times New Roman"/>
          <w:color w:val="000000"/>
          <w:sz w:val="24"/>
          <w:szCs w:val="24"/>
          <w:rPrChange w:id="1467" w:author="ahmad sahrul" w:date="2026-04-27T19:44:00Z">
            <w:rPr/>
          </w:rPrChange>
        </w:rPr>
        <w:t>utama</w:t>
      </w:r>
      <w:r w:rsidRPr="A9598A52">
        <w:rPr>
          <w:rFonts w:ascii="Times New Roman" w:cs="Times New Roman"/>
          <w:color w:val="000000"/>
          <w:sz w:val="24"/>
          <w:szCs w:val="24"/>
          <w:rPrChange w:id="1468" w:author="ahmad sahrul" w:date="2026-04-27T19:44:00Z">
            <w:rPr/>
          </w:rPrChange>
        </w:rPr>
        <w:t>:</w:t>
      </w:r>
    </w:p>
    <w:p w14:paraId="53D09CA2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469" w:author="ahmad sahrul" w:date="2026-04-27T19:44:00Z">
            <w:rPr/>
          </w:rPrChange>
        </w:rPr>
        <w:pPrChange w:id="1470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  <w:jc w:val="left"/>
          </w:pPr>
        </w:pPrChange>
      </w:pPr>
      <w:r w:rsidRPr="165C6E76">
        <w:rPr>
          <w:rFonts w:ascii="Times New Roman" w:cs="Times New Roman"/>
          <w:color w:val="000000"/>
          <w:sz w:val="24"/>
          <w:szCs w:val="24"/>
          <w:rPrChange w:id="1471" w:author="ahmad sahrul" w:date="2026-04-27T19:44:00Z">
            <w:rPr/>
          </w:rPrChange>
        </w:rPr>
        <w:t>Manajemen</w:t>
      </w:r>
      <w:r w:rsidRPr="C195DC17">
        <w:rPr>
          <w:rFonts w:ascii="Times New Roman" w:cs="Times New Roman"/>
          <w:color w:val="000000"/>
          <w:sz w:val="24"/>
          <w:szCs w:val="24"/>
          <w:rPrChange w:id="1472" w:author="ahmad sahrul" w:date="2026-04-27T19:44:00Z">
            <w:rPr/>
          </w:rPrChange>
        </w:rPr>
        <w:t xml:space="preserve"> </w:t>
      </w:r>
      <w:r w:rsidRPr="08DC1C7A">
        <w:rPr>
          <w:rFonts w:ascii="Times New Roman" w:cs="Times New Roman"/>
          <w:color w:val="000000"/>
          <w:sz w:val="24"/>
          <w:szCs w:val="24"/>
          <w:rPrChange w:id="1473" w:author="ahmad sahrul" w:date="2026-04-27T19:44:00Z">
            <w:rPr/>
          </w:rPrChange>
        </w:rPr>
        <w:t>Produk</w:t>
      </w:r>
      <w:r w:rsidRPr="DBB63509">
        <w:rPr>
          <w:rFonts w:ascii="Times New Roman" w:cs="Times New Roman"/>
          <w:color w:val="000000"/>
          <w:sz w:val="24"/>
          <w:szCs w:val="24"/>
          <w:rPrChange w:id="1474" w:author="ahmad sahrul" w:date="2026-04-27T19:44:00Z">
            <w:rPr/>
          </w:rPrChange>
        </w:rPr>
        <w:t xml:space="preserve">: </w:t>
      </w:r>
      <w:r w:rsidRPr="8840AAFD">
        <w:rPr>
          <w:rFonts w:ascii="Times New Roman" w:cs="Times New Roman"/>
          <w:color w:val="000000"/>
          <w:sz w:val="24"/>
          <w:szCs w:val="24"/>
          <w:rPrChange w:id="1475" w:author="ahmad sahrul" w:date="2026-04-27T19:44:00Z">
            <w:rPr/>
          </w:rPrChange>
        </w:rPr>
        <w:t>Pengelolaan</w:t>
      </w:r>
      <w:r w:rsidRPr="86B9A414">
        <w:rPr>
          <w:rFonts w:ascii="Times New Roman" w:cs="Times New Roman"/>
          <w:color w:val="000000"/>
          <w:sz w:val="24"/>
          <w:szCs w:val="24"/>
          <w:rPrChange w:id="1476" w:author="ahmad sahrul" w:date="2026-04-27T19:44:00Z">
            <w:rPr/>
          </w:rPrChange>
        </w:rPr>
        <w:t xml:space="preserve"> data </w:t>
      </w:r>
      <w:r w:rsidRPr="6654906D">
        <w:rPr>
          <w:rFonts w:ascii="Times New Roman" w:cs="Times New Roman"/>
          <w:color w:val="000000"/>
          <w:sz w:val="24"/>
          <w:szCs w:val="24"/>
          <w:rPrChange w:id="1477" w:author="ahmad sahrul" w:date="2026-04-27T19:44:00Z">
            <w:rPr/>
          </w:rPrChange>
        </w:rPr>
        <w:t>produk</w:t>
      </w:r>
      <w:r w:rsidRPr="1901EAAD">
        <w:rPr>
          <w:rFonts w:ascii="Times New Roman" w:cs="Times New Roman"/>
          <w:color w:val="000000"/>
          <w:sz w:val="24"/>
          <w:szCs w:val="24"/>
          <w:rPrChange w:id="1478" w:author="ahmad sahrul" w:date="2026-04-27T19:44:00Z">
            <w:rPr/>
          </w:rPrChange>
        </w:rPr>
        <w:t xml:space="preserve"> </w:t>
      </w:r>
      <w:r w:rsidRPr="E2AB1074">
        <w:rPr>
          <w:rFonts w:ascii="Times New Roman" w:cs="Times New Roman"/>
          <w:color w:val="000000"/>
          <w:sz w:val="24"/>
          <w:szCs w:val="24"/>
          <w:rPrChange w:id="1479" w:author="ahmad sahrul" w:date="2026-04-27T19:44:00Z">
            <w:rPr/>
          </w:rPrChange>
        </w:rPr>
        <w:t>meliputi</w:t>
      </w:r>
      <w:r w:rsidRPr="CBCDA54D">
        <w:rPr>
          <w:rFonts w:ascii="Times New Roman" w:cs="Times New Roman"/>
          <w:color w:val="000000"/>
          <w:sz w:val="24"/>
          <w:szCs w:val="24"/>
          <w:rPrChange w:id="1480" w:author="ahmad sahrul" w:date="2026-04-27T19:44:00Z">
            <w:rPr/>
          </w:rPrChange>
        </w:rPr>
        <w:t xml:space="preserve"> </w:t>
      </w:r>
      <w:r w:rsidRPr="9F058FD9">
        <w:rPr>
          <w:rFonts w:ascii="Times New Roman" w:cs="Times New Roman"/>
          <w:color w:val="000000"/>
          <w:sz w:val="24"/>
          <w:szCs w:val="24"/>
          <w:rPrChange w:id="1481" w:author="ahmad sahrul" w:date="2026-04-27T19:44:00Z">
            <w:rPr/>
          </w:rPrChange>
        </w:rPr>
        <w:t>makanan</w:t>
      </w:r>
      <w:r w:rsidRPr="D7FEEB47">
        <w:rPr>
          <w:rFonts w:ascii="Times New Roman" w:cs="Times New Roman"/>
          <w:color w:val="000000"/>
          <w:sz w:val="24"/>
          <w:szCs w:val="24"/>
          <w:rPrChange w:id="1482" w:author="ahmad sahrul" w:date="2026-04-27T19:44:00Z">
            <w:rPr/>
          </w:rPrChange>
        </w:rPr>
        <w:t xml:space="preserve">, </w:t>
      </w:r>
      <w:r w:rsidRPr="FCA58365">
        <w:rPr>
          <w:rFonts w:ascii="Times New Roman" w:cs="Times New Roman"/>
          <w:color w:val="000000"/>
          <w:sz w:val="24"/>
          <w:szCs w:val="24"/>
          <w:rPrChange w:id="1483" w:author="ahmad sahrul" w:date="2026-04-27T19:44:00Z">
            <w:rPr/>
          </w:rPrChange>
        </w:rPr>
        <w:t>obat-obatan</w:t>
      </w:r>
      <w:r w:rsidRPr="849D3ADA">
        <w:rPr>
          <w:rFonts w:ascii="Times New Roman" w:cs="Times New Roman"/>
          <w:color w:val="000000"/>
          <w:sz w:val="24"/>
          <w:szCs w:val="24"/>
          <w:rPrChange w:id="1484" w:author="ahmad sahrul" w:date="2026-04-27T19:44:00Z">
            <w:rPr/>
          </w:rPrChange>
        </w:rPr>
        <w:t xml:space="preserve">, vitamin, dan </w:t>
      </w:r>
      <w:r w:rsidRPr="DB18A2CA">
        <w:rPr>
          <w:rFonts w:ascii="Times New Roman" w:cs="Times New Roman"/>
          <w:color w:val="000000"/>
          <w:sz w:val="24"/>
          <w:szCs w:val="24"/>
          <w:rPrChange w:id="1485" w:author="ahmad sahrul" w:date="2026-04-27T19:44:00Z">
            <w:rPr/>
          </w:rPrChange>
        </w:rPr>
        <w:t>perlengkapan</w:t>
      </w:r>
      <w:r w:rsidRPr="27040C4E">
        <w:rPr>
          <w:rFonts w:ascii="Times New Roman" w:cs="Times New Roman"/>
          <w:color w:val="000000"/>
          <w:sz w:val="24"/>
          <w:szCs w:val="24"/>
          <w:rPrChange w:id="1486" w:author="ahmad sahrul" w:date="2026-04-27T19:44:00Z">
            <w:rPr/>
          </w:rPrChange>
        </w:rPr>
        <w:t xml:space="preserve"> </w:t>
      </w:r>
      <w:r w:rsidRPr="AA32B6AB">
        <w:rPr>
          <w:rFonts w:ascii="Times New Roman" w:cs="Times New Roman"/>
          <w:color w:val="000000"/>
          <w:sz w:val="24"/>
          <w:szCs w:val="24"/>
          <w:rPrChange w:id="1487" w:author="ahmad sahrul" w:date="2026-04-27T19:44:00Z">
            <w:rPr/>
          </w:rPrChange>
        </w:rPr>
        <w:t>untuk</w:t>
      </w:r>
      <w:r w:rsidRPr="2748180F">
        <w:rPr>
          <w:rFonts w:ascii="Times New Roman" w:cs="Times New Roman"/>
          <w:color w:val="000000"/>
          <w:sz w:val="24"/>
          <w:szCs w:val="24"/>
          <w:rPrChange w:id="1488" w:author="ahmad sahrul" w:date="2026-04-27T19:44:00Z">
            <w:rPr/>
          </w:rPrChange>
        </w:rPr>
        <w:t xml:space="preserve"> </w:t>
      </w:r>
      <w:r w:rsidRPr="C22B5129">
        <w:rPr>
          <w:rFonts w:ascii="Times New Roman" w:cs="Times New Roman"/>
          <w:color w:val="000000"/>
          <w:sz w:val="24"/>
          <w:szCs w:val="24"/>
          <w:rPrChange w:id="1489" w:author="ahmad sahrul" w:date="2026-04-27T19:44:00Z">
            <w:rPr/>
          </w:rPrChange>
        </w:rPr>
        <w:t>berbagai</w:t>
      </w:r>
      <w:r w:rsidRPr="2AEA8F34">
        <w:rPr>
          <w:rFonts w:ascii="Times New Roman" w:cs="Times New Roman"/>
          <w:color w:val="000000"/>
          <w:sz w:val="24"/>
          <w:szCs w:val="24"/>
          <w:rPrChange w:id="1490" w:author="ahmad sahrul" w:date="2026-04-27T19:44:00Z">
            <w:rPr/>
          </w:rPrChange>
        </w:rPr>
        <w:t xml:space="preserve"> </w:t>
      </w:r>
      <w:r w:rsidRPr="2F0012A0">
        <w:rPr>
          <w:rFonts w:ascii="Times New Roman" w:cs="Times New Roman"/>
          <w:color w:val="000000"/>
          <w:sz w:val="24"/>
          <w:szCs w:val="24"/>
          <w:rPrChange w:id="1491" w:author="ahmad sahrul" w:date="2026-04-27T19:44:00Z">
            <w:rPr/>
          </w:rPrChange>
        </w:rPr>
        <w:t>jenis</w:t>
      </w:r>
      <w:r w:rsidRPr="A4DC0ACB">
        <w:rPr>
          <w:rFonts w:ascii="Times New Roman" w:cs="Times New Roman"/>
          <w:color w:val="000000"/>
          <w:sz w:val="24"/>
          <w:szCs w:val="24"/>
          <w:rPrChange w:id="1492" w:author="ahmad sahrul" w:date="2026-04-27T19:44:00Z">
            <w:rPr/>
          </w:rPrChange>
        </w:rPr>
        <w:t xml:space="preserve"> </w:t>
      </w:r>
      <w:r w:rsidRPr="76CE5885">
        <w:rPr>
          <w:rFonts w:ascii="Times New Roman" w:cs="Times New Roman"/>
          <w:color w:val="000000"/>
          <w:sz w:val="24"/>
          <w:szCs w:val="24"/>
          <w:rPrChange w:id="1493" w:author="ahmad sahrul" w:date="2026-04-27T19:44:00Z">
            <w:rPr/>
          </w:rPrChange>
        </w:rPr>
        <w:t>hewan</w:t>
      </w:r>
      <w:r w:rsidRPr="07361DDB">
        <w:rPr>
          <w:rFonts w:ascii="Times New Roman" w:cs="Times New Roman"/>
          <w:color w:val="000000"/>
          <w:sz w:val="24"/>
          <w:szCs w:val="24"/>
          <w:rPrChange w:id="1494" w:author="ahmad sahrul" w:date="2026-04-27T19:44:00Z">
            <w:rPr/>
          </w:rPrChange>
        </w:rPr>
        <w:t xml:space="preserve"> </w:t>
      </w:r>
      <w:r w:rsidRPr="572C6A7A">
        <w:rPr>
          <w:rFonts w:ascii="Times New Roman" w:cs="Times New Roman"/>
          <w:color w:val="000000"/>
          <w:sz w:val="24"/>
          <w:szCs w:val="24"/>
          <w:rPrChange w:id="1495" w:author="ahmad sahrul" w:date="2026-04-27T19:44:00Z">
            <w:rPr/>
          </w:rPrChange>
        </w:rPr>
        <w:t>peliharaan</w:t>
      </w:r>
      <w:r w:rsidRPr="6D180F0D">
        <w:rPr>
          <w:rFonts w:ascii="Times New Roman" w:cs="Times New Roman"/>
          <w:color w:val="000000"/>
          <w:sz w:val="24"/>
          <w:szCs w:val="24"/>
          <w:rPrChange w:id="1496" w:author="ahmad sahrul" w:date="2026-04-27T19:44:00Z">
            <w:rPr/>
          </w:rPrChange>
        </w:rPr>
        <w:t>.</w:t>
      </w:r>
    </w:p>
    <w:p w14:paraId="0515D623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497" w:author="ahmad sahrul" w:date="2026-04-27T19:44:00Z">
            <w:rPr/>
          </w:rPrChange>
        </w:rPr>
        <w:pPrChange w:id="149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  <w:jc w:val="left"/>
          </w:pPr>
        </w:pPrChange>
      </w:pPr>
      <w:r w:rsidRPr="6F5B9A47">
        <w:rPr>
          <w:rFonts w:ascii="Times New Roman" w:cs="Times New Roman"/>
          <w:color w:val="000000"/>
          <w:sz w:val="24"/>
          <w:szCs w:val="24"/>
          <w:rPrChange w:id="1499" w:author="ahmad sahrul" w:date="2026-04-27T19:44:00Z">
            <w:rPr/>
          </w:rPrChange>
        </w:rPr>
        <w:t xml:space="preserve">Point of Sale (POS): </w:t>
      </w:r>
      <w:r w:rsidRPr="82FA23F2">
        <w:rPr>
          <w:rFonts w:ascii="Times New Roman" w:cs="Times New Roman"/>
          <w:color w:val="000000"/>
          <w:sz w:val="24"/>
          <w:szCs w:val="24"/>
          <w:rPrChange w:id="1500" w:author="ahmad sahrul" w:date="2026-04-27T19:44:00Z">
            <w:rPr/>
          </w:rPrChange>
        </w:rPr>
        <w:t>Pencatatan</w:t>
      </w:r>
      <w:r w:rsidRPr="3C1487CC">
        <w:rPr>
          <w:rFonts w:ascii="Times New Roman" w:cs="Times New Roman"/>
          <w:color w:val="000000"/>
          <w:sz w:val="24"/>
          <w:szCs w:val="24"/>
          <w:rPrChange w:id="1501" w:author="ahmad sahrul" w:date="2026-04-27T19:44:00Z">
            <w:rPr/>
          </w:rPrChange>
        </w:rPr>
        <w:t xml:space="preserve"> </w:t>
      </w:r>
      <w:r w:rsidRPr="7356A4FD">
        <w:rPr>
          <w:rFonts w:ascii="Times New Roman" w:cs="Times New Roman"/>
          <w:color w:val="000000"/>
          <w:sz w:val="24"/>
          <w:szCs w:val="24"/>
          <w:rPrChange w:id="1502" w:author="ahmad sahrul" w:date="2026-04-27T19:44:00Z">
            <w:rPr/>
          </w:rPrChange>
        </w:rPr>
        <w:t>transaksi</w:t>
      </w:r>
      <w:r w:rsidRPr="F278B595">
        <w:rPr>
          <w:rFonts w:ascii="Times New Roman" w:cs="Times New Roman"/>
          <w:color w:val="000000"/>
          <w:sz w:val="24"/>
          <w:szCs w:val="24"/>
          <w:rPrChange w:id="1503" w:author="ahmad sahrul" w:date="2026-04-27T19:44:00Z">
            <w:rPr/>
          </w:rPrChange>
        </w:rPr>
        <w:t xml:space="preserve"> </w:t>
      </w:r>
      <w:r w:rsidRPr="9689B526">
        <w:rPr>
          <w:rFonts w:ascii="Times New Roman" w:cs="Times New Roman"/>
          <w:color w:val="000000"/>
          <w:sz w:val="24"/>
          <w:szCs w:val="24"/>
          <w:rPrChange w:id="1504" w:author="ahmad sahrul" w:date="2026-04-27T19:44:00Z">
            <w:rPr/>
          </w:rPrChange>
        </w:rPr>
        <w:t>penjualan</w:t>
      </w:r>
      <w:r w:rsidRPr="7FF5B107">
        <w:rPr>
          <w:rFonts w:ascii="Times New Roman" w:cs="Times New Roman"/>
          <w:color w:val="000000"/>
          <w:sz w:val="24"/>
          <w:szCs w:val="24"/>
          <w:rPrChange w:id="1505" w:author="ahmad sahrul" w:date="2026-04-27T19:44:00Z">
            <w:rPr/>
          </w:rPrChange>
        </w:rPr>
        <w:t xml:space="preserve"> offline </w:t>
      </w:r>
      <w:r w:rsidRPr="A0D180D0">
        <w:rPr>
          <w:rFonts w:ascii="Times New Roman" w:cs="Times New Roman"/>
          <w:color w:val="000000"/>
          <w:sz w:val="24"/>
          <w:szCs w:val="24"/>
          <w:rPrChange w:id="1506" w:author="ahmad sahrul" w:date="2026-04-27T19:44:00Z">
            <w:rPr/>
          </w:rPrChange>
        </w:rPr>
        <w:t>secara</w:t>
      </w:r>
      <w:r w:rsidRPr="8179822C">
        <w:rPr>
          <w:rFonts w:ascii="Times New Roman" w:cs="Times New Roman"/>
          <w:color w:val="000000"/>
          <w:sz w:val="24"/>
          <w:szCs w:val="24"/>
          <w:rPrChange w:id="1507" w:author="ahmad sahrul" w:date="2026-04-27T19:44:00Z">
            <w:rPr/>
          </w:rPrChange>
        </w:rPr>
        <w:t xml:space="preserve"> digital </w:t>
      </w:r>
      <w:r w:rsidRPr="B9239CBF">
        <w:rPr>
          <w:rFonts w:ascii="Times New Roman" w:cs="Times New Roman"/>
          <w:color w:val="000000"/>
          <w:sz w:val="24"/>
          <w:szCs w:val="24"/>
          <w:rPrChange w:id="1508" w:author="ahmad sahrul" w:date="2026-04-27T19:44:00Z">
            <w:rPr/>
          </w:rPrChange>
        </w:rPr>
        <w:t>menggantikan</w:t>
      </w:r>
      <w:r w:rsidRPr="398A9F19">
        <w:rPr>
          <w:rFonts w:ascii="Times New Roman" w:cs="Times New Roman"/>
          <w:color w:val="000000"/>
          <w:sz w:val="24"/>
          <w:szCs w:val="24"/>
          <w:rPrChange w:id="1509" w:author="ahmad sahrul" w:date="2026-04-27T19:44:00Z">
            <w:rPr/>
          </w:rPrChange>
        </w:rPr>
        <w:t xml:space="preserve"> </w:t>
      </w:r>
      <w:r w:rsidRPr="3F789C56">
        <w:rPr>
          <w:rFonts w:ascii="Times New Roman" w:cs="Times New Roman"/>
          <w:color w:val="000000"/>
          <w:sz w:val="24"/>
          <w:szCs w:val="24"/>
          <w:rPrChange w:id="1510" w:author="ahmad sahrul" w:date="2026-04-27T19:44:00Z">
            <w:rPr/>
          </w:rPrChange>
        </w:rPr>
        <w:t>sistem</w:t>
      </w:r>
      <w:r w:rsidRPr="95C87531">
        <w:rPr>
          <w:rFonts w:ascii="Times New Roman" w:cs="Times New Roman"/>
          <w:color w:val="000000"/>
          <w:sz w:val="24"/>
          <w:szCs w:val="24"/>
          <w:rPrChange w:id="1511" w:author="ahmad sahrul" w:date="2026-04-27T19:44:00Z">
            <w:rPr/>
          </w:rPrChange>
        </w:rPr>
        <w:t xml:space="preserve"> manual.</w:t>
      </w:r>
    </w:p>
    <w:p w14:paraId="31C4A3AE" w14:textId="6C2B4E3A" w:rsidR="00BF190D" w:rsidRPr="00BF190D" w:rsidDel="001F042E" w:rsidRDefault="00000000">
      <w:pPr>
        <w:pStyle w:val="ListParagraph"/>
        <w:numPr>
          <w:ilvl w:val="0"/>
          <w:numId w:val="3"/>
        </w:numPr>
        <w:spacing w:before="40" w:after="40"/>
        <w:jc w:val="both"/>
        <w:rPr>
          <w:del w:id="1512" w:author="muhammad aldi oktavian" w:date="2026-05-16T02:28:00Z"/>
          <w:rFonts w:ascii="Times New Roman" w:cs="Times New Roman"/>
          <w:color w:val="000000"/>
          <w:sz w:val="24"/>
          <w:szCs w:val="24"/>
          <w:rPrChange w:id="1513" w:author="ahmad sahrul" w:date="2026-04-27T19:44:00Z">
            <w:rPr>
              <w:del w:id="1514" w:author="muhammad aldi oktavian" w:date="2026-05-16T02:28:00Z"/>
            </w:rPr>
          </w:rPrChange>
        </w:rPr>
        <w:pPrChange w:id="1515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  <w:jc w:val="left"/>
          </w:pPr>
        </w:pPrChange>
      </w:pPr>
      <w:del w:id="1516" w:author="muhammad aldi oktavian" w:date="2026-05-16T02:28:00Z">
        <w:r w:rsidRPr="D60C5F52" w:rsidDel="001F042E">
          <w:rPr>
            <w:rFonts w:ascii="Times New Roman" w:cs="Times New Roman"/>
            <w:color w:val="000000"/>
            <w:sz w:val="24"/>
            <w:szCs w:val="24"/>
            <w:rPrChange w:id="1517" w:author="ahmad sahrul" w:date="2026-04-27T19:44:00Z">
              <w:rPr/>
            </w:rPrChange>
          </w:rPr>
          <w:delText>Manajemen</w:delText>
        </w:r>
        <w:r w:rsidRPr="8066C48E" w:rsidDel="001F042E">
          <w:rPr>
            <w:rFonts w:ascii="Times New Roman" w:cs="Times New Roman"/>
            <w:color w:val="000000"/>
            <w:sz w:val="24"/>
            <w:szCs w:val="24"/>
            <w:rPrChange w:id="1518" w:author="ahmad sahrul" w:date="2026-04-27T19:44:00Z">
              <w:rPr/>
            </w:rPrChange>
          </w:rPr>
          <w:delText xml:space="preserve"> Stok: </w:delText>
        </w:r>
        <w:r w:rsidRPr="3F788B40" w:rsidDel="001F042E">
          <w:rPr>
            <w:rFonts w:ascii="Times New Roman" w:cs="Times New Roman"/>
            <w:color w:val="000000"/>
            <w:sz w:val="24"/>
            <w:szCs w:val="24"/>
            <w:rPrChange w:id="1519" w:author="ahmad sahrul" w:date="2026-04-27T19:44:00Z">
              <w:rPr/>
            </w:rPrChange>
          </w:rPr>
          <w:delText>Pengelolaan</w:delText>
        </w:r>
        <w:r w:rsidRPr="99261D13" w:rsidDel="001F042E">
          <w:rPr>
            <w:rFonts w:ascii="Times New Roman" w:cs="Times New Roman"/>
            <w:color w:val="000000"/>
            <w:sz w:val="24"/>
            <w:szCs w:val="24"/>
            <w:rPrChange w:id="1520" w:author="ahmad sahrul" w:date="2026-04-27T19:44:00Z">
              <w:rPr/>
            </w:rPrChange>
          </w:rPr>
          <w:delText xml:space="preserve"> </w:delText>
        </w:r>
        <w:r w:rsidRPr="F7560DC4" w:rsidDel="001F042E">
          <w:rPr>
            <w:rFonts w:ascii="Times New Roman" w:cs="Times New Roman"/>
            <w:color w:val="000000"/>
            <w:sz w:val="24"/>
            <w:szCs w:val="24"/>
            <w:rPrChange w:id="1521" w:author="ahmad sahrul" w:date="2026-04-27T19:44:00Z">
              <w:rPr/>
            </w:rPrChange>
          </w:rPr>
          <w:delText>stok</w:delText>
        </w:r>
        <w:r w:rsidRPr="825347F5" w:rsidDel="001F042E">
          <w:rPr>
            <w:rFonts w:ascii="Times New Roman" w:cs="Times New Roman"/>
            <w:color w:val="000000"/>
            <w:sz w:val="24"/>
            <w:szCs w:val="24"/>
            <w:rPrChange w:id="1522" w:author="ahmad sahrul" w:date="2026-04-27T19:44:00Z">
              <w:rPr/>
            </w:rPrChange>
          </w:rPr>
          <w:delText xml:space="preserve"> dua </w:delText>
        </w:r>
        <w:r w:rsidRPr="B4A08458" w:rsidDel="001F042E">
          <w:rPr>
            <w:rFonts w:ascii="Times New Roman" w:cs="Times New Roman"/>
            <w:color w:val="000000"/>
            <w:sz w:val="24"/>
            <w:szCs w:val="24"/>
            <w:rPrChange w:id="1523" w:author="ahmad sahrul" w:date="2026-04-27T19:44:00Z">
              <w:rPr/>
            </w:rPrChange>
          </w:rPr>
          <w:delText>kanal</w:delText>
        </w:r>
        <w:r w:rsidRPr="FA09D697" w:rsidDel="001F042E">
          <w:rPr>
            <w:rFonts w:ascii="Times New Roman" w:cs="Times New Roman"/>
            <w:color w:val="000000"/>
            <w:sz w:val="24"/>
            <w:szCs w:val="24"/>
            <w:rPrChange w:id="1524" w:author="ahmad sahrul" w:date="2026-04-27T19:44:00Z">
              <w:rPr/>
            </w:rPrChange>
          </w:rPr>
          <w:delText xml:space="preserve"> (offline dan online) </w:delText>
        </w:r>
        <w:r w:rsidRPr="DC27F45A" w:rsidDel="001F042E">
          <w:rPr>
            <w:rFonts w:ascii="Times New Roman" w:cs="Times New Roman"/>
            <w:color w:val="000000"/>
            <w:sz w:val="24"/>
            <w:szCs w:val="24"/>
            <w:rPrChange w:id="1525" w:author="ahmad sahrul" w:date="2026-04-27T19:44:00Z">
              <w:rPr/>
            </w:rPrChange>
          </w:rPr>
          <w:delText>secara</w:delText>
        </w:r>
        <w:r w:rsidRPr="02822A08" w:rsidDel="001F042E">
          <w:rPr>
            <w:rFonts w:ascii="Times New Roman" w:cs="Times New Roman"/>
            <w:color w:val="000000"/>
            <w:sz w:val="24"/>
            <w:szCs w:val="24"/>
            <w:rPrChange w:id="1526" w:author="ahmad sahrul" w:date="2026-04-27T19:44:00Z">
              <w:rPr/>
            </w:rPrChange>
          </w:rPr>
          <w:delText xml:space="preserve"> </w:delText>
        </w:r>
        <w:r w:rsidRPr="6B996B16" w:rsidDel="001F042E">
          <w:rPr>
            <w:rFonts w:ascii="Times New Roman" w:cs="Times New Roman"/>
            <w:color w:val="000000"/>
            <w:sz w:val="24"/>
            <w:szCs w:val="24"/>
            <w:rPrChange w:id="1527" w:author="ahmad sahrul" w:date="2026-04-27T19:44:00Z">
              <w:rPr/>
            </w:rPrChange>
          </w:rPr>
          <w:delText>terpisah</w:delText>
        </w:r>
        <w:r w:rsidRPr="A59C301B" w:rsidDel="001F042E">
          <w:rPr>
            <w:rFonts w:ascii="Times New Roman" w:cs="Times New Roman"/>
            <w:color w:val="000000"/>
            <w:sz w:val="24"/>
            <w:szCs w:val="24"/>
            <w:rPrChange w:id="1528" w:author="ahmad sahrul" w:date="2026-04-27T19:44:00Z">
              <w:rPr/>
            </w:rPrChange>
          </w:rPr>
          <w:delText xml:space="preserve"> </w:delText>
        </w:r>
        <w:r w:rsidRPr="D895072D" w:rsidDel="001F042E">
          <w:rPr>
            <w:rFonts w:ascii="Times New Roman" w:cs="Times New Roman"/>
            <w:color w:val="000000"/>
            <w:sz w:val="24"/>
            <w:szCs w:val="24"/>
            <w:rPrChange w:id="1529" w:author="ahmad sahrul" w:date="2026-04-27T19:44:00Z">
              <w:rPr/>
            </w:rPrChange>
          </w:rPr>
          <w:delText>dengan</w:delText>
        </w:r>
        <w:r w:rsidRPr="76858B08" w:rsidDel="001F042E">
          <w:rPr>
            <w:rFonts w:ascii="Times New Roman" w:cs="Times New Roman"/>
            <w:color w:val="000000"/>
            <w:sz w:val="24"/>
            <w:szCs w:val="24"/>
            <w:rPrChange w:id="1530" w:author="ahmad sahrul" w:date="2026-04-27T19:44:00Z">
              <w:rPr/>
            </w:rPrChange>
          </w:rPr>
          <w:delText xml:space="preserve"> </w:delText>
        </w:r>
        <w:r w:rsidRPr="7641DB25" w:rsidDel="001F042E">
          <w:rPr>
            <w:rFonts w:ascii="Times New Roman" w:cs="Times New Roman"/>
            <w:color w:val="000000"/>
            <w:sz w:val="24"/>
            <w:szCs w:val="24"/>
            <w:rPrChange w:id="1531" w:author="ahmad sahrul" w:date="2026-04-27T19:44:00Z">
              <w:rPr/>
            </w:rPrChange>
          </w:rPr>
          <w:delText>fitur</w:delText>
        </w:r>
        <w:r w:rsidRPr="AC286BD9" w:rsidDel="001F042E">
          <w:rPr>
            <w:rFonts w:ascii="Times New Roman" w:cs="Times New Roman"/>
            <w:color w:val="000000"/>
            <w:sz w:val="24"/>
            <w:szCs w:val="24"/>
            <w:rPrChange w:id="1532" w:author="ahmad sahrul" w:date="2026-04-27T19:44:00Z">
              <w:rPr/>
            </w:rPrChange>
          </w:rPr>
          <w:delText xml:space="preserve"> transfer </w:delText>
        </w:r>
        <w:r w:rsidRPr="60DB521A" w:rsidDel="001F042E">
          <w:rPr>
            <w:rFonts w:ascii="Times New Roman" w:cs="Times New Roman"/>
            <w:color w:val="000000"/>
            <w:sz w:val="24"/>
            <w:szCs w:val="24"/>
            <w:rPrChange w:id="1533" w:author="ahmad sahrul" w:date="2026-04-27T19:44:00Z">
              <w:rPr/>
            </w:rPrChange>
          </w:rPr>
          <w:delText>stok</w:delText>
        </w:r>
        <w:r w:rsidRPr="794747FD" w:rsidDel="001F042E">
          <w:rPr>
            <w:rFonts w:ascii="Times New Roman" w:cs="Times New Roman"/>
            <w:color w:val="000000"/>
            <w:sz w:val="24"/>
            <w:szCs w:val="24"/>
            <w:rPrChange w:id="1534" w:author="ahmad sahrul" w:date="2026-04-27T19:44:00Z">
              <w:rPr/>
            </w:rPrChange>
          </w:rPr>
          <w:delText>.</w:delText>
        </w:r>
      </w:del>
    </w:p>
    <w:p w14:paraId="5FC80F12" w14:textId="292EDD23" w:rsidR="00BF190D" w:rsidRPr="00BF190D" w:rsidDel="001F042E" w:rsidRDefault="00000000">
      <w:pPr>
        <w:pStyle w:val="ListParagraph"/>
        <w:numPr>
          <w:ilvl w:val="0"/>
          <w:numId w:val="3"/>
        </w:numPr>
        <w:spacing w:before="40" w:after="40"/>
        <w:jc w:val="both"/>
        <w:rPr>
          <w:del w:id="1535" w:author="muhammad aldi oktavian" w:date="2026-05-16T02:28:00Z"/>
          <w:rFonts w:ascii="Times New Roman" w:cs="Times New Roman"/>
          <w:color w:val="000000"/>
          <w:sz w:val="24"/>
          <w:szCs w:val="24"/>
          <w:rPrChange w:id="1536" w:author="ahmad sahrul" w:date="2026-04-27T19:44:00Z">
            <w:rPr>
              <w:del w:id="1537" w:author="muhammad aldi oktavian" w:date="2026-05-16T02:28:00Z"/>
            </w:rPr>
          </w:rPrChange>
        </w:rPr>
        <w:pPrChange w:id="153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  <w:jc w:val="left"/>
          </w:pPr>
        </w:pPrChange>
      </w:pPr>
      <w:del w:id="1539" w:author="muhammad aldi oktavian" w:date="2026-05-16T02:28:00Z">
        <w:r w:rsidRPr="746E0CAA" w:rsidDel="001F042E">
          <w:rPr>
            <w:rFonts w:ascii="Times New Roman" w:cs="Times New Roman"/>
            <w:color w:val="000000"/>
            <w:sz w:val="24"/>
            <w:szCs w:val="24"/>
            <w:rPrChange w:id="1540" w:author="ahmad sahrul" w:date="2026-04-27T19:44:00Z">
              <w:rPr/>
            </w:rPrChange>
          </w:rPr>
          <w:delText>Manajemen</w:delText>
        </w:r>
        <w:r w:rsidRPr="B3DD2B8F" w:rsidDel="001F042E">
          <w:rPr>
            <w:rFonts w:ascii="Times New Roman" w:cs="Times New Roman"/>
            <w:color w:val="000000"/>
            <w:sz w:val="24"/>
            <w:szCs w:val="24"/>
            <w:rPrChange w:id="1541" w:author="ahmad sahrul" w:date="2026-04-27T19:44:00Z">
              <w:rPr/>
            </w:rPrChange>
          </w:rPr>
          <w:delText xml:space="preserve"> Supplier &amp; </w:delText>
        </w:r>
        <w:r w:rsidRPr="F7BE16FC" w:rsidDel="001F042E">
          <w:rPr>
            <w:rFonts w:ascii="Times New Roman" w:cs="Times New Roman"/>
            <w:color w:val="000000"/>
            <w:sz w:val="24"/>
            <w:szCs w:val="24"/>
            <w:rPrChange w:id="1542" w:author="ahmad sahrul" w:date="2026-04-27T19:44:00Z">
              <w:rPr/>
            </w:rPrChange>
          </w:rPr>
          <w:delText>Pembelian</w:delText>
        </w:r>
        <w:r w:rsidRPr="E7A95CAA" w:rsidDel="001F042E">
          <w:rPr>
            <w:rFonts w:ascii="Times New Roman" w:cs="Times New Roman"/>
            <w:color w:val="000000"/>
            <w:sz w:val="24"/>
            <w:szCs w:val="24"/>
            <w:rPrChange w:id="1543" w:author="ahmad sahrul" w:date="2026-04-27T19:44:00Z">
              <w:rPr/>
            </w:rPrChange>
          </w:rPr>
          <w:delText xml:space="preserve">: </w:delText>
        </w:r>
        <w:r w:rsidRPr="8E8415F0" w:rsidDel="001F042E">
          <w:rPr>
            <w:rFonts w:ascii="Times New Roman" w:cs="Times New Roman"/>
            <w:color w:val="000000"/>
            <w:sz w:val="24"/>
            <w:szCs w:val="24"/>
            <w:rPrChange w:id="1544" w:author="ahmad sahrul" w:date="2026-04-27T19:44:00Z">
              <w:rPr/>
            </w:rPrChange>
          </w:rPr>
          <w:delText>Pencatatan</w:delText>
        </w:r>
        <w:r w:rsidRPr="6F7A40A5" w:rsidDel="001F042E">
          <w:rPr>
            <w:rFonts w:ascii="Times New Roman" w:cs="Times New Roman"/>
            <w:color w:val="000000"/>
            <w:sz w:val="24"/>
            <w:szCs w:val="24"/>
            <w:rPrChange w:id="1545" w:author="ahmad sahrul" w:date="2026-04-27T19:44:00Z">
              <w:rPr/>
            </w:rPrChange>
          </w:rPr>
          <w:delText xml:space="preserve"> </w:delText>
        </w:r>
        <w:r w:rsidRPr="D621A3AB" w:rsidDel="001F042E">
          <w:rPr>
            <w:rFonts w:ascii="Times New Roman" w:cs="Times New Roman"/>
            <w:color w:val="000000"/>
            <w:sz w:val="24"/>
            <w:szCs w:val="24"/>
            <w:rPrChange w:id="1546" w:author="ahmad sahrul" w:date="2026-04-27T19:44:00Z">
              <w:rPr/>
            </w:rPrChange>
          </w:rPr>
          <w:delText>pembelian</w:delText>
        </w:r>
        <w:r w:rsidRPr="04963A56" w:rsidDel="001F042E">
          <w:rPr>
            <w:rFonts w:ascii="Times New Roman" w:cs="Times New Roman"/>
            <w:color w:val="000000"/>
            <w:sz w:val="24"/>
            <w:szCs w:val="24"/>
            <w:rPrChange w:id="1547" w:author="ahmad sahrul" w:date="2026-04-27T19:44:00Z">
              <w:rPr/>
            </w:rPrChange>
          </w:rPr>
          <w:delText xml:space="preserve"> </w:delText>
        </w:r>
        <w:r w:rsidRPr="00D5E5B5" w:rsidDel="001F042E">
          <w:rPr>
            <w:rFonts w:ascii="Times New Roman" w:cs="Times New Roman"/>
            <w:color w:val="000000"/>
            <w:sz w:val="24"/>
            <w:szCs w:val="24"/>
            <w:rPrChange w:id="1548" w:author="ahmad sahrul" w:date="2026-04-27T19:44:00Z">
              <w:rPr/>
            </w:rPrChange>
          </w:rPr>
          <w:delText>dari</w:delText>
        </w:r>
        <w:r w:rsidRPr="D564CE74" w:rsidDel="001F042E">
          <w:rPr>
            <w:rFonts w:ascii="Times New Roman" w:cs="Times New Roman"/>
            <w:color w:val="000000"/>
            <w:sz w:val="24"/>
            <w:szCs w:val="24"/>
            <w:rPrChange w:id="1549" w:author="ahmad sahrul" w:date="2026-04-27T19:44:00Z">
              <w:rPr/>
            </w:rPrChange>
          </w:rPr>
          <w:delText xml:space="preserve"> </w:delText>
        </w:r>
        <w:r w:rsidRPr="81A57005" w:rsidDel="001F042E">
          <w:rPr>
            <w:rFonts w:ascii="Times New Roman" w:cs="Times New Roman"/>
            <w:color w:val="000000"/>
            <w:sz w:val="24"/>
            <w:szCs w:val="24"/>
            <w:rPrChange w:id="1550" w:author="ahmad sahrul" w:date="2026-04-27T19:44:00Z">
              <w:rPr/>
            </w:rPrChange>
          </w:rPr>
          <w:delText>prinsipal</w:delText>
        </w:r>
        <w:r w:rsidRPr="EB3EC16B" w:rsidDel="001F042E">
          <w:rPr>
            <w:rFonts w:ascii="Times New Roman" w:cs="Times New Roman"/>
            <w:color w:val="000000"/>
            <w:sz w:val="24"/>
            <w:szCs w:val="24"/>
            <w:rPrChange w:id="1551" w:author="ahmad sahrul" w:date="2026-04-27T19:44:00Z">
              <w:rPr/>
            </w:rPrChange>
          </w:rPr>
          <w:delText xml:space="preserve"> </w:delText>
        </w:r>
        <w:r w:rsidRPr="74110D14" w:rsidDel="001F042E">
          <w:rPr>
            <w:rFonts w:ascii="Times New Roman" w:cs="Times New Roman"/>
            <w:color w:val="000000"/>
            <w:sz w:val="24"/>
            <w:szCs w:val="24"/>
            <w:rPrChange w:id="1552" w:author="ahmad sahrul" w:date="2026-04-27T19:44:00Z">
              <w:rPr/>
            </w:rPrChange>
          </w:rPr>
          <w:delText>maupun</w:delText>
        </w:r>
        <w:r w:rsidRPr="64009CA1" w:rsidDel="001F042E">
          <w:rPr>
            <w:rFonts w:ascii="Times New Roman" w:cs="Times New Roman"/>
            <w:color w:val="000000"/>
            <w:sz w:val="24"/>
            <w:szCs w:val="24"/>
            <w:rPrChange w:id="1553" w:author="ahmad sahrul" w:date="2026-04-27T19:44:00Z">
              <w:rPr/>
            </w:rPrChange>
          </w:rPr>
          <w:delText xml:space="preserve"> </w:delText>
        </w:r>
        <w:r w:rsidRPr="B4FA7D5A" w:rsidDel="001F042E">
          <w:rPr>
            <w:rFonts w:ascii="Times New Roman" w:cs="Times New Roman"/>
            <w:color w:val="000000"/>
            <w:sz w:val="24"/>
            <w:szCs w:val="24"/>
            <w:rPrChange w:id="1554" w:author="ahmad sahrul" w:date="2026-04-27T19:44:00Z">
              <w:rPr/>
            </w:rPrChange>
          </w:rPr>
          <w:delText>agen</w:delText>
        </w:r>
        <w:r w:rsidRPr="8B43E16A" w:rsidDel="001F042E">
          <w:rPr>
            <w:rFonts w:ascii="Times New Roman" w:cs="Times New Roman"/>
            <w:color w:val="000000"/>
            <w:sz w:val="24"/>
            <w:szCs w:val="24"/>
            <w:rPrChange w:id="1555" w:author="ahmad sahrul" w:date="2026-04-27T19:44:00Z">
              <w:rPr/>
            </w:rPrChange>
          </w:rPr>
          <w:delText>.</w:delText>
        </w:r>
      </w:del>
    </w:p>
    <w:p w14:paraId="18F6FC9C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556" w:author="ahmad sahrul" w:date="2026-04-27T19:44:00Z">
            <w:rPr/>
          </w:rPrChange>
        </w:rPr>
        <w:pPrChange w:id="1557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  <w:jc w:val="left"/>
          </w:pPr>
        </w:pPrChange>
      </w:pPr>
      <w:r w:rsidRPr="999E8D3B">
        <w:rPr>
          <w:rFonts w:ascii="Times New Roman" w:cs="Times New Roman"/>
          <w:color w:val="000000"/>
          <w:sz w:val="24"/>
          <w:szCs w:val="24"/>
          <w:rPrChange w:id="1558" w:author="ahmad sahrul" w:date="2026-04-27T19:44:00Z">
            <w:rPr/>
          </w:rPrChange>
        </w:rPr>
        <w:t xml:space="preserve">Dashboard &amp; </w:t>
      </w:r>
      <w:r w:rsidRPr="8B540199">
        <w:rPr>
          <w:rFonts w:ascii="Times New Roman" w:cs="Times New Roman"/>
          <w:color w:val="000000"/>
          <w:sz w:val="24"/>
          <w:szCs w:val="24"/>
          <w:rPrChange w:id="1559" w:author="ahmad sahrul" w:date="2026-04-27T19:44:00Z">
            <w:rPr/>
          </w:rPrChange>
        </w:rPr>
        <w:t>Pelaporan</w:t>
      </w:r>
      <w:r w:rsidRPr="268651E0">
        <w:rPr>
          <w:rFonts w:ascii="Times New Roman" w:cs="Times New Roman"/>
          <w:color w:val="000000"/>
          <w:sz w:val="24"/>
          <w:szCs w:val="24"/>
          <w:rPrChange w:id="1560" w:author="ahmad sahrul" w:date="2026-04-27T19:44:00Z">
            <w:rPr/>
          </w:rPrChange>
        </w:rPr>
        <w:t xml:space="preserve">: </w:t>
      </w:r>
      <w:r w:rsidRPr="39320C61">
        <w:rPr>
          <w:rFonts w:ascii="Times New Roman" w:cs="Times New Roman"/>
          <w:color w:val="000000"/>
          <w:sz w:val="24"/>
          <w:szCs w:val="24"/>
          <w:rPrChange w:id="1561" w:author="ahmad sahrul" w:date="2026-04-27T19:44:00Z">
            <w:rPr/>
          </w:rPrChange>
        </w:rPr>
        <w:t>Laporan</w:t>
      </w:r>
      <w:r w:rsidRPr="4A40D5C7">
        <w:rPr>
          <w:rFonts w:ascii="Times New Roman" w:cs="Times New Roman"/>
          <w:color w:val="000000"/>
          <w:sz w:val="24"/>
          <w:szCs w:val="24"/>
          <w:rPrChange w:id="1562" w:author="ahmad sahrul" w:date="2026-04-27T19:44:00Z">
            <w:rPr/>
          </w:rPrChange>
        </w:rPr>
        <w:t xml:space="preserve"> </w:t>
      </w:r>
      <w:r w:rsidRPr="46ABACD1">
        <w:rPr>
          <w:rFonts w:ascii="Times New Roman" w:cs="Times New Roman"/>
          <w:color w:val="000000"/>
          <w:sz w:val="24"/>
          <w:szCs w:val="24"/>
          <w:rPrChange w:id="1563" w:author="ahmad sahrul" w:date="2026-04-27T19:44:00Z">
            <w:rPr/>
          </w:rPrChange>
        </w:rPr>
        <w:t>penjualan</w:t>
      </w:r>
      <w:r w:rsidRPr="A05CC393">
        <w:rPr>
          <w:rFonts w:ascii="Times New Roman" w:cs="Times New Roman"/>
          <w:color w:val="000000"/>
          <w:sz w:val="24"/>
          <w:szCs w:val="24"/>
          <w:rPrChange w:id="1564" w:author="ahmad sahrul" w:date="2026-04-27T19:44:00Z">
            <w:rPr/>
          </w:rPrChange>
        </w:rPr>
        <w:t xml:space="preserve"> </w:t>
      </w:r>
      <w:r w:rsidRPr="7EE918CE">
        <w:rPr>
          <w:rFonts w:ascii="Times New Roman" w:cs="Times New Roman"/>
          <w:color w:val="000000"/>
          <w:sz w:val="24"/>
          <w:szCs w:val="24"/>
          <w:rPrChange w:id="1565" w:author="ahmad sahrul" w:date="2026-04-27T19:44:00Z">
            <w:rPr/>
          </w:rPrChange>
        </w:rPr>
        <w:t>otomatis</w:t>
      </w:r>
      <w:r w:rsidRPr="3E413599">
        <w:rPr>
          <w:rFonts w:ascii="Times New Roman" w:cs="Times New Roman"/>
          <w:color w:val="000000"/>
          <w:sz w:val="24"/>
          <w:szCs w:val="24"/>
          <w:rPrChange w:id="1566" w:author="ahmad sahrul" w:date="2026-04-27T19:44:00Z">
            <w:rPr/>
          </w:rPrChange>
        </w:rPr>
        <w:t xml:space="preserve"> dan dashboard </w:t>
      </w:r>
      <w:r w:rsidRPr="1EC642F5">
        <w:rPr>
          <w:rFonts w:ascii="Times New Roman" w:cs="Times New Roman"/>
          <w:color w:val="000000"/>
          <w:sz w:val="24"/>
          <w:szCs w:val="24"/>
          <w:rPrChange w:id="1567" w:author="ahmad sahrul" w:date="2026-04-27T19:44:00Z">
            <w:rPr/>
          </w:rPrChange>
        </w:rPr>
        <w:t>analitik</w:t>
      </w:r>
      <w:r w:rsidRPr="7D5F70F8">
        <w:rPr>
          <w:rFonts w:ascii="Times New Roman" w:cs="Times New Roman"/>
          <w:color w:val="000000"/>
          <w:sz w:val="24"/>
          <w:szCs w:val="24"/>
          <w:rPrChange w:id="1568" w:author="ahmad sahrul" w:date="2026-04-27T19:44:00Z">
            <w:rPr/>
          </w:rPrChange>
        </w:rPr>
        <w:t xml:space="preserve"> </w:t>
      </w:r>
      <w:r w:rsidRPr="1BC84A58">
        <w:rPr>
          <w:rFonts w:ascii="Times New Roman" w:cs="Times New Roman"/>
          <w:color w:val="000000"/>
          <w:sz w:val="24"/>
          <w:szCs w:val="24"/>
          <w:rPrChange w:id="1569" w:author="ahmad sahrul" w:date="2026-04-27T19:44:00Z">
            <w:rPr/>
          </w:rPrChange>
        </w:rPr>
        <w:t>untuk</w:t>
      </w:r>
      <w:r w:rsidRPr="CBF3BD65">
        <w:rPr>
          <w:rFonts w:ascii="Times New Roman" w:cs="Times New Roman"/>
          <w:color w:val="000000"/>
          <w:sz w:val="24"/>
          <w:szCs w:val="24"/>
          <w:rPrChange w:id="1570" w:author="ahmad sahrul" w:date="2026-04-27T19:44:00Z">
            <w:rPr/>
          </w:rPrChange>
        </w:rPr>
        <w:t xml:space="preserve"> </w:t>
      </w:r>
      <w:r w:rsidRPr="3F418DDF">
        <w:rPr>
          <w:rFonts w:ascii="Times New Roman" w:cs="Times New Roman"/>
          <w:color w:val="000000"/>
          <w:sz w:val="24"/>
          <w:szCs w:val="24"/>
          <w:rPrChange w:id="1571" w:author="ahmad sahrul" w:date="2026-04-27T19:44:00Z">
            <w:rPr/>
          </w:rPrChange>
        </w:rPr>
        <w:t>mendukung</w:t>
      </w:r>
      <w:r w:rsidRPr="2A77C1E7">
        <w:rPr>
          <w:rFonts w:ascii="Times New Roman" w:cs="Times New Roman"/>
          <w:color w:val="000000"/>
          <w:sz w:val="24"/>
          <w:szCs w:val="24"/>
          <w:rPrChange w:id="1572" w:author="ahmad sahrul" w:date="2026-04-27T19:44:00Z">
            <w:rPr/>
          </w:rPrChange>
        </w:rPr>
        <w:t xml:space="preserve"> </w:t>
      </w:r>
      <w:r w:rsidRPr="4E5B79FC">
        <w:rPr>
          <w:rFonts w:ascii="Times New Roman" w:cs="Times New Roman"/>
          <w:color w:val="000000"/>
          <w:sz w:val="24"/>
          <w:szCs w:val="24"/>
          <w:rPrChange w:id="1573" w:author="ahmad sahrul" w:date="2026-04-27T19:44:00Z">
            <w:rPr/>
          </w:rPrChange>
        </w:rPr>
        <w:t>pengambilan</w:t>
      </w:r>
      <w:r w:rsidRPr="8CF5FC14">
        <w:rPr>
          <w:rFonts w:ascii="Times New Roman" w:cs="Times New Roman"/>
          <w:color w:val="000000"/>
          <w:sz w:val="24"/>
          <w:szCs w:val="24"/>
          <w:rPrChange w:id="1574" w:author="ahmad sahrul" w:date="2026-04-27T19:44:00Z">
            <w:rPr/>
          </w:rPrChange>
        </w:rPr>
        <w:t xml:space="preserve"> </w:t>
      </w:r>
      <w:r w:rsidRPr="4800EB97">
        <w:rPr>
          <w:rFonts w:ascii="Times New Roman" w:cs="Times New Roman"/>
          <w:color w:val="000000"/>
          <w:sz w:val="24"/>
          <w:szCs w:val="24"/>
          <w:rPrChange w:id="1575" w:author="ahmad sahrul" w:date="2026-04-27T19:44:00Z">
            <w:rPr/>
          </w:rPrChange>
        </w:rPr>
        <w:t>keputusan</w:t>
      </w:r>
      <w:r w:rsidRPr="5199F691">
        <w:rPr>
          <w:rFonts w:ascii="Times New Roman" w:cs="Times New Roman"/>
          <w:color w:val="000000"/>
          <w:sz w:val="24"/>
          <w:szCs w:val="24"/>
          <w:rPrChange w:id="1576" w:author="ahmad sahrul" w:date="2026-04-27T19:44:00Z">
            <w:rPr/>
          </w:rPrChange>
        </w:rPr>
        <w:t xml:space="preserve"> </w:t>
      </w:r>
      <w:r w:rsidRPr="6B1A015C">
        <w:rPr>
          <w:rFonts w:ascii="Times New Roman" w:cs="Times New Roman"/>
          <w:color w:val="000000"/>
          <w:sz w:val="24"/>
          <w:szCs w:val="24"/>
          <w:rPrChange w:id="1577" w:author="ahmad sahrul" w:date="2026-04-27T19:44:00Z">
            <w:rPr/>
          </w:rPrChange>
        </w:rPr>
        <w:t>bisnis</w:t>
      </w:r>
      <w:r w:rsidRPr="0A83A4DB">
        <w:rPr>
          <w:rFonts w:ascii="Times New Roman" w:cs="Times New Roman"/>
          <w:color w:val="000000"/>
          <w:sz w:val="24"/>
          <w:szCs w:val="24"/>
          <w:rPrChange w:id="1578" w:author="ahmad sahrul" w:date="2026-04-27T19:44:00Z">
            <w:rPr/>
          </w:rPrChange>
        </w:rPr>
        <w:t>.</w:t>
      </w:r>
    </w:p>
    <w:p w14:paraId="5645A2B2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color w:val="000000"/>
          <w:sz w:val="24"/>
          <w:szCs w:val="24"/>
          <w:rPrChange w:id="1579" w:author="ahmad sahrul" w:date="2026-04-27T19:44:00Z">
            <w:rPr/>
          </w:rPrChange>
        </w:rPr>
        <w:pPrChange w:id="1580" w:author="6781" w:date="2026-04-27T23:07:00Z">
          <w:pPr>
            <w:spacing w:before="60" w:after="60"/>
            <w:jc w:val="left"/>
          </w:pPr>
        </w:pPrChange>
      </w:pPr>
    </w:p>
    <w:p w14:paraId="487F5F14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581" w:author="ahmad sahrul" w:date="2026-04-27T19:44:00Z">
            <w:rPr/>
          </w:rPrChange>
        </w:rPr>
        <w:pPrChange w:id="1582" w:author="6781" w:date="2026-04-27T23:07:00Z">
          <w:pPr>
            <w:spacing w:before="80"/>
            <w:jc w:val="left"/>
          </w:pPr>
        </w:pPrChange>
      </w:pPr>
      <w:r w:rsidRPr="C42F76E7">
        <w:rPr>
          <w:rFonts w:ascii="Times New Roman" w:cs="Times New Roman"/>
          <w:color w:val="000000"/>
          <w:sz w:val="24"/>
          <w:szCs w:val="24"/>
          <w:rPrChange w:id="1583" w:author="ahmad sahrul" w:date="2026-04-27T19:44:00Z">
            <w:rPr/>
          </w:rPrChange>
        </w:rPr>
        <w:t>Sistem</w:t>
      </w:r>
      <w:r w:rsidRPr="7027028A">
        <w:rPr>
          <w:rFonts w:ascii="Times New Roman" w:cs="Times New Roman"/>
          <w:color w:val="000000"/>
          <w:sz w:val="24"/>
          <w:szCs w:val="24"/>
          <w:rPrChange w:id="1584" w:author="ahmad sahrul" w:date="2026-04-27T19:44:00Z">
            <w:rPr/>
          </w:rPrChange>
        </w:rPr>
        <w:t xml:space="preserve"> TIDAK </w:t>
      </w:r>
      <w:r w:rsidRPr="FBD737C2">
        <w:rPr>
          <w:rFonts w:ascii="Times New Roman" w:cs="Times New Roman"/>
          <w:color w:val="000000"/>
          <w:sz w:val="24"/>
          <w:szCs w:val="24"/>
          <w:rPrChange w:id="1585" w:author="ahmad sahrul" w:date="2026-04-27T19:44:00Z">
            <w:rPr/>
          </w:rPrChange>
        </w:rPr>
        <w:t>mencakup</w:t>
      </w:r>
      <w:r w:rsidRPr="0CEC5A01">
        <w:rPr>
          <w:rFonts w:ascii="Times New Roman" w:cs="Times New Roman"/>
          <w:color w:val="000000"/>
          <w:sz w:val="24"/>
          <w:szCs w:val="24"/>
          <w:rPrChange w:id="1586" w:author="ahmad sahrul" w:date="2026-04-27T19:44:00Z">
            <w:rPr/>
          </w:rPrChange>
        </w:rPr>
        <w:t xml:space="preserve">: </w:t>
      </w:r>
      <w:r w:rsidRPr="9DD18836">
        <w:rPr>
          <w:rFonts w:ascii="Times New Roman" w:cs="Times New Roman"/>
          <w:color w:val="000000"/>
          <w:sz w:val="24"/>
          <w:szCs w:val="24"/>
          <w:rPrChange w:id="1587" w:author="ahmad sahrul" w:date="2026-04-27T19:44:00Z">
            <w:rPr/>
          </w:rPrChange>
        </w:rPr>
        <w:t>layanan</w:t>
      </w:r>
      <w:r w:rsidRPr="C2ACCC21">
        <w:rPr>
          <w:rFonts w:ascii="Times New Roman" w:cs="Times New Roman"/>
          <w:color w:val="000000"/>
          <w:sz w:val="24"/>
          <w:szCs w:val="24"/>
          <w:rPrChange w:id="1588" w:author="ahmad sahrul" w:date="2026-04-27T19:44:00Z">
            <w:rPr/>
          </w:rPrChange>
        </w:rPr>
        <w:t xml:space="preserve"> grooming </w:t>
      </w:r>
      <w:r w:rsidRPr="A44E6305">
        <w:rPr>
          <w:rFonts w:ascii="Times New Roman" w:cs="Times New Roman"/>
          <w:color w:val="000000"/>
          <w:sz w:val="24"/>
          <w:szCs w:val="24"/>
          <w:rPrChange w:id="1589" w:author="ahmad sahrul" w:date="2026-04-27T19:44:00Z">
            <w:rPr/>
          </w:rPrChange>
        </w:rPr>
        <w:t>berbasis</w:t>
      </w:r>
      <w:r w:rsidRPr="20B57AEF">
        <w:rPr>
          <w:rFonts w:ascii="Times New Roman" w:cs="Times New Roman"/>
          <w:color w:val="000000"/>
          <w:sz w:val="24"/>
          <w:szCs w:val="24"/>
          <w:rPrChange w:id="1590" w:author="ahmad sahrul" w:date="2026-04-27T19:44:00Z">
            <w:rPr/>
          </w:rPrChange>
        </w:rPr>
        <w:t xml:space="preserve"> </w:t>
      </w:r>
      <w:r w:rsidRPr="492E96B9">
        <w:rPr>
          <w:rFonts w:ascii="Times New Roman" w:cs="Times New Roman"/>
          <w:color w:val="000000"/>
          <w:sz w:val="24"/>
          <w:szCs w:val="24"/>
          <w:rPrChange w:id="1591" w:author="ahmad sahrul" w:date="2026-04-27T19:44:00Z">
            <w:rPr/>
          </w:rPrChange>
        </w:rPr>
        <w:t>aplikasi</w:t>
      </w:r>
      <w:r w:rsidRPr="57A82EA9">
        <w:rPr>
          <w:rFonts w:ascii="Times New Roman" w:cs="Times New Roman"/>
          <w:color w:val="000000"/>
          <w:sz w:val="24"/>
          <w:szCs w:val="24"/>
          <w:rPrChange w:id="1592" w:author="ahmad sahrul" w:date="2026-04-27T19:44:00Z">
            <w:rPr/>
          </w:rPrChange>
        </w:rPr>
        <w:t xml:space="preserve">, </w:t>
      </w:r>
      <w:r w:rsidRPr="62853CFD">
        <w:rPr>
          <w:rFonts w:ascii="Times New Roman" w:cs="Times New Roman"/>
          <w:color w:val="000000"/>
          <w:sz w:val="24"/>
          <w:szCs w:val="24"/>
          <w:rPrChange w:id="1593" w:author="ahmad sahrul" w:date="2026-04-27T19:44:00Z">
            <w:rPr/>
          </w:rPrChange>
        </w:rPr>
        <w:t>integrasi</w:t>
      </w:r>
      <w:r w:rsidRPr="7294AC90">
        <w:rPr>
          <w:rFonts w:ascii="Times New Roman" w:cs="Times New Roman"/>
          <w:color w:val="000000"/>
          <w:sz w:val="24"/>
          <w:szCs w:val="24"/>
          <w:rPrChange w:id="1594" w:author="ahmad sahrul" w:date="2026-04-27T19:44:00Z">
            <w:rPr/>
          </w:rPrChange>
        </w:rPr>
        <w:t xml:space="preserve"> </w:t>
      </w:r>
      <w:r w:rsidRPr="A296FA92">
        <w:rPr>
          <w:rFonts w:ascii="Times New Roman" w:cs="Times New Roman"/>
          <w:color w:val="000000"/>
          <w:sz w:val="24"/>
          <w:szCs w:val="24"/>
          <w:rPrChange w:id="1595" w:author="ahmad sahrul" w:date="2026-04-27T19:44:00Z">
            <w:rPr/>
          </w:rPrChange>
        </w:rPr>
        <w:t>langsung</w:t>
      </w:r>
      <w:r w:rsidRPr="014D2040">
        <w:rPr>
          <w:rFonts w:ascii="Times New Roman" w:cs="Times New Roman"/>
          <w:color w:val="000000"/>
          <w:sz w:val="24"/>
          <w:szCs w:val="24"/>
          <w:rPrChange w:id="1596" w:author="ahmad sahrul" w:date="2026-04-27T19:44:00Z">
            <w:rPr/>
          </w:rPrChange>
        </w:rPr>
        <w:t xml:space="preserve"> </w:t>
      </w:r>
      <w:r w:rsidRPr="80A6D34B">
        <w:rPr>
          <w:rFonts w:ascii="Times New Roman" w:cs="Times New Roman"/>
          <w:color w:val="000000"/>
          <w:sz w:val="24"/>
          <w:szCs w:val="24"/>
          <w:rPrChange w:id="1597" w:author="ahmad sahrul" w:date="2026-04-27T19:44:00Z">
            <w:rPr/>
          </w:rPrChange>
        </w:rPr>
        <w:t>dengan</w:t>
      </w:r>
      <w:r w:rsidRPr="9B8EA2D4">
        <w:rPr>
          <w:rFonts w:ascii="Times New Roman" w:cs="Times New Roman"/>
          <w:color w:val="000000"/>
          <w:sz w:val="24"/>
          <w:szCs w:val="24"/>
          <w:rPrChange w:id="1598" w:author="ahmad sahrul" w:date="2026-04-27T19:44:00Z">
            <w:rPr/>
          </w:rPrChange>
        </w:rPr>
        <w:t xml:space="preserve"> platform marketplace (Shopee/TikTok Shop), </w:t>
      </w:r>
      <w:r w:rsidRPr="3D3D0FC0">
        <w:rPr>
          <w:rFonts w:ascii="Times New Roman" w:cs="Times New Roman"/>
          <w:color w:val="000000"/>
          <w:sz w:val="24"/>
          <w:szCs w:val="24"/>
          <w:rPrChange w:id="1599" w:author="ahmad sahrul" w:date="2026-04-27T19:44:00Z">
            <w:rPr/>
          </w:rPrChange>
        </w:rPr>
        <w:t>sistem</w:t>
      </w:r>
      <w:r w:rsidRPr="90345074">
        <w:rPr>
          <w:rFonts w:ascii="Times New Roman" w:cs="Times New Roman"/>
          <w:color w:val="000000"/>
          <w:sz w:val="24"/>
          <w:szCs w:val="24"/>
          <w:rPrChange w:id="1600" w:author="ahmad sahrul" w:date="2026-04-27T19:44:00Z">
            <w:rPr/>
          </w:rPrChange>
        </w:rPr>
        <w:t xml:space="preserve"> hotel </w:t>
      </w:r>
      <w:r w:rsidRPr="06904E94">
        <w:rPr>
          <w:rFonts w:ascii="Times New Roman" w:cs="Times New Roman"/>
          <w:color w:val="000000"/>
          <w:sz w:val="24"/>
          <w:szCs w:val="24"/>
          <w:rPrChange w:id="1601" w:author="ahmad sahrul" w:date="2026-04-27T19:44:00Z">
            <w:rPr/>
          </w:rPrChange>
        </w:rPr>
        <w:t>hewan</w:t>
      </w:r>
      <w:r w:rsidRPr="D52E63FB">
        <w:rPr>
          <w:rFonts w:ascii="Times New Roman" w:cs="Times New Roman"/>
          <w:color w:val="000000"/>
          <w:sz w:val="24"/>
          <w:szCs w:val="24"/>
          <w:rPrChange w:id="1602" w:author="ahmad sahrul" w:date="2026-04-27T19:44:00Z">
            <w:rPr/>
          </w:rPrChange>
        </w:rPr>
        <w:t xml:space="preserve">, dan </w:t>
      </w:r>
      <w:r w:rsidRPr="8E067180">
        <w:rPr>
          <w:rFonts w:ascii="Times New Roman" w:cs="Times New Roman"/>
          <w:color w:val="000000"/>
          <w:sz w:val="24"/>
          <w:szCs w:val="24"/>
          <w:rPrChange w:id="1603" w:author="ahmad sahrul" w:date="2026-04-27T19:44:00Z">
            <w:rPr/>
          </w:rPrChange>
        </w:rPr>
        <w:t>modul</w:t>
      </w:r>
      <w:r w:rsidRPr="81FD49D4">
        <w:rPr>
          <w:rFonts w:ascii="Times New Roman" w:cs="Times New Roman"/>
          <w:color w:val="000000"/>
          <w:sz w:val="24"/>
          <w:szCs w:val="24"/>
          <w:rPrChange w:id="1604" w:author="ahmad sahrul" w:date="2026-04-27T19:44:00Z">
            <w:rPr/>
          </w:rPrChange>
        </w:rPr>
        <w:t xml:space="preserve"> </w:t>
      </w:r>
      <w:r w:rsidRPr="0B743684">
        <w:rPr>
          <w:rFonts w:ascii="Times New Roman" w:cs="Times New Roman"/>
          <w:color w:val="000000"/>
          <w:sz w:val="24"/>
          <w:szCs w:val="24"/>
          <w:rPrChange w:id="1605" w:author="ahmad sahrul" w:date="2026-04-27T19:44:00Z">
            <w:rPr/>
          </w:rPrChange>
        </w:rPr>
        <w:t>akuntansi</w:t>
      </w:r>
      <w:r w:rsidRPr="96D4D647">
        <w:rPr>
          <w:rFonts w:ascii="Times New Roman" w:cs="Times New Roman"/>
          <w:color w:val="000000"/>
          <w:sz w:val="24"/>
          <w:szCs w:val="24"/>
          <w:rPrChange w:id="1606" w:author="ahmad sahrul" w:date="2026-04-27T19:44:00Z">
            <w:rPr/>
          </w:rPrChange>
        </w:rPr>
        <w:t xml:space="preserve"> </w:t>
      </w:r>
      <w:r w:rsidRPr="19AB07EF">
        <w:rPr>
          <w:rFonts w:ascii="Times New Roman" w:cs="Times New Roman"/>
          <w:color w:val="000000"/>
          <w:sz w:val="24"/>
          <w:szCs w:val="24"/>
          <w:rPrChange w:id="1607" w:author="ahmad sahrul" w:date="2026-04-27T19:44:00Z">
            <w:rPr/>
          </w:rPrChange>
        </w:rPr>
        <w:t>lengkap</w:t>
      </w:r>
      <w:r w:rsidRPr="55F898C4">
        <w:rPr>
          <w:rFonts w:ascii="Times New Roman" w:cs="Times New Roman"/>
          <w:color w:val="000000"/>
          <w:sz w:val="24"/>
          <w:szCs w:val="24"/>
          <w:rPrChange w:id="1608" w:author="ahmad sahrul" w:date="2026-04-27T19:44:00Z">
            <w:rPr/>
          </w:rPrChange>
        </w:rPr>
        <w:t xml:space="preserve"> (general ledger).</w:t>
      </w:r>
    </w:p>
    <w:p w14:paraId="596F68FE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609" w:author="ahmad sahrul" w:date="2026-04-27T19:39:00Z">
            <w:rPr/>
          </w:rPrChange>
        </w:rPr>
        <w:pPrChange w:id="1610" w:author="6781" w:date="2026-04-27T23:07:00Z">
          <w:pPr>
            <w:pStyle w:val="Heading2"/>
            <w:jc w:val="left"/>
          </w:pPr>
        </w:pPrChange>
      </w:pPr>
      <w:bookmarkStart w:id="1611" w:name="_Toc228212125"/>
      <w:r w:rsidRPr="9486F4F3">
        <w:rPr>
          <w:rFonts w:ascii="Times New Roman" w:cs="Times New Roman"/>
          <w:color w:val="000000"/>
          <w:rPrChange w:id="1612" w:author="ahmad sahrul" w:date="2026-04-27T19:39:00Z">
            <w:rPr/>
          </w:rPrChange>
        </w:rPr>
        <w:t>1.5 References</w:t>
      </w:r>
      <w:bookmarkEnd w:id="1611"/>
    </w:p>
    <w:p w14:paraId="221BB33D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13" w:author="ahmad sahrul" w:date="2026-04-27T19:44:00Z">
            <w:rPr/>
          </w:rPrChange>
        </w:rPr>
        <w:pPrChange w:id="161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ins w:id="1615" w:author="muhammad aldi oktavian" w:date="2026-04-27T21:21:00Z">
        <w:r>
          <w:rPr>
            <w:rFonts w:ascii="Times New Roman" w:hAnsi="Times New Roman" w:cs="Times New Roman"/>
            <w:color w:val="000000"/>
            <w:sz w:val="24"/>
            <w:szCs w:val="24"/>
          </w:rPr>
          <w:t xml:space="preserve">K. E. Wiegers, </w:t>
        </w:r>
        <w:r>
          <w:rPr>
            <w:rFonts w:ascii="Times New Roman" w:hAnsi="Times New Roman" w:cs="Times New Roman"/>
            <w:i/>
            <w:iCs/>
            <w:color w:val="000000"/>
            <w:sz w:val="24"/>
            <w:szCs w:val="24"/>
          </w:rPr>
          <w:t>Software Requirements Specification Template</w:t>
        </w:r>
        <w:r>
          <w:rPr>
            <w:rFonts w:ascii="Times New Roman" w:hAnsi="Times New Roman" w:cs="Times New Roman"/>
            <w:color w:val="000000"/>
            <w:sz w:val="24"/>
            <w:szCs w:val="24"/>
          </w:rPr>
          <w:t>, version 1.0, Process Impact, 1999</w:t>
        </w:r>
      </w:ins>
      <w:del w:id="1616" w:author="muhammad aldi oktavian" w:date="2026-04-27T21:21:00Z">
        <w:r w:rsidRPr="B635E063" w:rsidDel="43578811">
          <w:rPr>
            <w:rFonts w:ascii="Times New Roman" w:cs="Times New Roman"/>
            <w:color w:val="000000"/>
            <w:sz w:val="24"/>
            <w:szCs w:val="24"/>
            <w:rPrChange w:id="1617" w:author="ahmad sahrul" w:date="2026-04-27T19:44:00Z">
              <w:rPr/>
            </w:rPrChange>
          </w:rPr>
          <w:delText>Karl E. Wiegers. (1999). Software Requirements Specification Template, version 1.0. Process Impact</w:delText>
        </w:r>
      </w:del>
      <w:r w:rsidRPr="273D655C">
        <w:rPr>
          <w:rFonts w:ascii="Times New Roman" w:cs="Times New Roman"/>
          <w:color w:val="000000"/>
          <w:sz w:val="24"/>
          <w:szCs w:val="24"/>
          <w:rPrChange w:id="1618" w:author="ahmad sahrul" w:date="2026-04-27T19:44:00Z">
            <w:rPr/>
          </w:rPrChange>
        </w:rPr>
        <w:t>.</w:t>
      </w:r>
    </w:p>
    <w:p w14:paraId="1BB7F245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19" w:author="ahmad sahrul" w:date="2026-04-27T19:44:00Z">
            <w:rPr/>
          </w:rPrChange>
        </w:rPr>
        <w:pPrChange w:id="162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7D3DE3D5">
        <w:rPr>
          <w:rFonts w:ascii="Times New Roman" w:cs="Times New Roman"/>
          <w:color w:val="000000"/>
          <w:sz w:val="24"/>
          <w:szCs w:val="24"/>
          <w:rPrChange w:id="1621" w:author="ahmad sahrul" w:date="2026-04-27T19:44:00Z">
            <w:rPr/>
          </w:rPrChange>
        </w:rPr>
        <w:t>IEEE Std 830-1998. IEEE Recommended Practice for Software Requirements Specifications.</w:t>
      </w:r>
    </w:p>
    <w:p w14:paraId="7AD6030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22" w:author="ahmad sahrul" w:date="2026-04-27T19:44:00Z">
            <w:rPr/>
          </w:rPrChange>
        </w:rPr>
        <w:pPrChange w:id="162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F0B50745">
        <w:rPr>
          <w:rFonts w:ascii="Times New Roman" w:cs="Times New Roman"/>
          <w:color w:val="000000"/>
          <w:sz w:val="24"/>
          <w:szCs w:val="24"/>
          <w:rPrChange w:id="1624" w:author="ahmad sahrul" w:date="2026-04-27T19:44:00Z">
            <w:rPr/>
          </w:rPrChange>
        </w:rPr>
        <w:t xml:space="preserve">Panduan </w:t>
      </w:r>
      <w:r w:rsidRPr="ADBCF0BB">
        <w:rPr>
          <w:rFonts w:ascii="Times New Roman" w:cs="Times New Roman"/>
          <w:color w:val="000000"/>
          <w:sz w:val="24"/>
          <w:szCs w:val="24"/>
          <w:rPrChange w:id="1625" w:author="ahmad sahrul" w:date="2026-04-27T19:44:00Z">
            <w:rPr/>
          </w:rPrChange>
        </w:rPr>
        <w:t>Tugas</w:t>
      </w:r>
      <w:r w:rsidRPr="9F1C2257">
        <w:rPr>
          <w:rFonts w:ascii="Times New Roman" w:cs="Times New Roman"/>
          <w:color w:val="000000"/>
          <w:sz w:val="24"/>
          <w:szCs w:val="24"/>
          <w:rPrChange w:id="1626" w:author="ahmad sahrul" w:date="2026-04-27T19:44:00Z">
            <w:rPr/>
          </w:rPrChange>
        </w:rPr>
        <w:t xml:space="preserve"> Besar </w:t>
      </w:r>
      <w:r w:rsidRPr="E87798F5">
        <w:rPr>
          <w:rFonts w:ascii="Times New Roman" w:cs="Times New Roman"/>
          <w:color w:val="000000"/>
          <w:sz w:val="24"/>
          <w:szCs w:val="24"/>
          <w:rPrChange w:id="1627" w:author="ahmad sahrul" w:date="2026-04-27T19:44:00Z">
            <w:rPr/>
          </w:rPrChange>
        </w:rPr>
        <w:t>Rekayasa</w:t>
      </w:r>
      <w:r w:rsidRPr="11502EC0">
        <w:rPr>
          <w:rFonts w:ascii="Times New Roman" w:cs="Times New Roman"/>
          <w:color w:val="000000"/>
          <w:sz w:val="24"/>
          <w:szCs w:val="24"/>
          <w:rPrChange w:id="1628" w:author="ahmad sahrul" w:date="2026-04-27T19:44:00Z">
            <w:rPr/>
          </w:rPrChange>
        </w:rPr>
        <w:t xml:space="preserve"> </w:t>
      </w:r>
      <w:r w:rsidRPr="D4D33B75">
        <w:rPr>
          <w:rFonts w:ascii="Times New Roman" w:cs="Times New Roman"/>
          <w:color w:val="000000"/>
          <w:sz w:val="24"/>
          <w:szCs w:val="24"/>
          <w:rPrChange w:id="1629" w:author="ahmad sahrul" w:date="2026-04-27T19:44:00Z">
            <w:rPr/>
          </w:rPrChange>
        </w:rPr>
        <w:t>Sistem</w:t>
      </w:r>
      <w:r w:rsidRPr="F5B9AB69">
        <w:rPr>
          <w:rFonts w:ascii="Times New Roman" w:cs="Times New Roman"/>
          <w:color w:val="000000"/>
          <w:sz w:val="24"/>
          <w:szCs w:val="24"/>
          <w:rPrChange w:id="1630" w:author="ahmad sahrul" w:date="2026-04-27T19:44:00Z">
            <w:rPr/>
          </w:rPrChange>
        </w:rPr>
        <w:t xml:space="preserve"> </w:t>
      </w:r>
      <w:r w:rsidRPr="0527C00F">
        <w:rPr>
          <w:rFonts w:ascii="Times New Roman" w:cs="Times New Roman"/>
          <w:color w:val="000000"/>
          <w:sz w:val="24"/>
          <w:szCs w:val="24"/>
          <w:rPrChange w:id="1631" w:author="ahmad sahrul" w:date="2026-04-27T19:44:00Z">
            <w:rPr/>
          </w:rPrChange>
        </w:rPr>
        <w:t>Informasi</w:t>
      </w:r>
      <w:r w:rsidRPr="179027B1">
        <w:rPr>
          <w:rFonts w:ascii="Times New Roman" w:cs="Times New Roman"/>
          <w:color w:val="000000"/>
          <w:sz w:val="24"/>
          <w:szCs w:val="24"/>
          <w:rPrChange w:id="1632" w:author="ahmad sahrul" w:date="2026-04-27T19:44:00Z">
            <w:rPr/>
          </w:rPrChange>
        </w:rPr>
        <w:t xml:space="preserve"> </w:t>
      </w:r>
      <w:r w:rsidRPr="179027B1">
        <w:rPr>
          <w:rFonts w:ascii="Times New Roman" w:cs="Times New Roman"/>
          <w:color w:val="000000"/>
          <w:sz w:val="24"/>
          <w:szCs w:val="24"/>
          <w:rPrChange w:id="1633" w:author="ahmad sahrul" w:date="2026-04-27T19:44:00Z">
            <w:rPr/>
          </w:rPrChange>
        </w:rPr>
        <w:t>–</w:t>
      </w:r>
      <w:r w:rsidRPr="179027B1">
        <w:rPr>
          <w:rFonts w:ascii="Times New Roman" w:cs="Times New Roman"/>
          <w:color w:val="000000"/>
          <w:sz w:val="24"/>
          <w:szCs w:val="24"/>
          <w:rPrChange w:id="1634" w:author="ahmad sahrul" w:date="2026-04-27T19:44:00Z">
            <w:rPr/>
          </w:rPrChange>
        </w:rPr>
        <w:t xml:space="preserve"> </w:t>
      </w:r>
      <w:r w:rsidRPr="8BCF4BAC">
        <w:rPr>
          <w:rFonts w:ascii="Times New Roman" w:cs="Times New Roman"/>
          <w:color w:val="000000"/>
          <w:sz w:val="24"/>
          <w:szCs w:val="24"/>
          <w:rPrChange w:id="1635" w:author="ahmad sahrul" w:date="2026-04-27T19:44:00Z">
            <w:rPr/>
          </w:rPrChange>
        </w:rPr>
        <w:t>Kelas</w:t>
      </w:r>
      <w:r w:rsidRPr="9B9B1B3E">
        <w:rPr>
          <w:rFonts w:ascii="Times New Roman" w:cs="Times New Roman"/>
          <w:color w:val="000000"/>
          <w:sz w:val="24"/>
          <w:szCs w:val="24"/>
          <w:rPrChange w:id="1636" w:author="ahmad sahrul" w:date="2026-04-27T19:44:00Z">
            <w:rPr/>
          </w:rPrChange>
        </w:rPr>
        <w:t xml:space="preserve"> A1, 2026.</w:t>
      </w:r>
    </w:p>
    <w:p w14:paraId="7F3E113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37" w:author="ahmad sahrul" w:date="2026-04-27T19:44:00Z">
            <w:rPr/>
          </w:rPrChange>
        </w:rPr>
        <w:pPrChange w:id="163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A9B47BFA">
        <w:rPr>
          <w:rFonts w:ascii="Times New Roman" w:cs="Times New Roman"/>
          <w:color w:val="000000"/>
          <w:sz w:val="24"/>
          <w:szCs w:val="24"/>
          <w:rPrChange w:id="1639" w:author="ahmad sahrul" w:date="2026-04-27T19:44:00Z">
            <w:rPr/>
          </w:rPrChange>
        </w:rPr>
        <w:t>Notulensi</w:t>
      </w:r>
      <w:r w:rsidRPr="DF776628">
        <w:rPr>
          <w:rFonts w:ascii="Times New Roman" w:cs="Times New Roman"/>
          <w:color w:val="000000"/>
          <w:sz w:val="24"/>
          <w:szCs w:val="24"/>
          <w:rPrChange w:id="1640" w:author="ahmad sahrul" w:date="2026-04-27T19:44:00Z">
            <w:rPr/>
          </w:rPrChange>
        </w:rPr>
        <w:t xml:space="preserve"> </w:t>
      </w:r>
      <w:r w:rsidRPr="0990402D">
        <w:rPr>
          <w:rFonts w:ascii="Times New Roman" w:cs="Times New Roman"/>
          <w:color w:val="000000"/>
          <w:sz w:val="24"/>
          <w:szCs w:val="24"/>
          <w:rPrChange w:id="1641" w:author="ahmad sahrul" w:date="2026-04-27T19:44:00Z">
            <w:rPr/>
          </w:rPrChange>
        </w:rPr>
        <w:t>Wawancara</w:t>
      </w:r>
      <w:r w:rsidRPr="5BF5ACD8">
        <w:rPr>
          <w:rFonts w:ascii="Times New Roman" w:cs="Times New Roman"/>
          <w:color w:val="000000"/>
          <w:sz w:val="24"/>
          <w:szCs w:val="24"/>
          <w:rPrChange w:id="1642" w:author="ahmad sahrul" w:date="2026-04-27T19:44:00Z">
            <w:rPr/>
          </w:rPrChange>
        </w:rPr>
        <w:t xml:space="preserve"> </w:t>
      </w:r>
      <w:r w:rsidRPr="5561B0D8">
        <w:rPr>
          <w:rFonts w:ascii="Times New Roman" w:cs="Times New Roman"/>
          <w:color w:val="000000"/>
          <w:sz w:val="24"/>
          <w:szCs w:val="24"/>
          <w:rPrChange w:id="1643" w:author="ahmad sahrul" w:date="2026-04-27T19:44:00Z">
            <w:rPr/>
          </w:rPrChange>
        </w:rPr>
        <w:t>Lapangan</w:t>
      </w:r>
      <w:r w:rsidRPr="D2CA8452">
        <w:rPr>
          <w:rFonts w:ascii="Times New Roman" w:cs="Times New Roman"/>
          <w:color w:val="000000"/>
          <w:sz w:val="24"/>
          <w:szCs w:val="24"/>
          <w:rPrChange w:id="1644" w:author="ahmad sahrul" w:date="2026-04-27T19:44:00Z">
            <w:rPr/>
          </w:rPrChange>
        </w:rPr>
        <w:t xml:space="preserve"> </w:t>
      </w:r>
      <w:r w:rsidRPr="D2CA8452">
        <w:rPr>
          <w:rFonts w:ascii="Times New Roman" w:cs="Times New Roman"/>
          <w:color w:val="000000"/>
          <w:sz w:val="24"/>
          <w:szCs w:val="24"/>
          <w:rPrChange w:id="1645" w:author="ahmad sahrul" w:date="2026-04-27T19:44:00Z">
            <w:rPr/>
          </w:rPrChange>
        </w:rPr>
        <w:t>–</w:t>
      </w:r>
      <w:r w:rsidRPr="D2CA8452">
        <w:rPr>
          <w:rFonts w:ascii="Times New Roman" w:cs="Times New Roman"/>
          <w:color w:val="000000"/>
          <w:sz w:val="24"/>
          <w:szCs w:val="24"/>
          <w:rPrChange w:id="1646" w:author="ahmad sahrul" w:date="2026-04-27T19:44:00Z">
            <w:rPr/>
          </w:rPrChange>
        </w:rPr>
        <w:t xml:space="preserve"> Pet Shop</w:t>
      </w:r>
      <w:r w:rsidRPr="1AFDB0B5">
        <w:rPr>
          <w:rFonts w:ascii="Times New Roman" w:cs="Times New Roman"/>
          <w:color w:val="000000"/>
          <w:sz w:val="24"/>
          <w:szCs w:val="24"/>
          <w:rPrChange w:id="1647" w:author="ahmad sahrul" w:date="2026-04-27T19:44:00Z">
            <w:rPr/>
          </w:rPrChange>
        </w:rPr>
        <w:t xml:space="preserve"> </w:t>
      </w:r>
      <w:r w:rsidRPr="C37ED33E">
        <w:rPr>
          <w:rFonts w:ascii="Times New Roman" w:cs="Times New Roman"/>
          <w:color w:val="000000"/>
          <w:sz w:val="24"/>
          <w:szCs w:val="24"/>
          <w:rPrChange w:id="1648" w:author="ahmad sahrul" w:date="2026-04-27T19:44:00Z">
            <w:rPr/>
          </w:rPrChange>
        </w:rPr>
        <w:t>Tomodachi</w:t>
      </w:r>
      <w:r w:rsidRPr="432BF68C">
        <w:rPr>
          <w:rFonts w:ascii="Times New Roman" w:cs="Times New Roman"/>
          <w:color w:val="000000"/>
          <w:sz w:val="24"/>
          <w:szCs w:val="24"/>
          <w:rPrChange w:id="1649" w:author="ahmad sahrul" w:date="2026-04-27T19:44:00Z">
            <w:rPr/>
          </w:rPrChange>
        </w:rPr>
        <w:t>, 20 April 2026.</w:t>
      </w:r>
    </w:p>
    <w:p w14:paraId="0B2701FD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50" w:author="ahmad sahrul" w:date="2026-04-27T19:44:00Z">
            <w:rPr/>
          </w:rPrChange>
        </w:rPr>
        <w:pPrChange w:id="165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4A1B3DC0">
        <w:rPr>
          <w:rFonts w:ascii="Times New Roman" w:cs="Times New Roman"/>
          <w:color w:val="000000"/>
          <w:sz w:val="24"/>
          <w:szCs w:val="24"/>
          <w:rPrChange w:id="1652" w:author="ahmad sahrul" w:date="2026-04-27T19:44:00Z">
            <w:rPr/>
          </w:rPrChange>
        </w:rPr>
        <w:t>Laravel Documentation: https://laravel.com/docs</w:t>
      </w:r>
    </w:p>
    <w:p w14:paraId="7283F16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53" w:author="ahmad sahrul" w:date="2026-04-27T19:44:00Z">
            <w:rPr/>
          </w:rPrChange>
        </w:rPr>
        <w:pPrChange w:id="165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062AAE3D">
        <w:rPr>
          <w:rFonts w:ascii="Times New Roman" w:cs="Times New Roman"/>
          <w:color w:val="000000"/>
          <w:sz w:val="24"/>
          <w:szCs w:val="24"/>
          <w:rPrChange w:id="1655" w:author="ahmad sahrul" w:date="2026-04-27T19:44:00Z">
            <w:rPr/>
          </w:rPrChange>
        </w:rPr>
        <w:t>Flutter Documentation: https://docs.flutter.dev</w:t>
      </w:r>
    </w:p>
    <w:p w14:paraId="4AD08928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656" w:author="ahmad sahrul" w:date="2026-04-27T19:44:00Z">
            <w:rPr/>
          </w:rPrChange>
        </w:rPr>
        <w:pPrChange w:id="165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1C30C52C">
        <w:rPr>
          <w:rFonts w:ascii="Times New Roman" w:cs="Times New Roman"/>
          <w:color w:val="000000"/>
          <w:sz w:val="24"/>
          <w:szCs w:val="24"/>
          <w:rPrChange w:id="1658" w:author="ahmad sahrul" w:date="2026-04-27T19:44:00Z">
            <w:rPr/>
          </w:rPrChange>
        </w:rPr>
        <w:t>Docker Documentation: https://docs.docker.com</w:t>
      </w:r>
    </w:p>
    <w:p w14:paraId="3D2A98E0" w14:textId="77777777" w:rsidR="00BF190D" w:rsidRPr="00BF190D" w:rsidRDefault="00000000">
      <w:pPr>
        <w:jc w:val="both"/>
        <w:rPr>
          <w:rFonts w:ascii="Times New Roman" w:cs="Times New Roman"/>
          <w:color w:val="000000"/>
          <w:rPrChange w:id="1659" w:author="ahmad sahrul" w:date="2026-04-27T19:39:00Z">
            <w:rPr/>
          </w:rPrChange>
        </w:rPr>
        <w:pPrChange w:id="1660" w:author="6781" w:date="2026-04-27T23:07:00Z">
          <w:pPr>
            <w:jc w:val="left"/>
          </w:pPr>
        </w:pPrChange>
      </w:pPr>
      <w:r w:rsidRPr="22A3EA1C">
        <w:rPr>
          <w:rFonts w:ascii="Times New Roman" w:cs="Times New Roman"/>
          <w:color w:val="000000"/>
          <w:rPrChange w:id="1661" w:author="ahmad sahrul" w:date="2026-04-27T19:39:00Z">
            <w:rPr/>
          </w:rPrChange>
        </w:rPr>
        <w:br w:type="page"/>
      </w:r>
    </w:p>
    <w:p w14:paraId="26379EF2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1662" w:author="ahmad sahrul" w:date="2026-04-27T19:39:00Z">
            <w:rPr/>
          </w:rPrChange>
        </w:rPr>
        <w:pPrChange w:id="1663" w:author="6781" w:date="2026-04-27T23:07:00Z">
          <w:pPr>
            <w:pStyle w:val="Heading1"/>
            <w:jc w:val="left"/>
          </w:pPr>
        </w:pPrChange>
      </w:pPr>
      <w:bookmarkStart w:id="1664" w:name="_Toc228212126"/>
      <w:r w:rsidRPr="6E6F2886">
        <w:rPr>
          <w:rFonts w:ascii="Times New Roman" w:cs="Times New Roman"/>
          <w:color w:val="000000"/>
          <w:rPrChange w:id="1665" w:author="ahmad sahrul" w:date="2026-04-27T19:39:00Z">
            <w:rPr/>
          </w:rPrChange>
        </w:rPr>
        <w:lastRenderedPageBreak/>
        <w:t>2. Overall Description</w:t>
      </w:r>
      <w:bookmarkEnd w:id="1664"/>
    </w:p>
    <w:p w14:paraId="3ED96E06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666" w:author="ahmad sahrul" w:date="2026-04-27T19:39:00Z">
            <w:rPr/>
          </w:rPrChange>
        </w:rPr>
        <w:pPrChange w:id="1667" w:author="6781" w:date="2026-04-27T23:07:00Z">
          <w:pPr>
            <w:pStyle w:val="Heading2"/>
            <w:jc w:val="left"/>
          </w:pPr>
        </w:pPrChange>
      </w:pPr>
      <w:bookmarkStart w:id="1668" w:name="_Toc228212127"/>
      <w:r w:rsidRPr="662D4BC9">
        <w:rPr>
          <w:rFonts w:ascii="Times New Roman" w:cs="Times New Roman"/>
          <w:color w:val="000000"/>
          <w:rPrChange w:id="1669" w:author="ahmad sahrul" w:date="2026-04-27T19:39:00Z">
            <w:rPr/>
          </w:rPrChange>
        </w:rPr>
        <w:t>2.1 Product Perspective</w:t>
      </w:r>
      <w:bookmarkEnd w:id="1668"/>
    </w:p>
    <w:p w14:paraId="365EBA4A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670" w:author="ahmad sahrul" w:date="2026-04-27T19:44:00Z">
            <w:rPr/>
          </w:rPrChange>
        </w:rPr>
        <w:pPrChange w:id="1671" w:author="6781" w:date="2026-04-27T23:07:00Z">
          <w:pPr>
            <w:spacing w:before="80"/>
            <w:jc w:val="left"/>
          </w:pPr>
        </w:pPrChange>
      </w:pPr>
      <w:r w:rsidRPr="999B6C18">
        <w:rPr>
          <w:rFonts w:ascii="Times New Roman" w:cs="Times New Roman"/>
          <w:color w:val="000000"/>
          <w:sz w:val="24"/>
          <w:szCs w:val="24"/>
          <w:rPrChange w:id="1672" w:author="ahmad sahrul" w:date="2026-04-27T19:44:00Z">
            <w:rPr/>
          </w:rPrChange>
        </w:rPr>
        <w:t>Sistem</w:t>
      </w:r>
      <w:r w:rsidRPr="4F7430A6">
        <w:rPr>
          <w:rFonts w:ascii="Times New Roman" w:cs="Times New Roman"/>
          <w:color w:val="000000"/>
          <w:sz w:val="24"/>
          <w:szCs w:val="24"/>
          <w:rPrChange w:id="1673" w:author="ahmad sahrul" w:date="2026-04-27T19:44:00Z">
            <w:rPr/>
          </w:rPrChange>
        </w:rPr>
        <w:t xml:space="preserve"> </w:t>
      </w:r>
      <w:r w:rsidRPr="A991E4F5">
        <w:rPr>
          <w:rFonts w:ascii="Times New Roman" w:cs="Times New Roman"/>
          <w:color w:val="000000"/>
          <w:sz w:val="24"/>
          <w:szCs w:val="24"/>
          <w:rPrChange w:id="1674" w:author="ahmad sahrul" w:date="2026-04-27T19:44:00Z">
            <w:rPr/>
          </w:rPrChange>
        </w:rPr>
        <w:t>Informasi</w:t>
      </w:r>
      <w:r w:rsidRPr="EFA8D107">
        <w:rPr>
          <w:rFonts w:ascii="Times New Roman" w:cs="Times New Roman"/>
          <w:color w:val="000000"/>
          <w:sz w:val="24"/>
          <w:szCs w:val="24"/>
          <w:rPrChange w:id="1675" w:author="ahmad sahrul" w:date="2026-04-27T19:44:00Z">
            <w:rPr/>
          </w:rPrChange>
        </w:rPr>
        <w:t xml:space="preserve"> </w:t>
      </w:r>
      <w:r w:rsidRPr="819E4225">
        <w:rPr>
          <w:rFonts w:ascii="Times New Roman" w:cs="Times New Roman"/>
          <w:color w:val="000000"/>
          <w:sz w:val="24"/>
          <w:szCs w:val="24"/>
          <w:rPrChange w:id="1676" w:author="ahmad sahrul" w:date="2026-04-27T19:44:00Z">
            <w:rPr/>
          </w:rPrChange>
        </w:rPr>
        <w:t>Manajemen</w:t>
      </w:r>
      <w:r w:rsidRPr="A6A2AC04">
        <w:rPr>
          <w:rFonts w:ascii="Times New Roman" w:cs="Times New Roman"/>
          <w:color w:val="000000"/>
          <w:sz w:val="24"/>
          <w:szCs w:val="24"/>
          <w:rPrChange w:id="1677" w:author="ahmad sahrul" w:date="2026-04-27T19:44:00Z">
            <w:rPr/>
          </w:rPrChange>
        </w:rPr>
        <w:t xml:space="preserve"> </w:t>
      </w:r>
      <w:r w:rsidRPr="D7A2FE47">
        <w:rPr>
          <w:rFonts w:ascii="Times New Roman" w:cs="Times New Roman"/>
          <w:color w:val="000000"/>
          <w:sz w:val="24"/>
          <w:szCs w:val="24"/>
          <w:rPrChange w:id="1678" w:author="ahmad sahrul" w:date="2026-04-27T19:44:00Z">
            <w:rPr/>
          </w:rPrChange>
        </w:rPr>
        <w:t>Pet Shop</w:t>
      </w:r>
      <w:r w:rsidRPr="F8ABE3F3">
        <w:rPr>
          <w:rFonts w:ascii="Times New Roman" w:cs="Times New Roman"/>
          <w:color w:val="000000"/>
          <w:sz w:val="24"/>
          <w:szCs w:val="24"/>
          <w:rPrChange w:id="1679" w:author="ahmad sahrul" w:date="2026-04-27T19:44:00Z">
            <w:rPr/>
          </w:rPrChange>
        </w:rPr>
        <w:t xml:space="preserve"> </w:t>
      </w:r>
      <w:r w:rsidRPr="6E6A8672">
        <w:rPr>
          <w:rFonts w:ascii="Times New Roman" w:cs="Times New Roman"/>
          <w:color w:val="000000"/>
          <w:sz w:val="24"/>
          <w:szCs w:val="24"/>
          <w:rPrChange w:id="1680" w:author="ahmad sahrul" w:date="2026-04-27T19:44:00Z">
            <w:rPr/>
          </w:rPrChange>
        </w:rPr>
        <w:t>Tomodachi</w:t>
      </w:r>
      <w:r w:rsidRPr="83092242">
        <w:rPr>
          <w:rFonts w:ascii="Times New Roman" w:cs="Times New Roman"/>
          <w:color w:val="000000"/>
          <w:sz w:val="24"/>
          <w:szCs w:val="24"/>
          <w:rPrChange w:id="1681" w:author="ahmad sahrul" w:date="2026-04-27T19:44:00Z">
            <w:rPr/>
          </w:rPrChange>
        </w:rPr>
        <w:t xml:space="preserve"> </w:t>
      </w:r>
      <w:r w:rsidRPr="0613E883">
        <w:rPr>
          <w:rFonts w:ascii="Times New Roman" w:cs="Times New Roman"/>
          <w:color w:val="000000"/>
          <w:sz w:val="24"/>
          <w:szCs w:val="24"/>
          <w:rPrChange w:id="1682" w:author="ahmad sahrul" w:date="2026-04-27T19:44:00Z">
            <w:rPr/>
          </w:rPrChange>
        </w:rPr>
        <w:t>merupakan</w:t>
      </w:r>
      <w:r w:rsidRPr="DD02D91C">
        <w:rPr>
          <w:rFonts w:ascii="Times New Roman" w:cs="Times New Roman"/>
          <w:color w:val="000000"/>
          <w:sz w:val="24"/>
          <w:szCs w:val="24"/>
          <w:rPrChange w:id="1683" w:author="ahmad sahrul" w:date="2026-04-27T19:44:00Z">
            <w:rPr/>
          </w:rPrChange>
        </w:rPr>
        <w:t xml:space="preserve"> </w:t>
      </w:r>
      <w:r w:rsidRPr="91D16E08">
        <w:rPr>
          <w:rFonts w:ascii="Times New Roman" w:cs="Times New Roman"/>
          <w:color w:val="000000"/>
          <w:sz w:val="24"/>
          <w:szCs w:val="24"/>
          <w:rPrChange w:id="1684" w:author="ahmad sahrul" w:date="2026-04-27T19:44:00Z">
            <w:rPr/>
          </w:rPrChange>
        </w:rPr>
        <w:t>produk</w:t>
      </w:r>
      <w:r w:rsidRPr="626DB835">
        <w:rPr>
          <w:rFonts w:ascii="Times New Roman" w:cs="Times New Roman"/>
          <w:color w:val="000000"/>
          <w:sz w:val="24"/>
          <w:szCs w:val="24"/>
          <w:rPrChange w:id="1685" w:author="ahmad sahrul" w:date="2026-04-27T19:44:00Z">
            <w:rPr/>
          </w:rPrChange>
        </w:rPr>
        <w:t xml:space="preserve"> </w:t>
      </w:r>
      <w:r w:rsidRPr="5CDF3BE9">
        <w:rPr>
          <w:rFonts w:ascii="Times New Roman" w:cs="Times New Roman"/>
          <w:color w:val="000000"/>
          <w:sz w:val="24"/>
          <w:szCs w:val="24"/>
          <w:rPrChange w:id="1686" w:author="ahmad sahrul" w:date="2026-04-27T19:44:00Z">
            <w:rPr/>
          </w:rPrChange>
        </w:rPr>
        <w:t>baru</w:t>
      </w:r>
      <w:r w:rsidRPr="ED3E8DC4">
        <w:rPr>
          <w:rFonts w:ascii="Times New Roman" w:cs="Times New Roman"/>
          <w:color w:val="000000"/>
          <w:sz w:val="24"/>
          <w:szCs w:val="24"/>
          <w:rPrChange w:id="1687" w:author="ahmad sahrul" w:date="2026-04-27T19:44:00Z">
            <w:rPr/>
          </w:rPrChange>
        </w:rPr>
        <w:t xml:space="preserve"> yang </w:t>
      </w:r>
      <w:r w:rsidRPr="FA036F38">
        <w:rPr>
          <w:rFonts w:ascii="Times New Roman" w:cs="Times New Roman"/>
          <w:color w:val="000000"/>
          <w:sz w:val="24"/>
          <w:szCs w:val="24"/>
          <w:rPrChange w:id="1688" w:author="ahmad sahrul" w:date="2026-04-27T19:44:00Z">
            <w:rPr/>
          </w:rPrChange>
        </w:rPr>
        <w:t>berdiri</w:t>
      </w:r>
      <w:r w:rsidRPr="41E747F2">
        <w:rPr>
          <w:rFonts w:ascii="Times New Roman" w:cs="Times New Roman"/>
          <w:color w:val="000000"/>
          <w:sz w:val="24"/>
          <w:szCs w:val="24"/>
          <w:rPrChange w:id="1689" w:author="ahmad sahrul" w:date="2026-04-27T19:44:00Z">
            <w:rPr/>
          </w:rPrChange>
        </w:rPr>
        <w:t xml:space="preserve"> </w:t>
      </w:r>
      <w:r w:rsidRPr="67B629DA">
        <w:rPr>
          <w:rFonts w:ascii="Times New Roman" w:cs="Times New Roman"/>
          <w:color w:val="000000"/>
          <w:sz w:val="24"/>
          <w:szCs w:val="24"/>
          <w:rPrChange w:id="1690" w:author="ahmad sahrul" w:date="2026-04-27T19:44:00Z">
            <w:rPr/>
          </w:rPrChange>
        </w:rPr>
        <w:t>sendiri</w:t>
      </w:r>
      <w:r w:rsidRPr="1B56D843">
        <w:rPr>
          <w:rFonts w:ascii="Times New Roman" w:cs="Times New Roman"/>
          <w:color w:val="000000"/>
          <w:sz w:val="24"/>
          <w:szCs w:val="24"/>
          <w:rPrChange w:id="1691" w:author="ahmad sahrul" w:date="2026-04-27T19:44:00Z">
            <w:rPr/>
          </w:rPrChange>
        </w:rPr>
        <w:t xml:space="preserve"> (self-contained), </w:t>
      </w:r>
      <w:r w:rsidRPr="3EE925DF">
        <w:rPr>
          <w:rFonts w:ascii="Times New Roman" w:cs="Times New Roman"/>
          <w:color w:val="000000"/>
          <w:sz w:val="24"/>
          <w:szCs w:val="24"/>
          <w:rPrChange w:id="1692" w:author="ahmad sahrul" w:date="2026-04-27T19:44:00Z">
            <w:rPr/>
          </w:rPrChange>
        </w:rPr>
        <w:t>dikembangkan</w:t>
      </w:r>
      <w:r w:rsidRPr="B07BA9C7">
        <w:rPr>
          <w:rFonts w:ascii="Times New Roman" w:cs="Times New Roman"/>
          <w:color w:val="000000"/>
          <w:sz w:val="24"/>
          <w:szCs w:val="24"/>
          <w:rPrChange w:id="1693" w:author="ahmad sahrul" w:date="2026-04-27T19:44:00Z">
            <w:rPr/>
          </w:rPrChange>
        </w:rPr>
        <w:t xml:space="preserve"> </w:t>
      </w:r>
      <w:r w:rsidRPr="11E0C4C1">
        <w:rPr>
          <w:rFonts w:ascii="Times New Roman" w:cs="Times New Roman"/>
          <w:color w:val="000000"/>
          <w:sz w:val="24"/>
          <w:szCs w:val="24"/>
          <w:rPrChange w:id="1694" w:author="ahmad sahrul" w:date="2026-04-27T19:44:00Z">
            <w:rPr/>
          </w:rPrChange>
        </w:rPr>
        <w:t>untuk</w:t>
      </w:r>
      <w:r w:rsidRPr="B7EFFC1A">
        <w:rPr>
          <w:rFonts w:ascii="Times New Roman" w:cs="Times New Roman"/>
          <w:color w:val="000000"/>
          <w:sz w:val="24"/>
          <w:szCs w:val="24"/>
          <w:rPrChange w:id="1695" w:author="ahmad sahrul" w:date="2026-04-27T19:44:00Z">
            <w:rPr/>
          </w:rPrChange>
        </w:rPr>
        <w:t xml:space="preserve"> </w:t>
      </w:r>
      <w:r w:rsidRPr="D96FB7EB">
        <w:rPr>
          <w:rFonts w:ascii="Times New Roman" w:cs="Times New Roman"/>
          <w:color w:val="000000"/>
          <w:sz w:val="24"/>
          <w:szCs w:val="24"/>
          <w:rPrChange w:id="1696" w:author="ahmad sahrul" w:date="2026-04-27T19:44:00Z">
            <w:rPr/>
          </w:rPrChange>
        </w:rPr>
        <w:t>menggantikan</w:t>
      </w:r>
      <w:r w:rsidRPr="BEA5186F">
        <w:rPr>
          <w:rFonts w:ascii="Times New Roman" w:cs="Times New Roman"/>
          <w:color w:val="000000"/>
          <w:sz w:val="24"/>
          <w:szCs w:val="24"/>
          <w:rPrChange w:id="1697" w:author="ahmad sahrul" w:date="2026-04-27T19:44:00Z">
            <w:rPr/>
          </w:rPrChange>
        </w:rPr>
        <w:t xml:space="preserve"> proses manual (</w:t>
      </w:r>
      <w:r w:rsidRPr="F2006230">
        <w:rPr>
          <w:rFonts w:ascii="Times New Roman" w:cs="Times New Roman"/>
          <w:color w:val="000000"/>
          <w:sz w:val="24"/>
          <w:szCs w:val="24"/>
          <w:rPrChange w:id="1698" w:author="ahmad sahrul" w:date="2026-04-27T19:44:00Z">
            <w:rPr/>
          </w:rPrChange>
        </w:rPr>
        <w:t>buku</w:t>
      </w:r>
      <w:r w:rsidRPr="097ACB47">
        <w:rPr>
          <w:rFonts w:ascii="Times New Roman" w:cs="Times New Roman"/>
          <w:color w:val="000000"/>
          <w:sz w:val="24"/>
          <w:szCs w:val="24"/>
          <w:rPrChange w:id="1699" w:author="ahmad sahrul" w:date="2026-04-27T19:44:00Z">
            <w:rPr/>
          </w:rPrChange>
        </w:rPr>
        <w:t xml:space="preserve"> </w:t>
      </w:r>
      <w:r w:rsidRPr="EB987E1D">
        <w:rPr>
          <w:rFonts w:ascii="Times New Roman" w:cs="Times New Roman"/>
          <w:color w:val="000000"/>
          <w:sz w:val="24"/>
          <w:szCs w:val="24"/>
          <w:rPrChange w:id="1700" w:author="ahmad sahrul" w:date="2026-04-27T19:44:00Z">
            <w:rPr/>
          </w:rPrChange>
        </w:rPr>
        <w:t>tulis</w:t>
      </w:r>
      <w:r w:rsidRPr="CB4D2480">
        <w:rPr>
          <w:rFonts w:ascii="Times New Roman" w:cs="Times New Roman"/>
          <w:color w:val="000000"/>
          <w:sz w:val="24"/>
          <w:szCs w:val="24"/>
          <w:rPrChange w:id="1701" w:author="ahmad sahrul" w:date="2026-04-27T19:44:00Z">
            <w:rPr/>
          </w:rPrChange>
        </w:rPr>
        <w:t xml:space="preserve">) dan semi-digital (Microsoft Excel) yang </w:t>
      </w:r>
      <w:r w:rsidRPr="0E937B49">
        <w:rPr>
          <w:rFonts w:ascii="Times New Roman" w:cs="Times New Roman"/>
          <w:color w:val="000000"/>
          <w:sz w:val="24"/>
          <w:szCs w:val="24"/>
          <w:rPrChange w:id="1702" w:author="ahmad sahrul" w:date="2026-04-27T19:44:00Z">
            <w:rPr/>
          </w:rPrChange>
        </w:rPr>
        <w:t>saat</w:t>
      </w:r>
      <w:r w:rsidRPr="082508DA">
        <w:rPr>
          <w:rFonts w:ascii="Times New Roman" w:cs="Times New Roman"/>
          <w:color w:val="000000"/>
          <w:sz w:val="24"/>
          <w:szCs w:val="24"/>
          <w:rPrChange w:id="1703" w:author="ahmad sahrul" w:date="2026-04-27T19:44:00Z">
            <w:rPr/>
          </w:rPrChange>
        </w:rPr>
        <w:t xml:space="preserve"> </w:t>
      </w:r>
      <w:r w:rsidRPr="76D3F510">
        <w:rPr>
          <w:rFonts w:ascii="Times New Roman" w:cs="Times New Roman"/>
          <w:color w:val="000000"/>
          <w:sz w:val="24"/>
          <w:szCs w:val="24"/>
          <w:rPrChange w:id="1704" w:author="ahmad sahrul" w:date="2026-04-27T19:44:00Z">
            <w:rPr/>
          </w:rPrChange>
        </w:rPr>
        <w:t>ini</w:t>
      </w:r>
      <w:r w:rsidRPr="04BEEB28">
        <w:rPr>
          <w:rFonts w:ascii="Times New Roman" w:cs="Times New Roman"/>
          <w:color w:val="000000"/>
          <w:sz w:val="24"/>
          <w:szCs w:val="24"/>
          <w:rPrChange w:id="1705" w:author="ahmad sahrul" w:date="2026-04-27T19:44:00Z">
            <w:rPr/>
          </w:rPrChange>
        </w:rPr>
        <w:t xml:space="preserve"> </w:t>
      </w:r>
      <w:r w:rsidRPr="E82CAF5F">
        <w:rPr>
          <w:rFonts w:ascii="Times New Roman" w:cs="Times New Roman"/>
          <w:color w:val="000000"/>
          <w:sz w:val="24"/>
          <w:szCs w:val="24"/>
          <w:rPrChange w:id="1706" w:author="ahmad sahrul" w:date="2026-04-27T19:44:00Z">
            <w:rPr/>
          </w:rPrChange>
        </w:rPr>
        <w:t>digunakan</w:t>
      </w:r>
      <w:r w:rsidRPr="CAD4E0C7">
        <w:rPr>
          <w:rFonts w:ascii="Times New Roman" w:cs="Times New Roman"/>
          <w:color w:val="000000"/>
          <w:sz w:val="24"/>
          <w:szCs w:val="24"/>
          <w:rPrChange w:id="1707" w:author="ahmad sahrul" w:date="2026-04-27T19:44:00Z">
            <w:rPr/>
          </w:rPrChange>
        </w:rPr>
        <w:t xml:space="preserve"> </w:t>
      </w:r>
      <w:r w:rsidRPr="002C3A79">
        <w:rPr>
          <w:rFonts w:ascii="Times New Roman" w:cs="Times New Roman"/>
          <w:color w:val="000000"/>
          <w:sz w:val="24"/>
          <w:szCs w:val="24"/>
          <w:rPrChange w:id="1708" w:author="ahmad sahrul" w:date="2026-04-27T19:44:00Z">
            <w:rPr/>
          </w:rPrChange>
        </w:rPr>
        <w:t>oleh  Pet</w:t>
      </w:r>
      <w:r w:rsidRPr="EDF98418">
        <w:rPr>
          <w:rFonts w:ascii="Times New Roman" w:cs="Times New Roman"/>
          <w:color w:val="000000"/>
          <w:sz w:val="24"/>
          <w:szCs w:val="24"/>
          <w:rPrChange w:id="1709" w:author="ahmad sahrul" w:date="2026-04-27T19:44:00Z">
            <w:rPr/>
          </w:rPrChange>
        </w:rPr>
        <w:t xml:space="preserve"> Shop</w:t>
      </w:r>
      <w:r w:rsidRPr="4144CCDC">
        <w:rPr>
          <w:rFonts w:ascii="Times New Roman" w:cs="Times New Roman"/>
          <w:color w:val="000000"/>
          <w:sz w:val="24"/>
          <w:szCs w:val="24"/>
          <w:rPrChange w:id="1710" w:author="ahmad sahrul" w:date="2026-04-27T19:44:00Z">
            <w:rPr/>
          </w:rPrChange>
        </w:rPr>
        <w:t xml:space="preserve"> </w:t>
      </w:r>
      <w:r w:rsidRPr="39C388FE">
        <w:rPr>
          <w:rFonts w:ascii="Times New Roman" w:cs="Times New Roman"/>
          <w:color w:val="000000"/>
          <w:sz w:val="24"/>
          <w:szCs w:val="24"/>
          <w:rPrChange w:id="1711" w:author="ahmad sahrul" w:date="2026-04-27T19:44:00Z">
            <w:rPr/>
          </w:rPrChange>
        </w:rPr>
        <w:t>Tomodachi</w:t>
      </w:r>
      <w:r w:rsidRPr="5F439AAF">
        <w:rPr>
          <w:rFonts w:ascii="Times New Roman" w:cs="Times New Roman"/>
          <w:color w:val="000000"/>
          <w:sz w:val="24"/>
          <w:szCs w:val="24"/>
          <w:rPrChange w:id="1712" w:author="ahmad sahrul" w:date="2026-04-27T19:44:00Z">
            <w:rPr/>
          </w:rPrChange>
        </w:rPr>
        <w:t>.</w:t>
      </w:r>
    </w:p>
    <w:p w14:paraId="6B1D881D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713" w:author="ahmad sahrul" w:date="2026-04-27T19:44:00Z">
            <w:rPr/>
          </w:rPrChange>
        </w:rPr>
        <w:pPrChange w:id="1714" w:author="6781" w:date="2026-04-27T23:07:00Z">
          <w:pPr>
            <w:spacing w:before="80"/>
            <w:jc w:val="left"/>
          </w:pPr>
        </w:pPrChange>
      </w:pPr>
      <w:r w:rsidRPr="D7AA0464">
        <w:rPr>
          <w:rFonts w:ascii="Times New Roman" w:cs="Times New Roman"/>
          <w:color w:val="000000"/>
          <w:sz w:val="24"/>
          <w:szCs w:val="24"/>
          <w:rPrChange w:id="1715" w:author="ahmad sahrul" w:date="2026-04-27T19:44:00Z">
            <w:rPr/>
          </w:rPrChange>
        </w:rPr>
        <w:t>Sistem</w:t>
      </w:r>
      <w:r w:rsidRPr="47F85FB9">
        <w:rPr>
          <w:rFonts w:ascii="Times New Roman" w:cs="Times New Roman"/>
          <w:color w:val="000000"/>
          <w:sz w:val="24"/>
          <w:szCs w:val="24"/>
          <w:rPrChange w:id="1716" w:author="ahmad sahrul" w:date="2026-04-27T19:44:00Z">
            <w:rPr/>
          </w:rPrChange>
        </w:rPr>
        <w:t xml:space="preserve"> </w:t>
      </w:r>
      <w:r w:rsidRPr="A26FF26E">
        <w:rPr>
          <w:rFonts w:ascii="Times New Roman" w:cs="Times New Roman"/>
          <w:color w:val="000000"/>
          <w:sz w:val="24"/>
          <w:szCs w:val="24"/>
          <w:rPrChange w:id="1717" w:author="ahmad sahrul" w:date="2026-04-27T19:44:00Z">
            <w:rPr/>
          </w:rPrChange>
        </w:rPr>
        <w:t>ini</w:t>
      </w:r>
      <w:r w:rsidRPr="258A66BB">
        <w:rPr>
          <w:rFonts w:ascii="Times New Roman" w:cs="Times New Roman"/>
          <w:color w:val="000000"/>
          <w:sz w:val="24"/>
          <w:szCs w:val="24"/>
          <w:rPrChange w:id="1718" w:author="ahmad sahrul" w:date="2026-04-27T19:44:00Z">
            <w:rPr/>
          </w:rPrChange>
        </w:rPr>
        <w:t xml:space="preserve"> </w:t>
      </w:r>
      <w:r w:rsidRPr="7F0CAA3A">
        <w:rPr>
          <w:rFonts w:ascii="Times New Roman" w:cs="Times New Roman"/>
          <w:color w:val="000000"/>
          <w:sz w:val="24"/>
          <w:szCs w:val="24"/>
          <w:rPrChange w:id="1719" w:author="ahmad sahrul" w:date="2026-04-27T19:44:00Z">
            <w:rPr/>
          </w:rPrChange>
        </w:rPr>
        <w:t>dibangun</w:t>
      </w:r>
      <w:r w:rsidRPr="B7271B14">
        <w:rPr>
          <w:rFonts w:ascii="Times New Roman" w:cs="Times New Roman"/>
          <w:color w:val="000000"/>
          <w:sz w:val="24"/>
          <w:szCs w:val="24"/>
          <w:rPrChange w:id="1720" w:author="ahmad sahrul" w:date="2026-04-27T19:44:00Z">
            <w:rPr/>
          </w:rPrChange>
        </w:rPr>
        <w:t xml:space="preserve"> </w:t>
      </w:r>
      <w:r w:rsidRPr="4783E8D7">
        <w:rPr>
          <w:rFonts w:ascii="Times New Roman" w:cs="Times New Roman"/>
          <w:color w:val="000000"/>
          <w:sz w:val="24"/>
          <w:szCs w:val="24"/>
          <w:rPrChange w:id="1721" w:author="ahmad sahrul" w:date="2026-04-27T19:44:00Z">
            <w:rPr/>
          </w:rPrChange>
        </w:rPr>
        <w:t>dengan</w:t>
      </w:r>
      <w:r w:rsidRPr="537E778C">
        <w:rPr>
          <w:rFonts w:ascii="Times New Roman" w:cs="Times New Roman"/>
          <w:color w:val="000000"/>
          <w:sz w:val="24"/>
          <w:szCs w:val="24"/>
          <w:rPrChange w:id="1722" w:author="ahmad sahrul" w:date="2026-04-27T19:44:00Z">
            <w:rPr/>
          </w:rPrChange>
        </w:rPr>
        <w:t xml:space="preserve"> </w:t>
      </w:r>
      <w:ins w:id="1723" w:author="muhammad aldi oktavian" w:date="2026-04-27T21:23:00Z">
        <w:r>
          <w:rPr>
            <w:rFonts w:ascii="Times New Roman" w:hAnsi="Times New Roman" w:cs="Times New Roman"/>
            <w:color w:val="000000"/>
            <w:sz w:val="24"/>
            <w:szCs w:val="24"/>
          </w:rPr>
          <w:t xml:space="preserve">arsitektur monolitik berbasis API </w:t>
        </w:r>
      </w:ins>
      <w:del w:id="1724" w:author="muhammad aldi oktavian" w:date="2026-04-27T21:23:00Z">
        <w:r w:rsidRPr="AD4E078A" w:rsidDel="826345BA">
          <w:rPr>
            <w:rFonts w:ascii="Times New Roman" w:cs="Times New Roman"/>
            <w:color w:val="000000"/>
            <w:sz w:val="24"/>
            <w:szCs w:val="24"/>
            <w:rPrChange w:id="1725" w:author="ahmad sahrul" w:date="2026-04-27T19:44:00Z">
              <w:rPr/>
            </w:rPrChange>
          </w:rPr>
          <w:delText xml:space="preserve">arsitektur microservice ringan </w:delText>
        </w:r>
      </w:del>
      <w:r w:rsidRPr="3E2D1008">
        <w:rPr>
          <w:rFonts w:ascii="Times New Roman" w:cs="Times New Roman"/>
          <w:color w:val="000000"/>
          <w:sz w:val="24"/>
          <w:szCs w:val="24"/>
          <w:rPrChange w:id="1726" w:author="ahmad sahrul" w:date="2026-04-27T19:44:00Z">
            <w:rPr/>
          </w:rPrChange>
        </w:rPr>
        <w:t xml:space="preserve">yang </w:t>
      </w:r>
      <w:r w:rsidRPr="FE7145BD">
        <w:rPr>
          <w:rFonts w:ascii="Times New Roman" w:cs="Times New Roman"/>
          <w:color w:val="000000"/>
          <w:sz w:val="24"/>
          <w:szCs w:val="24"/>
          <w:rPrChange w:id="1727" w:author="ahmad sahrul" w:date="2026-04-27T19:44:00Z">
            <w:rPr/>
          </w:rPrChange>
        </w:rPr>
        <w:t>terdiri</w:t>
      </w:r>
      <w:r w:rsidRPr="688FE818">
        <w:rPr>
          <w:rFonts w:ascii="Times New Roman" w:cs="Times New Roman"/>
          <w:color w:val="000000"/>
          <w:sz w:val="24"/>
          <w:szCs w:val="24"/>
          <w:rPrChange w:id="1728" w:author="ahmad sahrul" w:date="2026-04-27T19:44:00Z">
            <w:rPr/>
          </w:rPrChange>
        </w:rPr>
        <w:t xml:space="preserve"> </w:t>
      </w:r>
      <w:r w:rsidRPr="C5A44A18">
        <w:rPr>
          <w:rFonts w:ascii="Times New Roman" w:cs="Times New Roman"/>
          <w:color w:val="000000"/>
          <w:sz w:val="24"/>
          <w:szCs w:val="24"/>
          <w:rPrChange w:id="1729" w:author="ahmad sahrul" w:date="2026-04-27T19:44:00Z">
            <w:rPr/>
          </w:rPrChange>
        </w:rPr>
        <w:t>dari</w:t>
      </w:r>
      <w:r w:rsidRPr="5B4B4EA0">
        <w:rPr>
          <w:rFonts w:ascii="Times New Roman" w:cs="Times New Roman"/>
          <w:color w:val="000000"/>
          <w:sz w:val="24"/>
          <w:szCs w:val="24"/>
          <w:rPrChange w:id="1730" w:author="ahmad sahrul" w:date="2026-04-27T19:44:00Z">
            <w:rPr/>
          </w:rPrChange>
        </w:rPr>
        <w:t xml:space="preserve"> </w:t>
      </w:r>
      <w:r w:rsidRPr="7CDDC65E">
        <w:rPr>
          <w:rFonts w:ascii="Times New Roman" w:cs="Times New Roman"/>
          <w:color w:val="000000"/>
          <w:sz w:val="24"/>
          <w:szCs w:val="24"/>
          <w:rPrChange w:id="1731" w:author="ahmad sahrul" w:date="2026-04-27T19:44:00Z">
            <w:rPr/>
          </w:rPrChange>
        </w:rPr>
        <w:t>tiga</w:t>
      </w:r>
      <w:r w:rsidRPr="DFB120E3">
        <w:rPr>
          <w:rFonts w:ascii="Times New Roman" w:cs="Times New Roman"/>
          <w:color w:val="000000"/>
          <w:sz w:val="24"/>
          <w:szCs w:val="24"/>
          <w:rPrChange w:id="1732" w:author="ahmad sahrul" w:date="2026-04-27T19:44:00Z">
            <w:rPr/>
          </w:rPrChange>
        </w:rPr>
        <w:t xml:space="preserve"> </w:t>
      </w:r>
      <w:r w:rsidRPr="902A691A">
        <w:rPr>
          <w:rFonts w:ascii="Times New Roman" w:cs="Times New Roman"/>
          <w:color w:val="000000"/>
          <w:sz w:val="24"/>
          <w:szCs w:val="24"/>
          <w:rPrChange w:id="1733" w:author="ahmad sahrul" w:date="2026-04-27T19:44:00Z">
            <w:rPr/>
          </w:rPrChange>
        </w:rPr>
        <w:t>lapisan</w:t>
      </w:r>
      <w:r w:rsidRPr="2CAA1F4E">
        <w:rPr>
          <w:rFonts w:ascii="Times New Roman" w:cs="Times New Roman"/>
          <w:color w:val="000000"/>
          <w:sz w:val="24"/>
          <w:szCs w:val="24"/>
          <w:rPrChange w:id="1734" w:author="ahmad sahrul" w:date="2026-04-27T19:44:00Z">
            <w:rPr/>
          </w:rPrChange>
        </w:rPr>
        <w:t xml:space="preserve"> </w:t>
      </w:r>
      <w:r w:rsidRPr="FC4EE62F">
        <w:rPr>
          <w:rFonts w:ascii="Times New Roman" w:cs="Times New Roman"/>
          <w:color w:val="000000"/>
          <w:sz w:val="24"/>
          <w:szCs w:val="24"/>
          <w:rPrChange w:id="1735" w:author="ahmad sahrul" w:date="2026-04-27T19:44:00Z">
            <w:rPr/>
          </w:rPrChange>
        </w:rPr>
        <w:t>utama</w:t>
      </w:r>
      <w:r w:rsidRPr="64EF7607">
        <w:rPr>
          <w:rFonts w:ascii="Times New Roman" w:cs="Times New Roman"/>
          <w:color w:val="000000"/>
          <w:sz w:val="24"/>
          <w:szCs w:val="24"/>
          <w:rPrChange w:id="1736" w:author="ahmad sahrul" w:date="2026-04-27T19:44:00Z">
            <w:rPr/>
          </w:rPrChange>
        </w:rPr>
        <w:t>:</w:t>
      </w:r>
    </w:p>
    <w:p w14:paraId="66FBBB91" w14:textId="176C5073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737" w:author="ahmad sahrul" w:date="2026-04-27T19:44:00Z">
            <w:rPr/>
          </w:rPrChange>
        </w:rPr>
        <w:pPrChange w:id="173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48752807">
        <w:rPr>
          <w:rFonts w:ascii="Times New Roman" w:cs="Times New Roman"/>
          <w:color w:val="000000"/>
          <w:sz w:val="24"/>
          <w:szCs w:val="24"/>
          <w:rPrChange w:id="1739" w:author="ahmad sahrul" w:date="2026-04-27T19:44:00Z">
            <w:rPr/>
          </w:rPrChange>
        </w:rPr>
        <w:t xml:space="preserve">Frontend Mobile (Flutter): </w:t>
      </w:r>
      <w:r w:rsidRPr="DB20301E">
        <w:rPr>
          <w:rFonts w:ascii="Times New Roman" w:cs="Times New Roman"/>
          <w:color w:val="000000"/>
          <w:sz w:val="24"/>
          <w:szCs w:val="24"/>
          <w:rPrChange w:id="1740" w:author="ahmad sahrul" w:date="2026-04-27T19:44:00Z">
            <w:rPr/>
          </w:rPrChange>
        </w:rPr>
        <w:t>Antarmuka</w:t>
      </w:r>
      <w:r w:rsidRPr="B81B11AD">
        <w:rPr>
          <w:rFonts w:ascii="Times New Roman" w:cs="Times New Roman"/>
          <w:color w:val="000000"/>
          <w:sz w:val="24"/>
          <w:szCs w:val="24"/>
          <w:rPrChange w:id="1741" w:author="ahmad sahrul" w:date="2026-04-27T19:44:00Z">
            <w:rPr/>
          </w:rPrChange>
        </w:rPr>
        <w:t xml:space="preserve"> </w:t>
      </w:r>
      <w:r w:rsidRPr="C03B4FF3">
        <w:rPr>
          <w:rFonts w:ascii="Times New Roman" w:cs="Times New Roman"/>
          <w:color w:val="000000"/>
          <w:sz w:val="24"/>
          <w:szCs w:val="24"/>
          <w:rPrChange w:id="1742" w:author="ahmad sahrul" w:date="2026-04-27T19:44:00Z">
            <w:rPr/>
          </w:rPrChange>
        </w:rPr>
        <w:t>pengguna</w:t>
      </w:r>
      <w:r w:rsidRPr="1B9CC5F7">
        <w:rPr>
          <w:rFonts w:ascii="Times New Roman" w:cs="Times New Roman"/>
          <w:color w:val="000000"/>
          <w:sz w:val="24"/>
          <w:szCs w:val="24"/>
          <w:rPrChange w:id="1743" w:author="ahmad sahrul" w:date="2026-04-27T19:44:00Z">
            <w:rPr/>
          </w:rPrChange>
        </w:rPr>
        <w:t xml:space="preserve"> yang </w:t>
      </w:r>
      <w:r w:rsidRPr="D78CEEB4">
        <w:rPr>
          <w:rFonts w:ascii="Times New Roman" w:cs="Times New Roman"/>
          <w:color w:val="000000"/>
          <w:sz w:val="24"/>
          <w:szCs w:val="24"/>
          <w:rPrChange w:id="1744" w:author="ahmad sahrul" w:date="2026-04-27T19:44:00Z">
            <w:rPr/>
          </w:rPrChange>
        </w:rPr>
        <w:t>dikonsumsi</w:t>
      </w:r>
      <w:r w:rsidRPr="383361BD">
        <w:rPr>
          <w:rFonts w:ascii="Times New Roman" w:cs="Times New Roman"/>
          <w:color w:val="000000"/>
          <w:sz w:val="24"/>
          <w:szCs w:val="24"/>
          <w:rPrChange w:id="1745" w:author="ahmad sahrul" w:date="2026-04-27T19:44:00Z">
            <w:rPr/>
          </w:rPrChange>
        </w:rPr>
        <w:t xml:space="preserve"> oleh </w:t>
      </w:r>
      <w:r w:rsidRPr="6BB14AA0">
        <w:rPr>
          <w:rFonts w:ascii="Times New Roman" w:cs="Times New Roman"/>
          <w:color w:val="000000"/>
          <w:sz w:val="24"/>
          <w:szCs w:val="24"/>
          <w:rPrChange w:id="1746" w:author="ahmad sahrul" w:date="2026-04-27T19:44:00Z">
            <w:rPr/>
          </w:rPrChange>
        </w:rPr>
        <w:t>pemilik</w:t>
      </w:r>
      <w:r w:rsidRPr="CB31A2A5">
        <w:rPr>
          <w:rFonts w:ascii="Times New Roman" w:cs="Times New Roman"/>
          <w:color w:val="000000"/>
          <w:sz w:val="24"/>
          <w:szCs w:val="24"/>
          <w:rPrChange w:id="1747" w:author="ahmad sahrul" w:date="2026-04-27T19:44:00Z">
            <w:rPr/>
          </w:rPrChange>
        </w:rPr>
        <w:t xml:space="preserve">, </w:t>
      </w:r>
      <w:r w:rsidRPr="00DD0465">
        <w:rPr>
          <w:rFonts w:ascii="Times New Roman" w:cs="Times New Roman"/>
          <w:color w:val="000000"/>
          <w:sz w:val="24"/>
          <w:szCs w:val="24"/>
          <w:rPrChange w:id="1748" w:author="ahmad sahrul" w:date="2026-04-27T19:44:00Z">
            <w:rPr/>
          </w:rPrChange>
        </w:rPr>
        <w:t>karyawan</w:t>
      </w:r>
      <w:r w:rsidRPr="234AABA5">
        <w:rPr>
          <w:rFonts w:ascii="Times New Roman" w:cs="Times New Roman"/>
          <w:color w:val="000000"/>
          <w:sz w:val="24"/>
          <w:szCs w:val="24"/>
          <w:rPrChange w:id="1749" w:author="ahmad sahrul" w:date="2026-04-27T19:44:00Z">
            <w:rPr/>
          </w:rPrChange>
        </w:rPr>
        <w:t xml:space="preserve"> </w:t>
      </w:r>
      <w:r w:rsidRPr="F5450D12">
        <w:rPr>
          <w:rFonts w:ascii="Times New Roman" w:cs="Times New Roman"/>
          <w:color w:val="000000"/>
          <w:sz w:val="24"/>
          <w:szCs w:val="24"/>
          <w:rPrChange w:id="1750" w:author="ahmad sahrul" w:date="2026-04-27T19:44:00Z">
            <w:rPr/>
          </w:rPrChange>
        </w:rPr>
        <w:t>kasir</w:t>
      </w:r>
      <w:r w:rsidRPr="8601F754">
        <w:rPr>
          <w:rFonts w:ascii="Times New Roman" w:cs="Times New Roman"/>
          <w:color w:val="000000"/>
          <w:sz w:val="24"/>
          <w:szCs w:val="24"/>
          <w:rPrChange w:id="1751" w:author="ahmad sahrul" w:date="2026-04-27T19:44:00Z">
            <w:rPr/>
          </w:rPrChange>
        </w:rPr>
        <w:t>, dan admin</w:t>
      </w:r>
      <w:del w:id="1752" w:author="pajar280505@gmail.com" w:date="2026-05-16T09:59:00Z">
        <w:r w:rsidRPr="8601F754" w:rsidDel="00E360FD">
          <w:rPr>
            <w:rFonts w:ascii="Times New Roman" w:cs="Times New Roman"/>
            <w:color w:val="000000"/>
            <w:sz w:val="24"/>
            <w:szCs w:val="24"/>
            <w:rPrChange w:id="1753" w:author="ahmad sahrul" w:date="2026-04-27T19:44:00Z">
              <w:rPr/>
            </w:rPrChange>
          </w:rPr>
          <w:delText xml:space="preserve"> online</w:delText>
        </w:r>
      </w:del>
      <w:r w:rsidRPr="8601F754">
        <w:rPr>
          <w:rFonts w:ascii="Times New Roman" w:cs="Times New Roman"/>
          <w:color w:val="000000"/>
          <w:sz w:val="24"/>
          <w:szCs w:val="24"/>
          <w:rPrChange w:id="1754" w:author="ahmad sahrul" w:date="2026-04-27T19:44:00Z">
            <w:rPr/>
          </w:rPrChange>
        </w:rPr>
        <w:t>.</w:t>
      </w:r>
    </w:p>
    <w:p w14:paraId="62578D6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755" w:author="ahmad sahrul" w:date="2026-04-27T19:44:00Z">
            <w:rPr/>
          </w:rPrChange>
        </w:rPr>
        <w:pPrChange w:id="175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CA289859">
        <w:rPr>
          <w:rFonts w:ascii="Times New Roman" w:cs="Times New Roman"/>
          <w:color w:val="000000"/>
          <w:sz w:val="24"/>
          <w:szCs w:val="24"/>
          <w:rPrChange w:id="1757" w:author="ahmad sahrul" w:date="2026-04-27T19:44:00Z">
            <w:rPr/>
          </w:rPrChange>
        </w:rPr>
        <w:t xml:space="preserve">Backend API (Laravel): </w:t>
      </w:r>
      <w:r w:rsidRPr="731D5934">
        <w:rPr>
          <w:rFonts w:ascii="Times New Roman" w:cs="Times New Roman"/>
          <w:color w:val="000000"/>
          <w:sz w:val="24"/>
          <w:szCs w:val="24"/>
          <w:rPrChange w:id="1758" w:author="ahmad sahrul" w:date="2026-04-27T19:44:00Z">
            <w:rPr/>
          </w:rPrChange>
        </w:rPr>
        <w:t>Menyediakan</w:t>
      </w:r>
      <w:r w:rsidRPr="5D3D22AC">
        <w:rPr>
          <w:rFonts w:ascii="Times New Roman" w:cs="Times New Roman"/>
          <w:color w:val="000000"/>
          <w:sz w:val="24"/>
          <w:szCs w:val="24"/>
          <w:rPrChange w:id="1759" w:author="ahmad sahrul" w:date="2026-04-27T19:44:00Z">
            <w:rPr/>
          </w:rPrChange>
        </w:rPr>
        <w:t xml:space="preserve"> </w:t>
      </w:r>
      <w:r w:rsidRPr="7B45754B">
        <w:rPr>
          <w:rFonts w:ascii="Times New Roman" w:cs="Times New Roman"/>
          <w:color w:val="000000"/>
          <w:sz w:val="24"/>
          <w:szCs w:val="24"/>
          <w:rPrChange w:id="1760" w:author="ahmad sahrul" w:date="2026-04-27T19:44:00Z">
            <w:rPr/>
          </w:rPrChange>
        </w:rPr>
        <w:t>seluruh</w:t>
      </w:r>
      <w:r w:rsidRPr="3CBAFC9A">
        <w:rPr>
          <w:rFonts w:ascii="Times New Roman" w:cs="Times New Roman"/>
          <w:color w:val="000000"/>
          <w:sz w:val="24"/>
          <w:szCs w:val="24"/>
          <w:rPrChange w:id="1761" w:author="ahmad sahrul" w:date="2026-04-27T19:44:00Z">
            <w:rPr/>
          </w:rPrChange>
        </w:rPr>
        <w:t xml:space="preserve"> </w:t>
      </w:r>
      <w:r w:rsidRPr="69C61867">
        <w:rPr>
          <w:rFonts w:ascii="Times New Roman" w:cs="Times New Roman"/>
          <w:color w:val="000000"/>
          <w:sz w:val="24"/>
          <w:szCs w:val="24"/>
          <w:rPrChange w:id="1762" w:author="ahmad sahrul" w:date="2026-04-27T19:44:00Z">
            <w:rPr/>
          </w:rPrChange>
        </w:rPr>
        <w:t>layanan</w:t>
      </w:r>
      <w:r w:rsidRPr="50087499">
        <w:rPr>
          <w:rFonts w:ascii="Times New Roman" w:cs="Times New Roman"/>
          <w:color w:val="000000"/>
          <w:sz w:val="24"/>
          <w:szCs w:val="24"/>
          <w:rPrChange w:id="1763" w:author="ahmad sahrul" w:date="2026-04-27T19:44:00Z">
            <w:rPr/>
          </w:rPrChange>
        </w:rPr>
        <w:t xml:space="preserve"> </w:t>
      </w:r>
      <w:r w:rsidRPr="5D361180">
        <w:rPr>
          <w:rFonts w:ascii="Times New Roman" w:cs="Times New Roman"/>
          <w:color w:val="000000"/>
          <w:sz w:val="24"/>
          <w:szCs w:val="24"/>
          <w:rPrChange w:id="1764" w:author="ahmad sahrul" w:date="2026-04-27T19:44:00Z">
            <w:rPr/>
          </w:rPrChange>
        </w:rPr>
        <w:t>bisnis</w:t>
      </w:r>
      <w:r w:rsidRPr="9F946179">
        <w:rPr>
          <w:rFonts w:ascii="Times New Roman" w:cs="Times New Roman"/>
          <w:color w:val="000000"/>
          <w:sz w:val="24"/>
          <w:szCs w:val="24"/>
          <w:rPrChange w:id="1765" w:author="ahmad sahrul" w:date="2026-04-27T19:44:00Z">
            <w:rPr/>
          </w:rPrChange>
        </w:rPr>
        <w:t xml:space="preserve"> </w:t>
      </w:r>
      <w:r w:rsidRPr="336713BA">
        <w:rPr>
          <w:rFonts w:ascii="Times New Roman" w:cs="Times New Roman"/>
          <w:color w:val="000000"/>
          <w:sz w:val="24"/>
          <w:szCs w:val="24"/>
          <w:rPrChange w:id="1766" w:author="ahmad sahrul" w:date="2026-04-27T19:44:00Z">
            <w:rPr/>
          </w:rPrChange>
        </w:rPr>
        <w:t>sebagai</w:t>
      </w:r>
      <w:r w:rsidRPr="4F3A5473">
        <w:rPr>
          <w:rFonts w:ascii="Times New Roman" w:cs="Times New Roman"/>
          <w:color w:val="000000"/>
          <w:sz w:val="24"/>
          <w:szCs w:val="24"/>
          <w:rPrChange w:id="1767" w:author="ahmad sahrul" w:date="2026-04-27T19:44:00Z">
            <w:rPr/>
          </w:rPrChange>
        </w:rPr>
        <w:t xml:space="preserve"> RESTful API, </w:t>
      </w:r>
      <w:r w:rsidRPr="F597C43A">
        <w:rPr>
          <w:rFonts w:ascii="Times New Roman" w:cs="Times New Roman"/>
          <w:color w:val="000000"/>
          <w:sz w:val="24"/>
          <w:szCs w:val="24"/>
          <w:rPrChange w:id="1768" w:author="ahmad sahrul" w:date="2026-04-27T19:44:00Z">
            <w:rPr/>
          </w:rPrChange>
        </w:rPr>
        <w:t>tidak</w:t>
      </w:r>
      <w:r w:rsidRPr="A0AC111E">
        <w:rPr>
          <w:rFonts w:ascii="Times New Roman" w:cs="Times New Roman"/>
          <w:color w:val="000000"/>
          <w:sz w:val="24"/>
          <w:szCs w:val="24"/>
          <w:rPrChange w:id="1769" w:author="ahmad sahrul" w:date="2026-04-27T19:44:00Z">
            <w:rPr/>
          </w:rPrChange>
        </w:rPr>
        <w:t xml:space="preserve"> me-render </w:t>
      </w:r>
      <w:r w:rsidRPr="FDB17B58">
        <w:rPr>
          <w:rFonts w:ascii="Times New Roman" w:cs="Times New Roman"/>
          <w:color w:val="000000"/>
          <w:sz w:val="24"/>
          <w:szCs w:val="24"/>
          <w:rPrChange w:id="1770" w:author="ahmad sahrul" w:date="2026-04-27T19:44:00Z">
            <w:rPr/>
          </w:rPrChange>
        </w:rPr>
        <w:t>halaman</w:t>
      </w:r>
      <w:r w:rsidRPr="3A1F255F">
        <w:rPr>
          <w:rFonts w:ascii="Times New Roman" w:cs="Times New Roman"/>
          <w:color w:val="000000"/>
          <w:sz w:val="24"/>
          <w:szCs w:val="24"/>
          <w:rPrChange w:id="1771" w:author="ahmad sahrul" w:date="2026-04-27T19:44:00Z">
            <w:rPr/>
          </w:rPrChange>
        </w:rPr>
        <w:t xml:space="preserve"> HTML.</w:t>
      </w:r>
    </w:p>
    <w:p w14:paraId="53D89F8E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772" w:author="ahmad sahrul" w:date="2026-04-27T19:44:00Z">
            <w:rPr/>
          </w:rPrChange>
        </w:rPr>
        <w:pPrChange w:id="177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CA8BABC5">
        <w:rPr>
          <w:rFonts w:ascii="Times New Roman" w:cs="Times New Roman"/>
          <w:color w:val="000000"/>
          <w:sz w:val="24"/>
          <w:szCs w:val="24"/>
          <w:rPrChange w:id="1774" w:author="ahmad sahrul" w:date="2026-04-27T19:44:00Z">
            <w:rPr/>
          </w:rPrChange>
        </w:rPr>
        <w:t xml:space="preserve">Infrastructure (Docker): </w:t>
      </w:r>
      <w:r w:rsidRPr="FFD9F141">
        <w:rPr>
          <w:rFonts w:ascii="Times New Roman" w:cs="Times New Roman"/>
          <w:color w:val="000000"/>
          <w:sz w:val="24"/>
          <w:szCs w:val="24"/>
          <w:rPrChange w:id="1775" w:author="ahmad sahrul" w:date="2026-04-27T19:44:00Z">
            <w:rPr/>
          </w:rPrChange>
        </w:rPr>
        <w:t>Seluruh</w:t>
      </w:r>
      <w:r w:rsidRPr="757D8CF4">
        <w:rPr>
          <w:rFonts w:ascii="Times New Roman" w:cs="Times New Roman"/>
          <w:color w:val="000000"/>
          <w:sz w:val="24"/>
          <w:szCs w:val="24"/>
          <w:rPrChange w:id="1776" w:author="ahmad sahrul" w:date="2026-04-27T19:44:00Z">
            <w:rPr/>
          </w:rPrChange>
        </w:rPr>
        <w:t xml:space="preserve"> </w:t>
      </w:r>
      <w:r w:rsidRPr="7A6A5874">
        <w:rPr>
          <w:rFonts w:ascii="Times New Roman" w:cs="Times New Roman"/>
          <w:color w:val="000000"/>
          <w:sz w:val="24"/>
          <w:szCs w:val="24"/>
          <w:rPrChange w:id="1777" w:author="ahmad sahrul" w:date="2026-04-27T19:44:00Z">
            <w:rPr/>
          </w:rPrChange>
        </w:rPr>
        <w:t>komponen</w:t>
      </w:r>
      <w:r w:rsidRPr="6D528909">
        <w:rPr>
          <w:rFonts w:ascii="Times New Roman" w:cs="Times New Roman"/>
          <w:color w:val="000000"/>
          <w:sz w:val="24"/>
          <w:szCs w:val="24"/>
          <w:rPrChange w:id="1778" w:author="ahmad sahrul" w:date="2026-04-27T19:44:00Z">
            <w:rPr/>
          </w:rPrChange>
        </w:rPr>
        <w:t xml:space="preserve"> backend (Laravel, Nginx/Apache, MySQL) </w:t>
      </w:r>
      <w:r w:rsidRPr="5D1C0B3C">
        <w:rPr>
          <w:rFonts w:ascii="Times New Roman" w:cs="Times New Roman"/>
          <w:color w:val="000000"/>
          <w:sz w:val="24"/>
          <w:szCs w:val="24"/>
          <w:rPrChange w:id="1779" w:author="ahmad sahrul" w:date="2026-04-27T19:44:00Z">
            <w:rPr/>
          </w:rPrChange>
        </w:rPr>
        <w:t>dibungkus</w:t>
      </w:r>
      <w:r w:rsidRPr="E9460021">
        <w:rPr>
          <w:rFonts w:ascii="Times New Roman" w:cs="Times New Roman"/>
          <w:color w:val="000000"/>
          <w:sz w:val="24"/>
          <w:szCs w:val="24"/>
          <w:rPrChange w:id="1780" w:author="ahmad sahrul" w:date="2026-04-27T19:44:00Z">
            <w:rPr/>
          </w:rPrChange>
        </w:rPr>
        <w:t xml:space="preserve"> </w:t>
      </w:r>
      <w:r w:rsidRPr="79AEDCFD">
        <w:rPr>
          <w:rFonts w:ascii="Times New Roman" w:cs="Times New Roman"/>
          <w:color w:val="000000"/>
          <w:sz w:val="24"/>
          <w:szCs w:val="24"/>
          <w:rPrChange w:id="1781" w:author="ahmad sahrul" w:date="2026-04-27T19:44:00Z">
            <w:rPr/>
          </w:rPrChange>
        </w:rPr>
        <w:t>dalam</w:t>
      </w:r>
      <w:r w:rsidRPr="ACB76965">
        <w:rPr>
          <w:rFonts w:ascii="Times New Roman" w:cs="Times New Roman"/>
          <w:color w:val="000000"/>
          <w:sz w:val="24"/>
          <w:szCs w:val="24"/>
          <w:rPrChange w:id="1782" w:author="ahmad sahrul" w:date="2026-04-27T19:44:00Z">
            <w:rPr/>
          </w:rPrChange>
        </w:rPr>
        <w:t xml:space="preserve"> container Docker </w:t>
      </w:r>
      <w:r w:rsidRPr="BE9F800C">
        <w:rPr>
          <w:rFonts w:ascii="Times New Roman" w:cs="Times New Roman"/>
          <w:color w:val="000000"/>
          <w:sz w:val="24"/>
          <w:szCs w:val="24"/>
          <w:rPrChange w:id="1783" w:author="ahmad sahrul" w:date="2026-04-27T19:44:00Z">
            <w:rPr/>
          </w:rPrChange>
        </w:rPr>
        <w:t>untuk</w:t>
      </w:r>
      <w:r w:rsidRPr="31B3BA4D">
        <w:rPr>
          <w:rFonts w:ascii="Times New Roman" w:cs="Times New Roman"/>
          <w:color w:val="000000"/>
          <w:sz w:val="24"/>
          <w:szCs w:val="24"/>
          <w:rPrChange w:id="1784" w:author="ahmad sahrul" w:date="2026-04-27T19:44:00Z">
            <w:rPr/>
          </w:rPrChange>
        </w:rPr>
        <w:t xml:space="preserve"> </w:t>
      </w:r>
      <w:r w:rsidRPr="41D3258A">
        <w:rPr>
          <w:rFonts w:ascii="Times New Roman" w:cs="Times New Roman"/>
          <w:color w:val="000000"/>
          <w:sz w:val="24"/>
          <w:szCs w:val="24"/>
          <w:rPrChange w:id="1785" w:author="ahmad sahrul" w:date="2026-04-27T19:44:00Z">
            <w:rPr/>
          </w:rPrChange>
        </w:rPr>
        <w:t>kemudahan</w:t>
      </w:r>
      <w:r w:rsidRPr="EDB53BF6">
        <w:rPr>
          <w:rFonts w:ascii="Times New Roman" w:cs="Times New Roman"/>
          <w:color w:val="000000"/>
          <w:sz w:val="24"/>
          <w:szCs w:val="24"/>
          <w:rPrChange w:id="1786" w:author="ahmad sahrul" w:date="2026-04-27T19:44:00Z">
            <w:rPr/>
          </w:rPrChange>
        </w:rPr>
        <w:t xml:space="preserve"> deployment.</w:t>
      </w:r>
    </w:p>
    <w:p w14:paraId="386DDD15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color w:val="000000"/>
          <w:sz w:val="24"/>
          <w:szCs w:val="24"/>
          <w:rPrChange w:id="1787" w:author="ahmad sahrul" w:date="2026-04-27T19:44:00Z">
            <w:rPr/>
          </w:rPrChange>
        </w:rPr>
        <w:pPrChange w:id="1788" w:author="6781" w:date="2026-04-27T23:07:00Z">
          <w:pPr>
            <w:spacing w:before="60" w:after="60"/>
            <w:jc w:val="left"/>
          </w:pPr>
        </w:pPrChange>
      </w:pPr>
    </w:p>
    <w:p w14:paraId="69C747F1" w14:textId="50860B30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789" w:author="ahmad sahrul" w:date="2026-04-27T19:44:00Z">
            <w:rPr/>
          </w:rPrChange>
        </w:rPr>
        <w:pPrChange w:id="1790" w:author="6781" w:date="2026-04-27T23:07:00Z">
          <w:pPr>
            <w:spacing w:before="80"/>
            <w:jc w:val="left"/>
          </w:pPr>
        </w:pPrChange>
      </w:pPr>
      <w:r w:rsidRPr="C53D78EB">
        <w:rPr>
          <w:rFonts w:ascii="Times New Roman" w:cs="Times New Roman"/>
          <w:color w:val="000000"/>
          <w:sz w:val="24"/>
          <w:szCs w:val="24"/>
          <w:rPrChange w:id="1791" w:author="ahmad sahrul" w:date="2026-04-27T19:44:00Z">
            <w:rPr/>
          </w:rPrChange>
        </w:rPr>
        <w:t>Sistem</w:t>
      </w:r>
      <w:r w:rsidRPr="5617FC85">
        <w:rPr>
          <w:rFonts w:ascii="Times New Roman" w:cs="Times New Roman"/>
          <w:color w:val="000000"/>
          <w:sz w:val="24"/>
          <w:szCs w:val="24"/>
          <w:rPrChange w:id="1792" w:author="ahmad sahrul" w:date="2026-04-27T19:44:00Z">
            <w:rPr/>
          </w:rPrChange>
        </w:rPr>
        <w:t xml:space="preserve"> </w:t>
      </w:r>
      <w:r w:rsidRPr="DB6F9811">
        <w:rPr>
          <w:rFonts w:ascii="Times New Roman" w:cs="Times New Roman"/>
          <w:color w:val="000000"/>
          <w:sz w:val="24"/>
          <w:szCs w:val="24"/>
          <w:rPrChange w:id="1793" w:author="ahmad sahrul" w:date="2026-04-27T19:44:00Z">
            <w:rPr/>
          </w:rPrChange>
        </w:rPr>
        <w:t>tidak</w:t>
      </w:r>
      <w:r w:rsidRPr="A346E43F">
        <w:rPr>
          <w:rFonts w:ascii="Times New Roman" w:cs="Times New Roman"/>
          <w:color w:val="000000"/>
          <w:sz w:val="24"/>
          <w:szCs w:val="24"/>
          <w:rPrChange w:id="1794" w:author="ahmad sahrul" w:date="2026-04-27T19:44:00Z">
            <w:rPr/>
          </w:rPrChange>
        </w:rPr>
        <w:t xml:space="preserve"> </w:t>
      </w:r>
      <w:r w:rsidRPr="0DA561E6">
        <w:rPr>
          <w:rFonts w:ascii="Times New Roman" w:cs="Times New Roman"/>
          <w:color w:val="000000"/>
          <w:sz w:val="24"/>
          <w:szCs w:val="24"/>
          <w:rPrChange w:id="1795" w:author="ahmad sahrul" w:date="2026-04-27T19:44:00Z">
            <w:rPr/>
          </w:rPrChange>
        </w:rPr>
        <w:t>terintegrasi</w:t>
      </w:r>
      <w:r w:rsidRPr="8FEAEDC5">
        <w:rPr>
          <w:rFonts w:ascii="Times New Roman" w:cs="Times New Roman"/>
          <w:color w:val="000000"/>
          <w:sz w:val="24"/>
          <w:szCs w:val="24"/>
          <w:rPrChange w:id="1796" w:author="ahmad sahrul" w:date="2026-04-27T19:44:00Z">
            <w:rPr/>
          </w:rPrChange>
        </w:rPr>
        <w:t xml:space="preserve"> </w:t>
      </w:r>
      <w:r w:rsidRPr="82AE1207">
        <w:rPr>
          <w:rFonts w:ascii="Times New Roman" w:cs="Times New Roman"/>
          <w:color w:val="000000"/>
          <w:sz w:val="24"/>
          <w:szCs w:val="24"/>
          <w:rPrChange w:id="1797" w:author="ahmad sahrul" w:date="2026-04-27T19:44:00Z">
            <w:rPr/>
          </w:rPrChange>
        </w:rPr>
        <w:t>langsung</w:t>
      </w:r>
      <w:r w:rsidRPr="DCA0BAFD">
        <w:rPr>
          <w:rFonts w:ascii="Times New Roman" w:cs="Times New Roman"/>
          <w:color w:val="000000"/>
          <w:sz w:val="24"/>
          <w:szCs w:val="24"/>
          <w:rPrChange w:id="1798" w:author="ahmad sahrul" w:date="2026-04-27T19:44:00Z">
            <w:rPr/>
          </w:rPrChange>
        </w:rPr>
        <w:t xml:space="preserve"> </w:t>
      </w:r>
      <w:r w:rsidRPr="4846F14A">
        <w:rPr>
          <w:rFonts w:ascii="Times New Roman" w:cs="Times New Roman"/>
          <w:color w:val="000000"/>
          <w:sz w:val="24"/>
          <w:szCs w:val="24"/>
          <w:rPrChange w:id="1799" w:author="ahmad sahrul" w:date="2026-04-27T19:44:00Z">
            <w:rPr/>
          </w:rPrChange>
        </w:rPr>
        <w:t>dengan</w:t>
      </w:r>
      <w:r w:rsidRPr="4B19B3D8">
        <w:rPr>
          <w:rFonts w:ascii="Times New Roman" w:cs="Times New Roman"/>
          <w:color w:val="000000"/>
          <w:sz w:val="24"/>
          <w:szCs w:val="24"/>
          <w:rPrChange w:id="1800" w:author="ahmad sahrul" w:date="2026-04-27T19:44:00Z">
            <w:rPr/>
          </w:rPrChange>
        </w:rPr>
        <w:t xml:space="preserve"> marketplace Shopee </w:t>
      </w:r>
      <w:r w:rsidRPr="CC245D7B">
        <w:rPr>
          <w:rFonts w:ascii="Times New Roman" w:cs="Times New Roman"/>
          <w:color w:val="000000"/>
          <w:sz w:val="24"/>
          <w:szCs w:val="24"/>
          <w:rPrChange w:id="1801" w:author="ahmad sahrul" w:date="2026-04-27T19:44:00Z">
            <w:rPr/>
          </w:rPrChange>
        </w:rPr>
        <w:t>atau</w:t>
      </w:r>
      <w:r w:rsidRPr="62A23CB2">
        <w:rPr>
          <w:rFonts w:ascii="Times New Roman" w:cs="Times New Roman"/>
          <w:color w:val="000000"/>
          <w:sz w:val="24"/>
          <w:szCs w:val="24"/>
          <w:rPrChange w:id="1802" w:author="ahmad sahrul" w:date="2026-04-27T19:44:00Z">
            <w:rPr/>
          </w:rPrChange>
        </w:rPr>
        <w:t xml:space="preserve"> TikTok Shop pada </w:t>
      </w:r>
      <w:r w:rsidRPr="423F8D42">
        <w:rPr>
          <w:rFonts w:ascii="Times New Roman" w:cs="Times New Roman"/>
          <w:color w:val="000000"/>
          <w:sz w:val="24"/>
          <w:szCs w:val="24"/>
          <w:rPrChange w:id="1803" w:author="ahmad sahrul" w:date="2026-04-27T19:44:00Z">
            <w:rPr/>
          </w:rPrChange>
        </w:rPr>
        <w:t>fase</w:t>
      </w:r>
      <w:r w:rsidRPr="8CAA1317">
        <w:rPr>
          <w:rFonts w:ascii="Times New Roman" w:cs="Times New Roman"/>
          <w:color w:val="000000"/>
          <w:sz w:val="24"/>
          <w:szCs w:val="24"/>
          <w:rPrChange w:id="1804" w:author="ahmad sahrul" w:date="2026-04-27T19:44:00Z">
            <w:rPr/>
          </w:rPrChange>
        </w:rPr>
        <w:t xml:space="preserve"> </w:t>
      </w:r>
      <w:r w:rsidRPr="FA8E9DE3">
        <w:rPr>
          <w:rFonts w:ascii="Times New Roman" w:cs="Times New Roman"/>
          <w:color w:val="000000"/>
          <w:sz w:val="24"/>
          <w:szCs w:val="24"/>
          <w:rPrChange w:id="1805" w:author="ahmad sahrul" w:date="2026-04-27T19:44:00Z">
            <w:rPr/>
          </w:rPrChange>
        </w:rPr>
        <w:t>ini</w:t>
      </w:r>
      <w:r w:rsidRPr="550DDF05">
        <w:rPr>
          <w:rFonts w:ascii="Times New Roman" w:cs="Times New Roman"/>
          <w:color w:val="000000"/>
          <w:sz w:val="24"/>
          <w:szCs w:val="24"/>
          <w:rPrChange w:id="1806" w:author="ahmad sahrul" w:date="2026-04-27T19:44:00Z">
            <w:rPr/>
          </w:rPrChange>
        </w:rPr>
        <w:t xml:space="preserve">. </w:t>
      </w:r>
      <w:r w:rsidRPr="CA17E1EE">
        <w:rPr>
          <w:rFonts w:ascii="Times New Roman" w:cs="Times New Roman"/>
          <w:color w:val="000000"/>
          <w:sz w:val="24"/>
          <w:szCs w:val="24"/>
          <w:rPrChange w:id="1807" w:author="ahmad sahrul" w:date="2026-04-27T19:44:00Z">
            <w:rPr/>
          </w:rPrChange>
        </w:rPr>
        <w:t>Rekonsiliasi</w:t>
      </w:r>
      <w:r w:rsidRPr="450C5712">
        <w:rPr>
          <w:rFonts w:ascii="Times New Roman" w:cs="Times New Roman"/>
          <w:color w:val="000000"/>
          <w:sz w:val="24"/>
          <w:szCs w:val="24"/>
          <w:rPrChange w:id="1808" w:author="ahmad sahrul" w:date="2026-04-27T19:44:00Z">
            <w:rPr/>
          </w:rPrChange>
        </w:rPr>
        <w:t xml:space="preserve"> data </w:t>
      </w:r>
      <w:r w:rsidRPr="F1DC1329">
        <w:rPr>
          <w:rFonts w:ascii="Times New Roman" w:cs="Times New Roman"/>
          <w:color w:val="000000"/>
          <w:sz w:val="24"/>
          <w:szCs w:val="24"/>
          <w:rPrChange w:id="1809" w:author="ahmad sahrul" w:date="2026-04-27T19:44:00Z">
            <w:rPr/>
          </w:rPrChange>
        </w:rPr>
        <w:t>penjualan</w:t>
      </w:r>
      <w:r w:rsidRPr="CDB7C02F">
        <w:rPr>
          <w:rFonts w:ascii="Times New Roman" w:cs="Times New Roman"/>
          <w:color w:val="000000"/>
          <w:sz w:val="24"/>
          <w:szCs w:val="24"/>
          <w:rPrChange w:id="1810" w:author="ahmad sahrul" w:date="2026-04-27T19:44:00Z">
            <w:rPr/>
          </w:rPrChange>
        </w:rPr>
        <w:t xml:space="preserve"> online </w:t>
      </w:r>
      <w:r w:rsidRPr="7FA3C72F">
        <w:rPr>
          <w:rFonts w:ascii="Times New Roman" w:cs="Times New Roman"/>
          <w:color w:val="000000"/>
          <w:sz w:val="24"/>
          <w:szCs w:val="24"/>
          <w:rPrChange w:id="1811" w:author="ahmad sahrul" w:date="2026-04-27T19:44:00Z">
            <w:rPr/>
          </w:rPrChange>
        </w:rPr>
        <w:t>dilakukan</w:t>
      </w:r>
      <w:r w:rsidRPr="B25CA5D5">
        <w:rPr>
          <w:rFonts w:ascii="Times New Roman" w:cs="Times New Roman"/>
          <w:color w:val="000000"/>
          <w:sz w:val="24"/>
          <w:szCs w:val="24"/>
          <w:rPrChange w:id="1812" w:author="ahmad sahrul" w:date="2026-04-27T19:44:00Z">
            <w:rPr/>
          </w:rPrChange>
        </w:rPr>
        <w:t xml:space="preserve"> </w:t>
      </w:r>
      <w:r w:rsidRPr="787EA59D">
        <w:rPr>
          <w:rFonts w:ascii="Times New Roman" w:cs="Times New Roman"/>
          <w:color w:val="000000"/>
          <w:sz w:val="24"/>
          <w:szCs w:val="24"/>
          <w:rPrChange w:id="1813" w:author="ahmad sahrul" w:date="2026-04-27T19:44:00Z">
            <w:rPr/>
          </w:rPrChange>
        </w:rPr>
        <w:t>secara</w:t>
      </w:r>
      <w:r w:rsidRPr="C41175E1">
        <w:rPr>
          <w:rFonts w:ascii="Times New Roman" w:cs="Times New Roman"/>
          <w:color w:val="000000"/>
          <w:sz w:val="24"/>
          <w:szCs w:val="24"/>
          <w:rPrChange w:id="1814" w:author="ahmad sahrul" w:date="2026-04-27T19:44:00Z">
            <w:rPr/>
          </w:rPrChange>
        </w:rPr>
        <w:t xml:space="preserve"> manual oleh admin</w:t>
      </w:r>
      <w:del w:id="1815" w:author="pajar280505@gmail.com" w:date="2026-05-16T09:59:00Z">
        <w:r w:rsidRPr="C41175E1" w:rsidDel="00E360FD">
          <w:rPr>
            <w:rFonts w:ascii="Times New Roman" w:cs="Times New Roman"/>
            <w:color w:val="000000"/>
            <w:sz w:val="24"/>
            <w:szCs w:val="24"/>
            <w:rPrChange w:id="1816" w:author="ahmad sahrul" w:date="2026-04-27T19:44:00Z">
              <w:rPr/>
            </w:rPrChange>
          </w:rPr>
          <w:delText xml:space="preserve"> online</w:delText>
        </w:r>
      </w:del>
      <w:r w:rsidRPr="C41175E1">
        <w:rPr>
          <w:rFonts w:ascii="Times New Roman" w:cs="Times New Roman"/>
          <w:color w:val="000000"/>
          <w:sz w:val="24"/>
          <w:szCs w:val="24"/>
          <w:rPrChange w:id="1817" w:author="ahmad sahrul" w:date="2026-04-27T19:44:00Z">
            <w:rPr/>
          </w:rPrChange>
        </w:rPr>
        <w:t>.</w:t>
      </w:r>
    </w:p>
    <w:p w14:paraId="1D1FD62C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rPrChange w:id="1818" w:author="ahmad sahrul" w:date="2026-04-27T19:39:00Z">
            <w:rPr/>
          </w:rPrChange>
        </w:rPr>
        <w:pPrChange w:id="1819" w:author="6781" w:date="2026-04-27T23:07:00Z">
          <w:pPr>
            <w:spacing w:before="80"/>
            <w:jc w:val="left"/>
          </w:pPr>
        </w:pPrChange>
      </w:pPr>
      <w:r w:rsidRPr="104FC36D">
        <w:rPr>
          <w:rFonts w:ascii="Times New Roman" w:cs="Times New Roman"/>
          <w:noProof/>
          <w:color w:val="000000"/>
          <w:rPrChange w:id="1820" w:author="ahmad sahrul" w:date="2026-04-27T19:39:00Z">
            <w:rPr>
              <w:noProof/>
            </w:rPr>
          </w:rPrChange>
        </w:rPr>
        <w:drawing>
          <wp:inline distT="0" distB="0" distL="0" distR="0" wp14:anchorId="22935D72" wp14:editId="0A74B2B6">
            <wp:extent cx="5732780" cy="3935730"/>
            <wp:effectExtent l="0" t="0" r="1270" b="7620"/>
            <wp:docPr id="1026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32780" cy="39357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25DB" w14:textId="77777777" w:rsidR="00BF190D" w:rsidRPr="00BF190D" w:rsidRDefault="00000000">
      <w:pPr>
        <w:spacing w:before="80"/>
        <w:jc w:val="both"/>
        <w:rPr>
          <w:rFonts w:ascii="Times New Roman" w:cs="Times New Roman"/>
          <w:i/>
          <w:iCs/>
          <w:color w:val="000000"/>
          <w:rPrChange w:id="1821" w:author="ahmad sahrul" w:date="2026-04-27T19:39:00Z">
            <w:rPr>
              <w:i/>
              <w:iCs/>
            </w:rPr>
          </w:rPrChange>
        </w:rPr>
        <w:pPrChange w:id="1822" w:author="6781" w:date="2026-04-27T23:07:00Z">
          <w:pPr>
            <w:spacing w:before="80"/>
            <w:jc w:val="left"/>
          </w:pPr>
        </w:pPrChange>
      </w:pPr>
      <w:r w:rsidRPr="96696664">
        <w:rPr>
          <w:rFonts w:ascii="Times New Roman" w:cs="Times New Roman"/>
          <w:i/>
          <w:iCs/>
          <w:color w:val="000000"/>
          <w:rPrChange w:id="1823" w:author="ahmad sahrul" w:date="2026-04-27T19:39:00Z">
            <w:rPr>
              <w:i/>
              <w:iCs/>
            </w:rPr>
          </w:rPrChange>
        </w:rPr>
        <w:t xml:space="preserve">Gambar </w:t>
      </w:r>
      <w:r w:rsidRPr="7BD47590">
        <w:rPr>
          <w:rFonts w:ascii="Times New Roman" w:cs="Times New Roman"/>
          <w:i/>
          <w:iCs/>
          <w:color w:val="000000"/>
          <w:rPrChange w:id="1824" w:author="ahmad sahrul" w:date="2026-04-27T19:39:00Z">
            <w:rPr>
              <w:i/>
              <w:iCs/>
            </w:rPr>
          </w:rPrChange>
        </w:rPr>
        <w:t>Arsitektur</w:t>
      </w:r>
      <w:r w:rsidRPr="1A2A09AA">
        <w:rPr>
          <w:rFonts w:ascii="Times New Roman" w:cs="Times New Roman"/>
          <w:i/>
          <w:iCs/>
          <w:color w:val="000000"/>
          <w:rPrChange w:id="1825" w:author="ahmad sahrul" w:date="2026-04-27T19:39:00Z">
            <w:rPr>
              <w:i/>
              <w:iCs/>
            </w:rPr>
          </w:rPrChange>
        </w:rPr>
        <w:t xml:space="preserve"> Diagram</w:t>
      </w:r>
    </w:p>
    <w:p w14:paraId="5B813486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1826" w:author="ahmad sahrul" w:date="2026-04-27T19:39:00Z">
            <w:rPr/>
          </w:rPrChange>
        </w:rPr>
        <w:pPrChange w:id="1827" w:author="6781" w:date="2026-04-27T23:07:00Z">
          <w:pPr>
            <w:pStyle w:val="Heading2"/>
            <w:jc w:val="left"/>
          </w:pPr>
        </w:pPrChange>
      </w:pPr>
      <w:ins w:id="1828" w:author="ahmad sahrul" w:date="2026-04-27T19:40:00Z">
        <w:r>
          <w:rPr>
            <w:rFonts w:ascii="Times New Roman" w:hAnsi="Times New Roman" w:cs="Times New Roman"/>
            <w:color w:val="000000"/>
          </w:rPr>
          <w:lastRenderedPageBreak/>
          <w:br/>
        </w:r>
      </w:ins>
      <w:bookmarkStart w:id="1829" w:name="_Toc228212128"/>
      <w:r w:rsidRPr="64459743">
        <w:rPr>
          <w:rFonts w:ascii="Times New Roman" w:cs="Times New Roman"/>
          <w:color w:val="000000"/>
          <w:rPrChange w:id="1830" w:author="ahmad sahrul" w:date="2026-04-27T19:39:00Z">
            <w:rPr/>
          </w:rPrChange>
        </w:rPr>
        <w:t>2.2 Product Functions</w:t>
      </w:r>
      <w:bookmarkEnd w:id="1829"/>
    </w:p>
    <w:p w14:paraId="06C8DD16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1831" w:author="ahmad sahrul" w:date="2026-04-27T19:45:00Z">
            <w:rPr/>
          </w:rPrChange>
        </w:rPr>
        <w:pPrChange w:id="1832" w:author="6781" w:date="2026-04-27T23:07:00Z">
          <w:pPr>
            <w:spacing w:before="80"/>
            <w:jc w:val="left"/>
          </w:pPr>
        </w:pPrChange>
      </w:pPr>
      <w:r w:rsidRPr="8A5D934D">
        <w:rPr>
          <w:rFonts w:ascii="Times New Roman" w:cs="Times New Roman"/>
          <w:color w:val="000000"/>
          <w:sz w:val="24"/>
          <w:szCs w:val="24"/>
          <w:rPrChange w:id="1833" w:author="ahmad sahrul" w:date="2026-04-27T19:45:00Z">
            <w:rPr/>
          </w:rPrChange>
        </w:rPr>
        <w:t>Fungsi-fungsi</w:t>
      </w:r>
      <w:r w:rsidRPr="F5B7E2A4">
        <w:rPr>
          <w:rFonts w:ascii="Times New Roman" w:cs="Times New Roman"/>
          <w:color w:val="000000"/>
          <w:sz w:val="24"/>
          <w:szCs w:val="24"/>
          <w:rPrChange w:id="1834" w:author="ahmad sahrul" w:date="2026-04-27T19:45:00Z">
            <w:rPr/>
          </w:rPrChange>
        </w:rPr>
        <w:t xml:space="preserve"> </w:t>
      </w:r>
      <w:r w:rsidRPr="44AF3B1C">
        <w:rPr>
          <w:rFonts w:ascii="Times New Roman" w:cs="Times New Roman"/>
          <w:color w:val="000000"/>
          <w:sz w:val="24"/>
          <w:szCs w:val="24"/>
          <w:rPrChange w:id="1835" w:author="ahmad sahrul" w:date="2026-04-27T19:45:00Z">
            <w:rPr/>
          </w:rPrChange>
        </w:rPr>
        <w:t>utama</w:t>
      </w:r>
      <w:r w:rsidRPr="29A90084">
        <w:rPr>
          <w:rFonts w:ascii="Times New Roman" w:cs="Times New Roman"/>
          <w:color w:val="000000"/>
          <w:sz w:val="24"/>
          <w:szCs w:val="24"/>
          <w:rPrChange w:id="1836" w:author="ahmad sahrul" w:date="2026-04-27T19:45:00Z">
            <w:rPr/>
          </w:rPrChange>
        </w:rPr>
        <w:t xml:space="preserve"> yang </w:t>
      </w:r>
      <w:r w:rsidRPr="02A41E12">
        <w:rPr>
          <w:rFonts w:ascii="Times New Roman" w:cs="Times New Roman"/>
          <w:color w:val="000000"/>
          <w:sz w:val="24"/>
          <w:szCs w:val="24"/>
          <w:rPrChange w:id="1837" w:author="ahmad sahrul" w:date="2026-04-27T19:45:00Z">
            <w:rPr/>
          </w:rPrChange>
        </w:rPr>
        <w:t>harus</w:t>
      </w:r>
      <w:r w:rsidRPr="999A8FBC">
        <w:rPr>
          <w:rFonts w:ascii="Times New Roman" w:cs="Times New Roman"/>
          <w:color w:val="000000"/>
          <w:sz w:val="24"/>
          <w:szCs w:val="24"/>
          <w:rPrChange w:id="1838" w:author="ahmad sahrul" w:date="2026-04-27T19:45:00Z">
            <w:rPr/>
          </w:rPrChange>
        </w:rPr>
        <w:t xml:space="preserve"> </w:t>
      </w:r>
      <w:r w:rsidRPr="07238B03">
        <w:rPr>
          <w:rFonts w:ascii="Times New Roman" w:cs="Times New Roman"/>
          <w:color w:val="000000"/>
          <w:sz w:val="24"/>
          <w:szCs w:val="24"/>
          <w:rPrChange w:id="1839" w:author="ahmad sahrul" w:date="2026-04-27T19:45:00Z">
            <w:rPr/>
          </w:rPrChange>
        </w:rPr>
        <w:t>dimiliki</w:t>
      </w:r>
      <w:r w:rsidRPr="AD67F2FC">
        <w:rPr>
          <w:rFonts w:ascii="Times New Roman" w:cs="Times New Roman"/>
          <w:color w:val="000000"/>
          <w:sz w:val="24"/>
          <w:szCs w:val="24"/>
          <w:rPrChange w:id="1840" w:author="ahmad sahrul" w:date="2026-04-27T19:45:00Z">
            <w:rPr/>
          </w:rPrChange>
        </w:rPr>
        <w:t xml:space="preserve"> </w:t>
      </w:r>
      <w:r w:rsidRPr="36B24384">
        <w:rPr>
          <w:rFonts w:ascii="Times New Roman" w:cs="Times New Roman"/>
          <w:color w:val="000000"/>
          <w:sz w:val="24"/>
          <w:szCs w:val="24"/>
          <w:rPrChange w:id="1841" w:author="ahmad sahrul" w:date="2026-04-27T19:45:00Z">
            <w:rPr/>
          </w:rPrChange>
        </w:rPr>
        <w:t>sistem</w:t>
      </w:r>
      <w:r w:rsidRPr="A0D8F464">
        <w:rPr>
          <w:rFonts w:ascii="Times New Roman" w:cs="Times New Roman"/>
          <w:color w:val="000000"/>
          <w:sz w:val="24"/>
          <w:szCs w:val="24"/>
          <w:rPrChange w:id="1842" w:author="ahmad sahrul" w:date="2026-04-27T19:45:00Z">
            <w:rPr/>
          </w:rPrChange>
        </w:rPr>
        <w:t xml:space="preserve"> </w:t>
      </w:r>
      <w:r w:rsidRPr="DCC03DDF">
        <w:rPr>
          <w:rFonts w:ascii="Times New Roman" w:cs="Times New Roman"/>
          <w:color w:val="000000"/>
          <w:sz w:val="24"/>
          <w:szCs w:val="24"/>
          <w:rPrChange w:id="1843" w:author="ahmad sahrul" w:date="2026-04-27T19:45:00Z">
            <w:rPr/>
          </w:rPrChange>
        </w:rPr>
        <w:t>adalah</w:t>
      </w:r>
      <w:r w:rsidRPr="282BAF17">
        <w:rPr>
          <w:rFonts w:ascii="Times New Roman" w:cs="Times New Roman"/>
          <w:color w:val="000000"/>
          <w:sz w:val="24"/>
          <w:szCs w:val="24"/>
          <w:rPrChange w:id="1844" w:author="ahmad sahrul" w:date="2026-04-27T19:45:00Z">
            <w:rPr/>
          </w:rPrChange>
        </w:rPr>
        <w:t>:</w:t>
      </w:r>
    </w:p>
    <w:p w14:paraId="62D657C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845" w:author="ahmad sahrul" w:date="2026-04-27T19:45:00Z">
            <w:rPr/>
          </w:rPrChange>
        </w:rPr>
        <w:pPrChange w:id="184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968101C7">
        <w:rPr>
          <w:rFonts w:ascii="Times New Roman" w:cs="Times New Roman"/>
          <w:color w:val="000000"/>
          <w:sz w:val="24"/>
          <w:szCs w:val="24"/>
          <w:rPrChange w:id="1847" w:author="ahmad sahrul" w:date="2026-04-27T19:45:00Z">
            <w:rPr/>
          </w:rPrChange>
        </w:rPr>
        <w:t>Autentikasi</w:t>
      </w:r>
      <w:r w:rsidRPr="AC006227">
        <w:rPr>
          <w:rFonts w:ascii="Times New Roman" w:cs="Times New Roman"/>
          <w:color w:val="000000"/>
          <w:sz w:val="24"/>
          <w:szCs w:val="24"/>
          <w:rPrChange w:id="1848" w:author="ahmad sahrul" w:date="2026-04-27T19:45:00Z">
            <w:rPr/>
          </w:rPrChange>
        </w:rPr>
        <w:t xml:space="preserve"> &amp; </w:t>
      </w:r>
      <w:r w:rsidRPr="37ED3CB7">
        <w:rPr>
          <w:rFonts w:ascii="Times New Roman" w:cs="Times New Roman"/>
          <w:color w:val="000000"/>
          <w:sz w:val="24"/>
          <w:szCs w:val="24"/>
          <w:rPrChange w:id="1849" w:author="ahmad sahrul" w:date="2026-04-27T19:45:00Z">
            <w:rPr/>
          </w:rPrChange>
        </w:rPr>
        <w:t>Otorisasi</w:t>
      </w:r>
      <w:r w:rsidRPr="31640482">
        <w:rPr>
          <w:rFonts w:ascii="Times New Roman" w:cs="Times New Roman"/>
          <w:color w:val="000000"/>
          <w:sz w:val="24"/>
          <w:szCs w:val="24"/>
          <w:rPrChange w:id="1850" w:author="ahmad sahrul" w:date="2026-04-27T19:45:00Z">
            <w:rPr/>
          </w:rPrChange>
        </w:rPr>
        <w:t xml:space="preserve">: Login, logout, </w:t>
      </w:r>
      <w:r w:rsidRPr="5F9747C0">
        <w:rPr>
          <w:rFonts w:ascii="Times New Roman" w:cs="Times New Roman"/>
          <w:color w:val="000000"/>
          <w:sz w:val="24"/>
          <w:szCs w:val="24"/>
          <w:rPrChange w:id="1851" w:author="ahmad sahrul" w:date="2026-04-27T19:45:00Z">
            <w:rPr/>
          </w:rPrChange>
        </w:rPr>
        <w:t>manajemen</w:t>
      </w:r>
      <w:r w:rsidRPr="5BC7BDB9">
        <w:rPr>
          <w:rFonts w:ascii="Times New Roman" w:cs="Times New Roman"/>
          <w:color w:val="000000"/>
          <w:sz w:val="24"/>
          <w:szCs w:val="24"/>
          <w:rPrChange w:id="1852" w:author="ahmad sahrul" w:date="2026-04-27T19:45:00Z">
            <w:rPr/>
          </w:rPrChange>
        </w:rPr>
        <w:t xml:space="preserve"> </w:t>
      </w:r>
      <w:r w:rsidRPr="DAD7B15A">
        <w:rPr>
          <w:rFonts w:ascii="Times New Roman" w:cs="Times New Roman"/>
          <w:color w:val="000000"/>
          <w:sz w:val="24"/>
          <w:szCs w:val="24"/>
          <w:rPrChange w:id="1853" w:author="ahmad sahrul" w:date="2026-04-27T19:45:00Z">
            <w:rPr/>
          </w:rPrChange>
        </w:rPr>
        <w:t>sesi</w:t>
      </w:r>
      <w:r w:rsidRPr="E0FF02BC">
        <w:rPr>
          <w:rFonts w:ascii="Times New Roman" w:cs="Times New Roman"/>
          <w:color w:val="000000"/>
          <w:sz w:val="24"/>
          <w:szCs w:val="24"/>
          <w:rPrChange w:id="1854" w:author="ahmad sahrul" w:date="2026-04-27T19:45:00Z">
            <w:rPr/>
          </w:rPrChange>
        </w:rPr>
        <w:t xml:space="preserve"> </w:t>
      </w:r>
      <w:r w:rsidRPr="41C805C0">
        <w:rPr>
          <w:rFonts w:ascii="Times New Roman" w:cs="Times New Roman"/>
          <w:color w:val="000000"/>
          <w:sz w:val="24"/>
          <w:szCs w:val="24"/>
          <w:rPrChange w:id="1855" w:author="ahmad sahrul" w:date="2026-04-27T19:45:00Z">
            <w:rPr/>
          </w:rPrChange>
        </w:rPr>
        <w:t>berbasis</w:t>
      </w:r>
      <w:r w:rsidRPr="0C23D6EA">
        <w:rPr>
          <w:rFonts w:ascii="Times New Roman" w:cs="Times New Roman"/>
          <w:color w:val="000000"/>
          <w:sz w:val="24"/>
          <w:szCs w:val="24"/>
          <w:rPrChange w:id="1856" w:author="ahmad sahrul" w:date="2026-04-27T19:45:00Z">
            <w:rPr/>
          </w:rPrChange>
        </w:rPr>
        <w:t xml:space="preserve"> JWT, dan </w:t>
      </w:r>
      <w:r w:rsidRPr="BE11059E">
        <w:rPr>
          <w:rFonts w:ascii="Times New Roman" w:cs="Times New Roman"/>
          <w:color w:val="000000"/>
          <w:sz w:val="24"/>
          <w:szCs w:val="24"/>
          <w:rPrChange w:id="1857" w:author="ahmad sahrul" w:date="2026-04-27T19:45:00Z">
            <w:rPr/>
          </w:rPrChange>
        </w:rPr>
        <w:t>kontrol</w:t>
      </w:r>
      <w:r w:rsidRPr="A0407828">
        <w:rPr>
          <w:rFonts w:ascii="Times New Roman" w:cs="Times New Roman"/>
          <w:color w:val="000000"/>
          <w:sz w:val="24"/>
          <w:szCs w:val="24"/>
          <w:rPrChange w:id="1858" w:author="ahmad sahrul" w:date="2026-04-27T19:45:00Z">
            <w:rPr/>
          </w:rPrChange>
        </w:rPr>
        <w:t xml:space="preserve"> </w:t>
      </w:r>
      <w:r w:rsidRPr="ED9DE5F3">
        <w:rPr>
          <w:rFonts w:ascii="Times New Roman" w:cs="Times New Roman"/>
          <w:color w:val="000000"/>
          <w:sz w:val="24"/>
          <w:szCs w:val="24"/>
          <w:rPrChange w:id="1859" w:author="ahmad sahrul" w:date="2026-04-27T19:45:00Z">
            <w:rPr/>
          </w:rPrChange>
        </w:rPr>
        <w:t>akses</w:t>
      </w:r>
      <w:r w:rsidRPr="58EBFADD">
        <w:rPr>
          <w:rFonts w:ascii="Times New Roman" w:cs="Times New Roman"/>
          <w:color w:val="000000"/>
          <w:sz w:val="24"/>
          <w:szCs w:val="24"/>
          <w:rPrChange w:id="1860" w:author="ahmad sahrul" w:date="2026-04-27T19:45:00Z">
            <w:rPr/>
          </w:rPrChange>
        </w:rPr>
        <w:t xml:space="preserve"> </w:t>
      </w:r>
      <w:r w:rsidRPr="0EFC3F07">
        <w:rPr>
          <w:rFonts w:ascii="Times New Roman" w:cs="Times New Roman"/>
          <w:color w:val="000000"/>
          <w:sz w:val="24"/>
          <w:szCs w:val="24"/>
          <w:rPrChange w:id="1861" w:author="ahmad sahrul" w:date="2026-04-27T19:45:00Z">
            <w:rPr/>
          </w:rPrChange>
        </w:rPr>
        <w:t>berdasarkan</w:t>
      </w:r>
      <w:r w:rsidRPr="07C9E98B">
        <w:rPr>
          <w:rFonts w:ascii="Times New Roman" w:cs="Times New Roman"/>
          <w:color w:val="000000"/>
          <w:sz w:val="24"/>
          <w:szCs w:val="24"/>
          <w:rPrChange w:id="1862" w:author="ahmad sahrul" w:date="2026-04-27T19:45:00Z">
            <w:rPr/>
          </w:rPrChange>
        </w:rPr>
        <w:t xml:space="preserve"> </w:t>
      </w:r>
      <w:r w:rsidRPr="61C6C6A5">
        <w:rPr>
          <w:rFonts w:ascii="Times New Roman" w:cs="Times New Roman"/>
          <w:color w:val="000000"/>
          <w:sz w:val="24"/>
          <w:szCs w:val="24"/>
          <w:rPrChange w:id="1863" w:author="ahmad sahrul" w:date="2026-04-27T19:45:00Z">
            <w:rPr/>
          </w:rPrChange>
        </w:rPr>
        <w:t>peran</w:t>
      </w:r>
      <w:r w:rsidRPr="4B2AD518">
        <w:rPr>
          <w:rFonts w:ascii="Times New Roman" w:cs="Times New Roman"/>
          <w:color w:val="000000"/>
          <w:sz w:val="24"/>
          <w:szCs w:val="24"/>
          <w:rPrChange w:id="1864" w:author="ahmad sahrul" w:date="2026-04-27T19:45:00Z">
            <w:rPr/>
          </w:rPrChange>
        </w:rPr>
        <w:t xml:space="preserve"> (role-based access control).</w:t>
      </w:r>
    </w:p>
    <w:p w14:paraId="53F15AE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865" w:author="ahmad sahrul" w:date="2026-04-27T19:45:00Z">
            <w:rPr/>
          </w:rPrChange>
        </w:rPr>
        <w:pPrChange w:id="186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41765E0E">
        <w:rPr>
          <w:rFonts w:ascii="Times New Roman" w:cs="Times New Roman"/>
          <w:color w:val="000000"/>
          <w:sz w:val="24"/>
          <w:szCs w:val="24"/>
          <w:rPrChange w:id="1867" w:author="ahmad sahrul" w:date="2026-04-27T19:45:00Z">
            <w:rPr/>
          </w:rPrChange>
        </w:rPr>
        <w:t>Manajemen</w:t>
      </w:r>
      <w:r w:rsidRPr="A29135E2">
        <w:rPr>
          <w:rFonts w:ascii="Times New Roman" w:cs="Times New Roman"/>
          <w:color w:val="000000"/>
          <w:sz w:val="24"/>
          <w:szCs w:val="24"/>
          <w:rPrChange w:id="1868" w:author="ahmad sahrul" w:date="2026-04-27T19:45:00Z">
            <w:rPr/>
          </w:rPrChange>
        </w:rPr>
        <w:t xml:space="preserve"> </w:t>
      </w:r>
      <w:r w:rsidRPr="69D16C54">
        <w:rPr>
          <w:rFonts w:ascii="Times New Roman" w:cs="Times New Roman"/>
          <w:color w:val="000000"/>
          <w:sz w:val="24"/>
          <w:szCs w:val="24"/>
          <w:rPrChange w:id="1869" w:author="ahmad sahrul" w:date="2026-04-27T19:45:00Z">
            <w:rPr/>
          </w:rPrChange>
        </w:rPr>
        <w:t>Produk</w:t>
      </w:r>
      <w:r w:rsidRPr="B658601F">
        <w:rPr>
          <w:rFonts w:ascii="Times New Roman" w:cs="Times New Roman"/>
          <w:color w:val="000000"/>
          <w:sz w:val="24"/>
          <w:szCs w:val="24"/>
          <w:rPrChange w:id="1870" w:author="ahmad sahrul" w:date="2026-04-27T19:45:00Z">
            <w:rPr/>
          </w:rPrChange>
        </w:rPr>
        <w:t xml:space="preserve">: CRUD </w:t>
      </w:r>
      <w:r w:rsidRPr="BF245A30">
        <w:rPr>
          <w:rFonts w:ascii="Times New Roman" w:cs="Times New Roman"/>
          <w:color w:val="000000"/>
          <w:sz w:val="24"/>
          <w:szCs w:val="24"/>
          <w:rPrChange w:id="1871" w:author="ahmad sahrul" w:date="2026-04-27T19:45:00Z">
            <w:rPr/>
          </w:rPrChange>
        </w:rPr>
        <w:t>produk</w:t>
      </w:r>
      <w:r w:rsidRPr="F653835D">
        <w:rPr>
          <w:rFonts w:ascii="Times New Roman" w:cs="Times New Roman"/>
          <w:color w:val="000000"/>
          <w:sz w:val="24"/>
          <w:szCs w:val="24"/>
          <w:rPrChange w:id="1872" w:author="ahmad sahrul" w:date="2026-04-27T19:45:00Z">
            <w:rPr/>
          </w:rPrChange>
        </w:rPr>
        <w:t xml:space="preserve"> </w:t>
      </w:r>
      <w:r w:rsidRPr="41DC9894">
        <w:rPr>
          <w:rFonts w:ascii="Times New Roman" w:cs="Times New Roman"/>
          <w:color w:val="000000"/>
          <w:sz w:val="24"/>
          <w:szCs w:val="24"/>
          <w:rPrChange w:id="1873" w:author="ahmad sahrul" w:date="2026-04-27T19:45:00Z">
            <w:rPr/>
          </w:rPrChange>
        </w:rPr>
        <w:t>beserta</w:t>
      </w:r>
      <w:r w:rsidRPr="EE84B6AD">
        <w:rPr>
          <w:rFonts w:ascii="Times New Roman" w:cs="Times New Roman"/>
          <w:color w:val="000000"/>
          <w:sz w:val="24"/>
          <w:szCs w:val="24"/>
          <w:rPrChange w:id="1874" w:author="ahmad sahrul" w:date="2026-04-27T19:45:00Z">
            <w:rPr/>
          </w:rPrChange>
        </w:rPr>
        <w:t xml:space="preserve"> </w:t>
      </w:r>
      <w:r w:rsidRPr="E03015FD">
        <w:rPr>
          <w:rFonts w:ascii="Times New Roman" w:cs="Times New Roman"/>
          <w:color w:val="000000"/>
          <w:sz w:val="24"/>
          <w:szCs w:val="24"/>
          <w:rPrChange w:id="1875" w:author="ahmad sahrul" w:date="2026-04-27T19:45:00Z">
            <w:rPr/>
          </w:rPrChange>
        </w:rPr>
        <w:t>kategori</w:t>
      </w:r>
      <w:r w:rsidRPr="37178C92">
        <w:rPr>
          <w:rFonts w:ascii="Times New Roman" w:cs="Times New Roman"/>
          <w:color w:val="000000"/>
          <w:sz w:val="24"/>
          <w:szCs w:val="24"/>
          <w:rPrChange w:id="1876" w:author="ahmad sahrul" w:date="2026-04-27T19:45:00Z">
            <w:rPr/>
          </w:rPrChange>
        </w:rPr>
        <w:t xml:space="preserve"> (</w:t>
      </w:r>
      <w:r w:rsidRPr="EF134678">
        <w:rPr>
          <w:rFonts w:ascii="Times New Roman" w:cs="Times New Roman"/>
          <w:color w:val="000000"/>
          <w:sz w:val="24"/>
          <w:szCs w:val="24"/>
          <w:rPrChange w:id="1877" w:author="ahmad sahrul" w:date="2026-04-27T19:45:00Z">
            <w:rPr/>
          </w:rPrChange>
        </w:rPr>
        <w:t>berdasarkan</w:t>
      </w:r>
      <w:r w:rsidRPr="3D433164">
        <w:rPr>
          <w:rFonts w:ascii="Times New Roman" w:cs="Times New Roman"/>
          <w:color w:val="000000"/>
          <w:sz w:val="24"/>
          <w:szCs w:val="24"/>
          <w:rPrChange w:id="1878" w:author="ahmad sahrul" w:date="2026-04-27T19:45:00Z">
            <w:rPr/>
          </w:rPrChange>
        </w:rPr>
        <w:t xml:space="preserve"> </w:t>
      </w:r>
      <w:r w:rsidRPr="C59E6280">
        <w:rPr>
          <w:rFonts w:ascii="Times New Roman" w:cs="Times New Roman"/>
          <w:color w:val="000000"/>
          <w:sz w:val="24"/>
          <w:szCs w:val="24"/>
          <w:rPrChange w:id="1879" w:author="ahmad sahrul" w:date="2026-04-27T19:45:00Z">
            <w:rPr/>
          </w:rPrChange>
        </w:rPr>
        <w:t>jenis</w:t>
      </w:r>
      <w:r w:rsidRPr="D1F4A72E">
        <w:rPr>
          <w:rFonts w:ascii="Times New Roman" w:cs="Times New Roman"/>
          <w:color w:val="000000"/>
          <w:sz w:val="24"/>
          <w:szCs w:val="24"/>
          <w:rPrChange w:id="1880" w:author="ahmad sahrul" w:date="2026-04-27T19:45:00Z">
            <w:rPr/>
          </w:rPrChange>
        </w:rPr>
        <w:t xml:space="preserve"> </w:t>
      </w:r>
      <w:r w:rsidRPr="6A151BD2">
        <w:rPr>
          <w:rFonts w:ascii="Times New Roman" w:cs="Times New Roman"/>
          <w:color w:val="000000"/>
          <w:sz w:val="24"/>
          <w:szCs w:val="24"/>
          <w:rPrChange w:id="1881" w:author="ahmad sahrul" w:date="2026-04-27T19:45:00Z">
            <w:rPr/>
          </w:rPrChange>
        </w:rPr>
        <w:t>hewan</w:t>
      </w:r>
      <w:r w:rsidRPr="6D14257A">
        <w:rPr>
          <w:rFonts w:ascii="Times New Roman" w:cs="Times New Roman"/>
          <w:color w:val="000000"/>
          <w:sz w:val="24"/>
          <w:szCs w:val="24"/>
          <w:rPrChange w:id="1882" w:author="ahmad sahrul" w:date="2026-04-27T19:45:00Z">
            <w:rPr/>
          </w:rPrChange>
        </w:rPr>
        <w:t xml:space="preserve">: </w:t>
      </w:r>
      <w:r w:rsidRPr="B00BF275">
        <w:rPr>
          <w:rFonts w:ascii="Times New Roman" w:cs="Times New Roman"/>
          <w:color w:val="000000"/>
          <w:sz w:val="24"/>
          <w:szCs w:val="24"/>
          <w:rPrChange w:id="1883" w:author="ahmad sahrul" w:date="2026-04-27T19:45:00Z">
            <w:rPr/>
          </w:rPrChange>
        </w:rPr>
        <w:t>kucing</w:t>
      </w:r>
      <w:r w:rsidRPr="DF334DAE">
        <w:rPr>
          <w:rFonts w:ascii="Times New Roman" w:cs="Times New Roman"/>
          <w:color w:val="000000"/>
          <w:sz w:val="24"/>
          <w:szCs w:val="24"/>
          <w:rPrChange w:id="1884" w:author="ahmad sahrul" w:date="2026-04-27T19:45:00Z">
            <w:rPr/>
          </w:rPrChange>
        </w:rPr>
        <w:t xml:space="preserve">, </w:t>
      </w:r>
      <w:r w:rsidRPr="3BD65179">
        <w:rPr>
          <w:rFonts w:ascii="Times New Roman" w:cs="Times New Roman"/>
          <w:color w:val="000000"/>
          <w:sz w:val="24"/>
          <w:szCs w:val="24"/>
          <w:rPrChange w:id="1885" w:author="ahmad sahrul" w:date="2026-04-27T19:45:00Z">
            <w:rPr/>
          </w:rPrChange>
        </w:rPr>
        <w:t>anjing</w:t>
      </w:r>
      <w:r w:rsidRPr="0EE838DE">
        <w:rPr>
          <w:rFonts w:ascii="Times New Roman" w:cs="Times New Roman"/>
          <w:color w:val="000000"/>
          <w:sz w:val="24"/>
          <w:szCs w:val="24"/>
          <w:rPrChange w:id="1886" w:author="ahmad sahrul" w:date="2026-04-27T19:45:00Z">
            <w:rPr/>
          </w:rPrChange>
        </w:rPr>
        <w:t xml:space="preserve">, hamster, </w:t>
      </w:r>
      <w:r w:rsidRPr="337BFA42">
        <w:rPr>
          <w:rFonts w:ascii="Times New Roman" w:cs="Times New Roman"/>
          <w:color w:val="000000"/>
          <w:sz w:val="24"/>
          <w:szCs w:val="24"/>
          <w:rPrChange w:id="1887" w:author="ahmad sahrul" w:date="2026-04-27T19:45:00Z">
            <w:rPr/>
          </w:rPrChange>
        </w:rPr>
        <w:t>dll</w:t>
      </w:r>
      <w:r w:rsidRPr="E1EC7245">
        <w:rPr>
          <w:rFonts w:ascii="Times New Roman" w:cs="Times New Roman"/>
          <w:color w:val="000000"/>
          <w:sz w:val="24"/>
          <w:szCs w:val="24"/>
          <w:rPrChange w:id="1888" w:author="ahmad sahrul" w:date="2026-04-27T19:45:00Z">
            <w:rPr/>
          </w:rPrChange>
        </w:rPr>
        <w:t>.) dan sub-</w:t>
      </w:r>
      <w:r w:rsidRPr="5B1ED65D">
        <w:rPr>
          <w:rFonts w:ascii="Times New Roman" w:cs="Times New Roman"/>
          <w:color w:val="000000"/>
          <w:sz w:val="24"/>
          <w:szCs w:val="24"/>
          <w:rPrChange w:id="1889" w:author="ahmad sahrul" w:date="2026-04-27T19:45:00Z">
            <w:rPr/>
          </w:rPrChange>
        </w:rPr>
        <w:t>kategori</w:t>
      </w:r>
      <w:r w:rsidRPr="B13649C1">
        <w:rPr>
          <w:rFonts w:ascii="Times New Roman" w:cs="Times New Roman"/>
          <w:color w:val="000000"/>
          <w:sz w:val="24"/>
          <w:szCs w:val="24"/>
          <w:rPrChange w:id="1890" w:author="ahmad sahrul" w:date="2026-04-27T19:45:00Z">
            <w:rPr/>
          </w:rPrChange>
        </w:rPr>
        <w:t xml:space="preserve"> (</w:t>
      </w:r>
      <w:r w:rsidRPr="3F5C5B28">
        <w:rPr>
          <w:rFonts w:ascii="Times New Roman" w:cs="Times New Roman"/>
          <w:color w:val="000000"/>
          <w:sz w:val="24"/>
          <w:szCs w:val="24"/>
          <w:rPrChange w:id="1891" w:author="ahmad sahrul" w:date="2026-04-27T19:45:00Z">
            <w:rPr/>
          </w:rPrChange>
        </w:rPr>
        <w:t>makanan</w:t>
      </w:r>
      <w:r w:rsidRPr="DC909C02">
        <w:rPr>
          <w:rFonts w:ascii="Times New Roman" w:cs="Times New Roman"/>
          <w:color w:val="000000"/>
          <w:sz w:val="24"/>
          <w:szCs w:val="24"/>
          <w:rPrChange w:id="1892" w:author="ahmad sahrul" w:date="2026-04-27T19:45:00Z">
            <w:rPr/>
          </w:rPrChange>
        </w:rPr>
        <w:t xml:space="preserve">, </w:t>
      </w:r>
      <w:r w:rsidRPr="63700FDB">
        <w:rPr>
          <w:rFonts w:ascii="Times New Roman" w:cs="Times New Roman"/>
          <w:color w:val="000000"/>
          <w:sz w:val="24"/>
          <w:szCs w:val="24"/>
          <w:rPrChange w:id="1893" w:author="ahmad sahrul" w:date="2026-04-27T19:45:00Z">
            <w:rPr/>
          </w:rPrChange>
        </w:rPr>
        <w:t>obat</w:t>
      </w:r>
      <w:r w:rsidRPr="D009CA57">
        <w:rPr>
          <w:rFonts w:ascii="Times New Roman" w:cs="Times New Roman"/>
          <w:color w:val="000000"/>
          <w:sz w:val="24"/>
          <w:szCs w:val="24"/>
          <w:rPrChange w:id="1894" w:author="ahmad sahrul" w:date="2026-04-27T19:45:00Z">
            <w:rPr/>
          </w:rPrChange>
        </w:rPr>
        <w:t xml:space="preserve">, </w:t>
      </w:r>
      <w:r w:rsidRPr="CBC4CDB5">
        <w:rPr>
          <w:rFonts w:ascii="Times New Roman" w:cs="Times New Roman"/>
          <w:color w:val="000000"/>
          <w:sz w:val="24"/>
          <w:szCs w:val="24"/>
          <w:rPrChange w:id="1895" w:author="ahmad sahrul" w:date="2026-04-27T19:45:00Z">
            <w:rPr/>
          </w:rPrChange>
        </w:rPr>
        <w:t>perlengkapan</w:t>
      </w:r>
      <w:r w:rsidRPr="8FE13232">
        <w:rPr>
          <w:rFonts w:ascii="Times New Roman" w:cs="Times New Roman"/>
          <w:color w:val="000000"/>
          <w:sz w:val="24"/>
          <w:szCs w:val="24"/>
          <w:rPrChange w:id="1896" w:author="ahmad sahrul" w:date="2026-04-27T19:45:00Z">
            <w:rPr/>
          </w:rPrChange>
        </w:rPr>
        <w:t>).</w:t>
      </w:r>
    </w:p>
    <w:p w14:paraId="6D386CC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897" w:author="ahmad sahrul" w:date="2026-04-27T19:45:00Z">
            <w:rPr/>
          </w:rPrChange>
        </w:rPr>
        <w:pPrChange w:id="189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FBB494DE">
        <w:rPr>
          <w:rFonts w:ascii="Times New Roman" w:cs="Times New Roman"/>
          <w:color w:val="000000"/>
          <w:sz w:val="24"/>
          <w:szCs w:val="24"/>
          <w:rPrChange w:id="1899" w:author="ahmad sahrul" w:date="2026-04-27T19:45:00Z">
            <w:rPr/>
          </w:rPrChange>
        </w:rPr>
        <w:t xml:space="preserve">Point of Sale (POS): </w:t>
      </w:r>
      <w:r w:rsidRPr="0359BF7D">
        <w:rPr>
          <w:rFonts w:ascii="Times New Roman" w:cs="Times New Roman"/>
          <w:color w:val="000000"/>
          <w:sz w:val="24"/>
          <w:szCs w:val="24"/>
          <w:rPrChange w:id="1900" w:author="ahmad sahrul" w:date="2026-04-27T19:45:00Z">
            <w:rPr/>
          </w:rPrChange>
        </w:rPr>
        <w:t>Pencatatan</w:t>
      </w:r>
      <w:r w:rsidRPr="9DA89A02">
        <w:rPr>
          <w:rFonts w:ascii="Times New Roman" w:cs="Times New Roman"/>
          <w:color w:val="000000"/>
          <w:sz w:val="24"/>
          <w:szCs w:val="24"/>
          <w:rPrChange w:id="1901" w:author="ahmad sahrul" w:date="2026-04-27T19:45:00Z">
            <w:rPr/>
          </w:rPrChange>
        </w:rPr>
        <w:t xml:space="preserve"> </w:t>
      </w:r>
      <w:r w:rsidRPr="9D5C34F6">
        <w:rPr>
          <w:rFonts w:ascii="Times New Roman" w:cs="Times New Roman"/>
          <w:color w:val="000000"/>
          <w:sz w:val="24"/>
          <w:szCs w:val="24"/>
          <w:rPrChange w:id="1902" w:author="ahmad sahrul" w:date="2026-04-27T19:45:00Z">
            <w:rPr/>
          </w:rPrChange>
        </w:rPr>
        <w:t>transaksi</w:t>
      </w:r>
      <w:r w:rsidRPr="B4FB7BDF">
        <w:rPr>
          <w:rFonts w:ascii="Times New Roman" w:cs="Times New Roman"/>
          <w:color w:val="000000"/>
          <w:sz w:val="24"/>
          <w:szCs w:val="24"/>
          <w:rPrChange w:id="1903" w:author="ahmad sahrul" w:date="2026-04-27T19:45:00Z">
            <w:rPr/>
          </w:rPrChange>
        </w:rPr>
        <w:t xml:space="preserve"> </w:t>
      </w:r>
      <w:r w:rsidRPr="0292D809">
        <w:rPr>
          <w:rFonts w:ascii="Times New Roman" w:cs="Times New Roman"/>
          <w:color w:val="000000"/>
          <w:sz w:val="24"/>
          <w:szCs w:val="24"/>
          <w:rPrChange w:id="1904" w:author="ahmad sahrul" w:date="2026-04-27T19:45:00Z">
            <w:rPr/>
          </w:rPrChange>
        </w:rPr>
        <w:t>penjualan</w:t>
      </w:r>
      <w:r w:rsidRPr="7E240A69">
        <w:rPr>
          <w:rFonts w:ascii="Times New Roman" w:cs="Times New Roman"/>
          <w:color w:val="000000"/>
          <w:sz w:val="24"/>
          <w:szCs w:val="24"/>
          <w:rPrChange w:id="1905" w:author="ahmad sahrul" w:date="2026-04-27T19:45:00Z">
            <w:rPr/>
          </w:rPrChange>
        </w:rPr>
        <w:t xml:space="preserve"> offline, </w:t>
      </w:r>
      <w:r w:rsidRPr="232DE7E4">
        <w:rPr>
          <w:rFonts w:ascii="Times New Roman" w:cs="Times New Roman"/>
          <w:color w:val="000000"/>
          <w:sz w:val="24"/>
          <w:szCs w:val="24"/>
          <w:rPrChange w:id="1906" w:author="ahmad sahrul" w:date="2026-04-27T19:45:00Z">
            <w:rPr/>
          </w:rPrChange>
        </w:rPr>
        <w:t>perhitungan</w:t>
      </w:r>
      <w:r w:rsidRPr="FD451AB3">
        <w:rPr>
          <w:rFonts w:ascii="Times New Roman" w:cs="Times New Roman"/>
          <w:color w:val="000000"/>
          <w:sz w:val="24"/>
          <w:szCs w:val="24"/>
          <w:rPrChange w:id="1907" w:author="ahmad sahrul" w:date="2026-04-27T19:45:00Z">
            <w:rPr/>
          </w:rPrChange>
        </w:rPr>
        <w:t xml:space="preserve"> total, </w:t>
      </w:r>
      <w:r w:rsidRPr="FCB0590E">
        <w:rPr>
          <w:rFonts w:ascii="Times New Roman" w:cs="Times New Roman"/>
          <w:color w:val="000000"/>
          <w:sz w:val="24"/>
          <w:szCs w:val="24"/>
          <w:rPrChange w:id="1908" w:author="ahmad sahrul" w:date="2026-04-27T19:45:00Z">
            <w:rPr/>
          </w:rPrChange>
        </w:rPr>
        <w:t>pemilihan</w:t>
      </w:r>
      <w:r w:rsidRPr="78DC3A44">
        <w:rPr>
          <w:rFonts w:ascii="Times New Roman" w:cs="Times New Roman"/>
          <w:color w:val="000000"/>
          <w:sz w:val="24"/>
          <w:szCs w:val="24"/>
          <w:rPrChange w:id="1909" w:author="ahmad sahrul" w:date="2026-04-27T19:45:00Z">
            <w:rPr/>
          </w:rPrChange>
        </w:rPr>
        <w:t xml:space="preserve"> </w:t>
      </w:r>
      <w:r w:rsidRPr="3CFA6B75">
        <w:rPr>
          <w:rFonts w:ascii="Times New Roman" w:cs="Times New Roman"/>
          <w:color w:val="000000"/>
          <w:sz w:val="24"/>
          <w:szCs w:val="24"/>
          <w:rPrChange w:id="1910" w:author="ahmad sahrul" w:date="2026-04-27T19:45:00Z">
            <w:rPr/>
          </w:rPrChange>
        </w:rPr>
        <w:t>metode</w:t>
      </w:r>
      <w:r w:rsidRPr="7BC6AA48">
        <w:rPr>
          <w:rFonts w:ascii="Times New Roman" w:cs="Times New Roman"/>
          <w:color w:val="000000"/>
          <w:sz w:val="24"/>
          <w:szCs w:val="24"/>
          <w:rPrChange w:id="1911" w:author="ahmad sahrul" w:date="2026-04-27T19:45:00Z">
            <w:rPr/>
          </w:rPrChange>
        </w:rPr>
        <w:t xml:space="preserve"> </w:t>
      </w:r>
      <w:r w:rsidRPr="73A9CDE1">
        <w:rPr>
          <w:rFonts w:ascii="Times New Roman" w:cs="Times New Roman"/>
          <w:color w:val="000000"/>
          <w:sz w:val="24"/>
          <w:szCs w:val="24"/>
          <w:rPrChange w:id="1912" w:author="ahmad sahrul" w:date="2026-04-27T19:45:00Z">
            <w:rPr/>
          </w:rPrChange>
        </w:rPr>
        <w:t>pembayaran</w:t>
      </w:r>
      <w:r w:rsidRPr="3DD84CC2">
        <w:rPr>
          <w:rFonts w:ascii="Times New Roman" w:cs="Times New Roman"/>
          <w:color w:val="000000"/>
          <w:sz w:val="24"/>
          <w:szCs w:val="24"/>
          <w:rPrChange w:id="1913" w:author="ahmad sahrul" w:date="2026-04-27T19:45:00Z">
            <w:rPr/>
          </w:rPrChange>
        </w:rPr>
        <w:t xml:space="preserve">, dan </w:t>
      </w:r>
      <w:r w:rsidRPr="05F6B1D6">
        <w:rPr>
          <w:rFonts w:ascii="Times New Roman" w:cs="Times New Roman"/>
          <w:color w:val="000000"/>
          <w:sz w:val="24"/>
          <w:szCs w:val="24"/>
          <w:rPrChange w:id="1914" w:author="ahmad sahrul" w:date="2026-04-27T19:45:00Z">
            <w:rPr/>
          </w:rPrChange>
        </w:rPr>
        <w:t>pencetakan</w:t>
      </w:r>
      <w:r w:rsidRPr="4622DE24">
        <w:rPr>
          <w:rFonts w:ascii="Times New Roman" w:cs="Times New Roman"/>
          <w:color w:val="000000"/>
          <w:sz w:val="24"/>
          <w:szCs w:val="24"/>
          <w:rPrChange w:id="1915" w:author="ahmad sahrul" w:date="2026-04-27T19:45:00Z">
            <w:rPr/>
          </w:rPrChange>
        </w:rPr>
        <w:t>/</w:t>
      </w:r>
      <w:r w:rsidRPr="9613BE2A">
        <w:rPr>
          <w:rFonts w:ascii="Times New Roman" w:cs="Times New Roman"/>
          <w:color w:val="000000"/>
          <w:sz w:val="24"/>
          <w:szCs w:val="24"/>
          <w:rPrChange w:id="1916" w:author="ahmad sahrul" w:date="2026-04-27T19:45:00Z">
            <w:rPr/>
          </w:rPrChange>
        </w:rPr>
        <w:t>tampilan</w:t>
      </w:r>
      <w:r w:rsidRPr="14E8A001">
        <w:rPr>
          <w:rFonts w:ascii="Times New Roman" w:cs="Times New Roman"/>
          <w:color w:val="000000"/>
          <w:sz w:val="24"/>
          <w:szCs w:val="24"/>
          <w:rPrChange w:id="1917" w:author="ahmad sahrul" w:date="2026-04-27T19:45:00Z">
            <w:rPr/>
          </w:rPrChange>
        </w:rPr>
        <w:t xml:space="preserve"> </w:t>
      </w:r>
      <w:r w:rsidRPr="AFCE6BD8">
        <w:rPr>
          <w:rFonts w:ascii="Times New Roman" w:cs="Times New Roman"/>
          <w:color w:val="000000"/>
          <w:sz w:val="24"/>
          <w:szCs w:val="24"/>
          <w:rPrChange w:id="1918" w:author="ahmad sahrul" w:date="2026-04-27T19:45:00Z">
            <w:rPr/>
          </w:rPrChange>
        </w:rPr>
        <w:t>struk</w:t>
      </w:r>
      <w:r w:rsidRPr="FFAB0DAA">
        <w:rPr>
          <w:rFonts w:ascii="Times New Roman" w:cs="Times New Roman"/>
          <w:color w:val="000000"/>
          <w:sz w:val="24"/>
          <w:szCs w:val="24"/>
          <w:rPrChange w:id="1919" w:author="ahmad sahrul" w:date="2026-04-27T19:45:00Z">
            <w:rPr/>
          </w:rPrChange>
        </w:rPr>
        <w:t xml:space="preserve"> digital.</w:t>
      </w:r>
    </w:p>
    <w:p w14:paraId="28B24F4F" w14:textId="5BA07B17" w:rsidR="00BF190D" w:rsidRPr="00BF190D" w:rsidDel="001F042E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del w:id="1920" w:author="muhammad aldi oktavian" w:date="2026-05-16T02:29:00Z"/>
          <w:rFonts w:ascii="Times New Roman" w:cs="Times New Roman"/>
          <w:color w:val="000000"/>
          <w:sz w:val="24"/>
          <w:szCs w:val="24"/>
          <w:rPrChange w:id="1921" w:author="ahmad sahrul" w:date="2026-04-27T19:45:00Z">
            <w:rPr>
              <w:del w:id="1922" w:author="muhammad aldi oktavian" w:date="2026-05-16T02:29:00Z"/>
            </w:rPr>
          </w:rPrChange>
        </w:rPr>
        <w:pPrChange w:id="192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del w:id="1924" w:author="muhammad aldi oktavian" w:date="2026-05-16T02:29:00Z">
        <w:r w:rsidRPr="847D61F9" w:rsidDel="001F042E">
          <w:rPr>
            <w:rFonts w:ascii="Times New Roman" w:cs="Times New Roman"/>
            <w:color w:val="000000"/>
            <w:sz w:val="24"/>
            <w:szCs w:val="24"/>
            <w:rPrChange w:id="1925" w:author="ahmad sahrul" w:date="2026-04-27T19:45:00Z">
              <w:rPr/>
            </w:rPrChange>
          </w:rPr>
          <w:delText>Manajemen</w:delText>
        </w:r>
        <w:r w:rsidRPr="4FF64604" w:rsidDel="001F042E">
          <w:rPr>
            <w:rFonts w:ascii="Times New Roman" w:cs="Times New Roman"/>
            <w:color w:val="000000"/>
            <w:sz w:val="24"/>
            <w:szCs w:val="24"/>
            <w:rPrChange w:id="1926" w:author="ahmad sahrul" w:date="2026-04-27T19:45:00Z">
              <w:rPr/>
            </w:rPrChange>
          </w:rPr>
          <w:delText xml:space="preserve"> Stok Dual-Channel: Stok </w:delText>
        </w:r>
        <w:r w:rsidRPr="CEB32D9C" w:rsidDel="001F042E">
          <w:rPr>
            <w:rFonts w:ascii="Times New Roman" w:cs="Times New Roman"/>
            <w:color w:val="000000"/>
            <w:sz w:val="24"/>
            <w:szCs w:val="24"/>
            <w:rPrChange w:id="1927" w:author="ahmad sahrul" w:date="2026-04-27T19:45:00Z">
              <w:rPr/>
            </w:rPrChange>
          </w:rPr>
          <w:delText>dipisahkan</w:delText>
        </w:r>
        <w:r w:rsidRPr="A9C24454" w:rsidDel="001F042E">
          <w:rPr>
            <w:rFonts w:ascii="Times New Roman" w:cs="Times New Roman"/>
            <w:color w:val="000000"/>
            <w:sz w:val="24"/>
            <w:szCs w:val="24"/>
            <w:rPrChange w:id="1928" w:author="ahmad sahrul" w:date="2026-04-27T19:45:00Z">
              <w:rPr/>
            </w:rPrChange>
          </w:rPr>
          <w:delText xml:space="preserve"> </w:delText>
        </w:r>
        <w:r w:rsidRPr="9A570F98" w:rsidDel="001F042E">
          <w:rPr>
            <w:rFonts w:ascii="Times New Roman" w:cs="Times New Roman"/>
            <w:color w:val="000000"/>
            <w:sz w:val="24"/>
            <w:szCs w:val="24"/>
            <w:rPrChange w:id="1929" w:author="ahmad sahrul" w:date="2026-04-27T19:45:00Z">
              <w:rPr/>
            </w:rPrChange>
          </w:rPr>
          <w:delText>antara</w:delText>
        </w:r>
        <w:r w:rsidRPr="D23C62F2" w:rsidDel="001F042E">
          <w:rPr>
            <w:rFonts w:ascii="Times New Roman" w:cs="Times New Roman"/>
            <w:color w:val="000000"/>
            <w:sz w:val="24"/>
            <w:szCs w:val="24"/>
            <w:rPrChange w:id="1930" w:author="ahmad sahrul" w:date="2026-04-27T19:45:00Z">
              <w:rPr/>
            </w:rPrChange>
          </w:rPr>
          <w:delText xml:space="preserve"> </w:delText>
        </w:r>
        <w:r w:rsidRPr="0F6D5DE1" w:rsidDel="001F042E">
          <w:rPr>
            <w:rFonts w:ascii="Times New Roman" w:cs="Times New Roman"/>
            <w:color w:val="000000"/>
            <w:sz w:val="24"/>
            <w:szCs w:val="24"/>
            <w:rPrChange w:id="1931" w:author="ahmad sahrul" w:date="2026-04-27T19:45:00Z">
              <w:rPr/>
            </w:rPrChange>
          </w:rPr>
          <w:delText>saluran</w:delText>
        </w:r>
        <w:r w:rsidRPr="E52C1CF8" w:rsidDel="001F042E">
          <w:rPr>
            <w:rFonts w:ascii="Times New Roman" w:cs="Times New Roman"/>
            <w:color w:val="000000"/>
            <w:sz w:val="24"/>
            <w:szCs w:val="24"/>
            <w:rPrChange w:id="1932" w:author="ahmad sahrul" w:date="2026-04-27T19:45:00Z">
              <w:rPr/>
            </w:rPrChange>
          </w:rPr>
          <w:delText xml:space="preserve"> offline dan online (Shopee, TikTok Shop). </w:delText>
        </w:r>
        <w:r w:rsidRPr="D49D422F" w:rsidDel="001F042E">
          <w:rPr>
            <w:rFonts w:ascii="Times New Roman" w:cs="Times New Roman"/>
            <w:color w:val="000000"/>
            <w:sz w:val="24"/>
            <w:szCs w:val="24"/>
            <w:rPrChange w:id="1933" w:author="ahmad sahrul" w:date="2026-04-27T19:45:00Z">
              <w:rPr/>
            </w:rPrChange>
          </w:rPr>
          <w:delText>Mendukung</w:delText>
        </w:r>
        <w:r w:rsidRPr="C435A6DA" w:rsidDel="001F042E">
          <w:rPr>
            <w:rFonts w:ascii="Times New Roman" w:cs="Times New Roman"/>
            <w:color w:val="000000"/>
            <w:sz w:val="24"/>
            <w:szCs w:val="24"/>
            <w:rPrChange w:id="1934" w:author="ahmad sahrul" w:date="2026-04-27T19:45:00Z">
              <w:rPr/>
            </w:rPrChange>
          </w:rPr>
          <w:delText xml:space="preserve"> transfer </w:delText>
        </w:r>
        <w:r w:rsidRPr="27CA0F87" w:rsidDel="001F042E">
          <w:rPr>
            <w:rFonts w:ascii="Times New Roman" w:cs="Times New Roman"/>
            <w:color w:val="000000"/>
            <w:sz w:val="24"/>
            <w:szCs w:val="24"/>
            <w:rPrChange w:id="1935" w:author="ahmad sahrul" w:date="2026-04-27T19:45:00Z">
              <w:rPr/>
            </w:rPrChange>
          </w:rPr>
          <w:delText>stok</w:delText>
        </w:r>
        <w:r w:rsidRPr="8E2232C2" w:rsidDel="001F042E">
          <w:rPr>
            <w:rFonts w:ascii="Times New Roman" w:cs="Times New Roman"/>
            <w:color w:val="000000"/>
            <w:sz w:val="24"/>
            <w:szCs w:val="24"/>
            <w:rPrChange w:id="1936" w:author="ahmad sahrul" w:date="2026-04-27T19:45:00Z">
              <w:rPr/>
            </w:rPrChange>
          </w:rPr>
          <w:delText xml:space="preserve"> </w:delText>
        </w:r>
        <w:r w:rsidRPr="DBCA6F0C" w:rsidDel="001F042E">
          <w:rPr>
            <w:rFonts w:ascii="Times New Roman" w:cs="Times New Roman"/>
            <w:color w:val="000000"/>
            <w:sz w:val="24"/>
            <w:szCs w:val="24"/>
            <w:rPrChange w:id="1937" w:author="ahmad sahrul" w:date="2026-04-27T19:45:00Z">
              <w:rPr/>
            </w:rPrChange>
          </w:rPr>
          <w:delText>antar</w:delText>
        </w:r>
        <w:r w:rsidRPr="2FFBA86B" w:rsidDel="001F042E">
          <w:rPr>
            <w:rFonts w:ascii="Times New Roman" w:cs="Times New Roman"/>
            <w:color w:val="000000"/>
            <w:sz w:val="24"/>
            <w:szCs w:val="24"/>
            <w:rPrChange w:id="1938" w:author="ahmad sahrul" w:date="2026-04-27T19:45:00Z">
              <w:rPr/>
            </w:rPrChange>
          </w:rPr>
          <w:delText xml:space="preserve"> </w:delText>
        </w:r>
        <w:r w:rsidRPr="2C26070A" w:rsidDel="001F042E">
          <w:rPr>
            <w:rFonts w:ascii="Times New Roman" w:cs="Times New Roman"/>
            <w:color w:val="000000"/>
            <w:sz w:val="24"/>
            <w:szCs w:val="24"/>
            <w:rPrChange w:id="1939" w:author="ahmad sahrul" w:date="2026-04-27T19:45:00Z">
              <w:rPr/>
            </w:rPrChange>
          </w:rPr>
          <w:delText>kanal</w:delText>
        </w:r>
        <w:r w:rsidRPr="03459D44" w:rsidDel="001F042E">
          <w:rPr>
            <w:rFonts w:ascii="Times New Roman" w:cs="Times New Roman"/>
            <w:color w:val="000000"/>
            <w:sz w:val="24"/>
            <w:szCs w:val="24"/>
            <w:rPrChange w:id="1940" w:author="ahmad sahrul" w:date="2026-04-27T19:45:00Z">
              <w:rPr/>
            </w:rPrChange>
          </w:rPr>
          <w:delText>.</w:delText>
        </w:r>
      </w:del>
    </w:p>
    <w:p w14:paraId="5B995FF1" w14:textId="3A864CD7" w:rsidR="00BF190D" w:rsidRPr="00BF190D" w:rsidDel="001F042E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del w:id="1941" w:author="muhammad aldi oktavian" w:date="2026-05-16T02:29:00Z"/>
          <w:rFonts w:ascii="Times New Roman" w:cs="Times New Roman"/>
          <w:color w:val="000000"/>
          <w:sz w:val="24"/>
          <w:szCs w:val="24"/>
          <w:rPrChange w:id="1942" w:author="ahmad sahrul" w:date="2026-04-27T19:45:00Z">
            <w:rPr>
              <w:del w:id="1943" w:author="muhammad aldi oktavian" w:date="2026-05-16T02:29:00Z"/>
            </w:rPr>
          </w:rPrChange>
        </w:rPr>
        <w:pPrChange w:id="194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del w:id="1945" w:author="muhammad aldi oktavian" w:date="2026-05-16T02:29:00Z">
        <w:r w:rsidRPr="8F985ADB" w:rsidDel="001F042E">
          <w:rPr>
            <w:rFonts w:ascii="Times New Roman" w:cs="Times New Roman"/>
            <w:color w:val="000000"/>
            <w:sz w:val="24"/>
            <w:szCs w:val="24"/>
            <w:rPrChange w:id="1946" w:author="ahmad sahrul" w:date="2026-04-27T19:45:00Z">
              <w:rPr/>
            </w:rPrChange>
          </w:rPr>
          <w:delText>Manajemen</w:delText>
        </w:r>
        <w:r w:rsidRPr="615FBED6" w:rsidDel="001F042E">
          <w:rPr>
            <w:rFonts w:ascii="Times New Roman" w:cs="Times New Roman"/>
            <w:color w:val="000000"/>
            <w:sz w:val="24"/>
            <w:szCs w:val="24"/>
            <w:rPrChange w:id="1947" w:author="ahmad sahrul" w:date="2026-04-27T19:45:00Z">
              <w:rPr/>
            </w:rPrChange>
          </w:rPr>
          <w:delText xml:space="preserve"> Supplier &amp; Purchase Order: </w:delText>
        </w:r>
        <w:r w:rsidRPr="24E2C4DE" w:rsidDel="001F042E">
          <w:rPr>
            <w:rFonts w:ascii="Times New Roman" w:cs="Times New Roman"/>
            <w:color w:val="000000"/>
            <w:sz w:val="24"/>
            <w:szCs w:val="24"/>
            <w:rPrChange w:id="1948" w:author="ahmad sahrul" w:date="2026-04-27T19:45:00Z">
              <w:rPr/>
            </w:rPrChange>
          </w:rPr>
          <w:delText>Pencatatan</w:delText>
        </w:r>
        <w:r w:rsidRPr="BD4C5681" w:rsidDel="001F042E">
          <w:rPr>
            <w:rFonts w:ascii="Times New Roman" w:cs="Times New Roman"/>
            <w:color w:val="000000"/>
            <w:sz w:val="24"/>
            <w:szCs w:val="24"/>
            <w:rPrChange w:id="1949" w:author="ahmad sahrul" w:date="2026-04-27T19:45:00Z">
              <w:rPr/>
            </w:rPrChange>
          </w:rPr>
          <w:delText xml:space="preserve"> data supplier (</w:delText>
        </w:r>
        <w:r w:rsidRPr="72B9C53E" w:rsidDel="001F042E">
          <w:rPr>
            <w:rFonts w:ascii="Times New Roman" w:cs="Times New Roman"/>
            <w:color w:val="000000"/>
            <w:sz w:val="24"/>
            <w:szCs w:val="24"/>
            <w:rPrChange w:id="1950" w:author="ahmad sahrul" w:date="2026-04-27T19:45:00Z">
              <w:rPr/>
            </w:rPrChange>
          </w:rPr>
          <w:delText>prinsipal</w:delText>
        </w:r>
        <w:r w:rsidRPr="1A81EE0A" w:rsidDel="001F042E">
          <w:rPr>
            <w:rFonts w:ascii="Times New Roman" w:cs="Times New Roman"/>
            <w:color w:val="000000"/>
            <w:sz w:val="24"/>
            <w:szCs w:val="24"/>
            <w:rPrChange w:id="1951" w:author="ahmad sahrul" w:date="2026-04-27T19:45:00Z">
              <w:rPr/>
            </w:rPrChange>
          </w:rPr>
          <w:delText xml:space="preserve"> dan </w:delText>
        </w:r>
        <w:r w:rsidRPr="2050DC2F" w:rsidDel="001F042E">
          <w:rPr>
            <w:rFonts w:ascii="Times New Roman" w:cs="Times New Roman"/>
            <w:color w:val="000000"/>
            <w:sz w:val="24"/>
            <w:szCs w:val="24"/>
            <w:rPrChange w:id="1952" w:author="ahmad sahrul" w:date="2026-04-27T19:45:00Z">
              <w:rPr/>
            </w:rPrChange>
          </w:rPr>
          <w:delText>agen</w:delText>
        </w:r>
        <w:r w:rsidRPr="8510D40A" w:rsidDel="001F042E">
          <w:rPr>
            <w:rFonts w:ascii="Times New Roman" w:cs="Times New Roman"/>
            <w:color w:val="000000"/>
            <w:sz w:val="24"/>
            <w:szCs w:val="24"/>
            <w:rPrChange w:id="1953" w:author="ahmad sahrul" w:date="2026-04-27T19:45:00Z">
              <w:rPr/>
            </w:rPrChange>
          </w:rPr>
          <w:delText xml:space="preserve">), </w:delText>
        </w:r>
        <w:r w:rsidRPr="BF195B1B" w:rsidDel="001F042E">
          <w:rPr>
            <w:rFonts w:ascii="Times New Roman" w:cs="Times New Roman"/>
            <w:color w:val="000000"/>
            <w:sz w:val="24"/>
            <w:szCs w:val="24"/>
            <w:rPrChange w:id="1954" w:author="ahmad sahrul" w:date="2026-04-27T19:45:00Z">
              <w:rPr/>
            </w:rPrChange>
          </w:rPr>
          <w:delText>pembuatan</w:delText>
        </w:r>
        <w:r w:rsidRPr="FEC9377E" w:rsidDel="001F042E">
          <w:rPr>
            <w:rFonts w:ascii="Times New Roman" w:cs="Times New Roman"/>
            <w:color w:val="000000"/>
            <w:sz w:val="24"/>
            <w:szCs w:val="24"/>
            <w:rPrChange w:id="1955" w:author="ahmad sahrul" w:date="2026-04-27T19:45:00Z">
              <w:rPr/>
            </w:rPrChange>
          </w:rPr>
          <w:delText xml:space="preserve"> PO, dan </w:delText>
        </w:r>
        <w:r w:rsidRPr="2B4AFCC9" w:rsidDel="001F042E">
          <w:rPr>
            <w:rFonts w:ascii="Times New Roman" w:cs="Times New Roman"/>
            <w:color w:val="000000"/>
            <w:sz w:val="24"/>
            <w:szCs w:val="24"/>
            <w:rPrChange w:id="1956" w:author="ahmad sahrul" w:date="2026-04-27T19:45:00Z">
              <w:rPr/>
            </w:rPrChange>
          </w:rPr>
          <w:delText>konfirmasi</w:delText>
        </w:r>
        <w:r w:rsidRPr="44FBB0C2" w:rsidDel="001F042E">
          <w:rPr>
            <w:rFonts w:ascii="Times New Roman" w:cs="Times New Roman"/>
            <w:color w:val="000000"/>
            <w:sz w:val="24"/>
            <w:szCs w:val="24"/>
            <w:rPrChange w:id="1957" w:author="ahmad sahrul" w:date="2026-04-27T19:45:00Z">
              <w:rPr/>
            </w:rPrChange>
          </w:rPr>
          <w:delText xml:space="preserve"> </w:delText>
        </w:r>
        <w:r w:rsidRPr="56A7CA3C" w:rsidDel="001F042E">
          <w:rPr>
            <w:rFonts w:ascii="Times New Roman" w:cs="Times New Roman"/>
            <w:color w:val="000000"/>
            <w:sz w:val="24"/>
            <w:szCs w:val="24"/>
            <w:rPrChange w:id="1958" w:author="ahmad sahrul" w:date="2026-04-27T19:45:00Z">
              <w:rPr/>
            </w:rPrChange>
          </w:rPr>
          <w:delText>penerimaan</w:delText>
        </w:r>
        <w:r w:rsidRPr="BCA74507" w:rsidDel="001F042E">
          <w:rPr>
            <w:rFonts w:ascii="Times New Roman" w:cs="Times New Roman"/>
            <w:color w:val="000000"/>
            <w:sz w:val="24"/>
            <w:szCs w:val="24"/>
            <w:rPrChange w:id="1959" w:author="ahmad sahrul" w:date="2026-04-27T19:45:00Z">
              <w:rPr/>
            </w:rPrChange>
          </w:rPr>
          <w:delText xml:space="preserve"> </w:delText>
        </w:r>
        <w:r w:rsidRPr="A171DB23" w:rsidDel="001F042E">
          <w:rPr>
            <w:rFonts w:ascii="Times New Roman" w:cs="Times New Roman"/>
            <w:color w:val="000000"/>
            <w:sz w:val="24"/>
            <w:szCs w:val="24"/>
            <w:rPrChange w:id="1960" w:author="ahmad sahrul" w:date="2026-04-27T19:45:00Z">
              <w:rPr/>
            </w:rPrChange>
          </w:rPr>
          <w:delText>barang</w:delText>
        </w:r>
        <w:r w:rsidRPr="69B75F63" w:rsidDel="001F042E">
          <w:rPr>
            <w:rFonts w:ascii="Times New Roman" w:cs="Times New Roman"/>
            <w:color w:val="000000"/>
            <w:sz w:val="24"/>
            <w:szCs w:val="24"/>
            <w:rPrChange w:id="1961" w:author="ahmad sahrul" w:date="2026-04-27T19:45:00Z">
              <w:rPr/>
            </w:rPrChange>
          </w:rPr>
          <w:delText>.</w:delText>
        </w:r>
      </w:del>
    </w:p>
    <w:p w14:paraId="26027D0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1962" w:author="ahmad sahrul" w:date="2026-04-27T19:45:00Z">
            <w:rPr/>
          </w:rPrChange>
        </w:rPr>
        <w:pPrChange w:id="196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  <w:jc w:val="left"/>
          </w:pPr>
        </w:pPrChange>
      </w:pPr>
      <w:r w:rsidRPr="5FC5D2F9">
        <w:rPr>
          <w:rFonts w:ascii="Times New Roman" w:cs="Times New Roman"/>
          <w:color w:val="000000"/>
          <w:sz w:val="24"/>
          <w:szCs w:val="24"/>
          <w:rPrChange w:id="1964" w:author="ahmad sahrul" w:date="2026-04-27T19:45:00Z">
            <w:rPr/>
          </w:rPrChange>
        </w:rPr>
        <w:t xml:space="preserve">Dashboard &amp; </w:t>
      </w:r>
      <w:r w:rsidRPr="75A045D3">
        <w:rPr>
          <w:rFonts w:ascii="Times New Roman" w:cs="Times New Roman"/>
          <w:color w:val="000000"/>
          <w:sz w:val="24"/>
          <w:szCs w:val="24"/>
          <w:rPrChange w:id="1965" w:author="ahmad sahrul" w:date="2026-04-27T19:45:00Z">
            <w:rPr/>
          </w:rPrChange>
        </w:rPr>
        <w:t>Laporan</w:t>
      </w:r>
      <w:r w:rsidRPr="E9BEEBBE">
        <w:rPr>
          <w:rFonts w:ascii="Times New Roman" w:cs="Times New Roman"/>
          <w:color w:val="000000"/>
          <w:sz w:val="24"/>
          <w:szCs w:val="24"/>
          <w:rPrChange w:id="1966" w:author="ahmad sahrul" w:date="2026-04-27T19:45:00Z">
            <w:rPr/>
          </w:rPrChange>
        </w:rPr>
        <w:t xml:space="preserve">: </w:t>
      </w:r>
      <w:r w:rsidRPr="F9EBF688">
        <w:rPr>
          <w:rFonts w:ascii="Times New Roman" w:cs="Times New Roman"/>
          <w:color w:val="000000"/>
          <w:sz w:val="24"/>
          <w:szCs w:val="24"/>
          <w:rPrChange w:id="1967" w:author="ahmad sahrul" w:date="2026-04-27T19:45:00Z">
            <w:rPr/>
          </w:rPrChange>
        </w:rPr>
        <w:t>Grafik</w:t>
      </w:r>
      <w:r w:rsidRPr="7F306FEC">
        <w:rPr>
          <w:rFonts w:ascii="Times New Roman" w:cs="Times New Roman"/>
          <w:color w:val="000000"/>
          <w:sz w:val="24"/>
          <w:szCs w:val="24"/>
          <w:rPrChange w:id="1968" w:author="ahmad sahrul" w:date="2026-04-27T19:45:00Z">
            <w:rPr/>
          </w:rPrChange>
        </w:rPr>
        <w:t xml:space="preserve"> </w:t>
      </w:r>
      <w:r w:rsidRPr="1CABE3FC">
        <w:rPr>
          <w:rFonts w:ascii="Times New Roman" w:cs="Times New Roman"/>
          <w:color w:val="000000"/>
          <w:sz w:val="24"/>
          <w:szCs w:val="24"/>
          <w:rPrChange w:id="1969" w:author="ahmad sahrul" w:date="2026-04-27T19:45:00Z">
            <w:rPr/>
          </w:rPrChange>
        </w:rPr>
        <w:t>penjualan</w:t>
      </w:r>
      <w:r w:rsidRPr="8F7B4A24">
        <w:rPr>
          <w:rFonts w:ascii="Times New Roman" w:cs="Times New Roman"/>
          <w:color w:val="000000"/>
          <w:sz w:val="24"/>
          <w:szCs w:val="24"/>
          <w:rPrChange w:id="1970" w:author="ahmad sahrul" w:date="2026-04-27T19:45:00Z">
            <w:rPr/>
          </w:rPrChange>
        </w:rPr>
        <w:t xml:space="preserve"> </w:t>
      </w:r>
      <w:r w:rsidRPr="B89A2897">
        <w:rPr>
          <w:rFonts w:ascii="Times New Roman" w:cs="Times New Roman"/>
          <w:color w:val="000000"/>
          <w:sz w:val="24"/>
          <w:szCs w:val="24"/>
          <w:rPrChange w:id="1971" w:author="ahmad sahrul" w:date="2026-04-27T19:45:00Z">
            <w:rPr/>
          </w:rPrChange>
        </w:rPr>
        <w:t>harian</w:t>
      </w:r>
      <w:r w:rsidRPr="DDF3F4C3">
        <w:rPr>
          <w:rFonts w:ascii="Times New Roman" w:cs="Times New Roman"/>
          <w:color w:val="000000"/>
          <w:sz w:val="24"/>
          <w:szCs w:val="24"/>
          <w:rPrChange w:id="1972" w:author="ahmad sahrul" w:date="2026-04-27T19:45:00Z">
            <w:rPr/>
          </w:rPrChange>
        </w:rPr>
        <w:t>/</w:t>
      </w:r>
      <w:r w:rsidRPr="52CEE704">
        <w:rPr>
          <w:rFonts w:ascii="Times New Roman" w:cs="Times New Roman"/>
          <w:color w:val="000000"/>
          <w:sz w:val="24"/>
          <w:szCs w:val="24"/>
          <w:rPrChange w:id="1973" w:author="ahmad sahrul" w:date="2026-04-27T19:45:00Z">
            <w:rPr/>
          </w:rPrChange>
        </w:rPr>
        <w:t>mingguan</w:t>
      </w:r>
      <w:r w:rsidRPr="E6DBB907">
        <w:rPr>
          <w:rFonts w:ascii="Times New Roman" w:cs="Times New Roman"/>
          <w:color w:val="000000"/>
          <w:sz w:val="24"/>
          <w:szCs w:val="24"/>
          <w:rPrChange w:id="1974" w:author="ahmad sahrul" w:date="2026-04-27T19:45:00Z">
            <w:rPr/>
          </w:rPrChange>
        </w:rPr>
        <w:t>/</w:t>
      </w:r>
      <w:r w:rsidRPr="4131AE1A">
        <w:rPr>
          <w:rFonts w:ascii="Times New Roman" w:cs="Times New Roman"/>
          <w:color w:val="000000"/>
          <w:sz w:val="24"/>
          <w:szCs w:val="24"/>
          <w:rPrChange w:id="1975" w:author="ahmad sahrul" w:date="2026-04-27T19:45:00Z">
            <w:rPr/>
          </w:rPrChange>
        </w:rPr>
        <w:t>bulanan</w:t>
      </w:r>
      <w:r w:rsidRPr="BFEEF8E9">
        <w:rPr>
          <w:rFonts w:ascii="Times New Roman" w:cs="Times New Roman"/>
          <w:color w:val="000000"/>
          <w:sz w:val="24"/>
          <w:szCs w:val="24"/>
          <w:rPrChange w:id="1976" w:author="ahmad sahrul" w:date="2026-04-27T19:45:00Z">
            <w:rPr/>
          </w:rPrChange>
        </w:rPr>
        <w:t xml:space="preserve">, </w:t>
      </w:r>
      <w:r w:rsidRPr="A78EA38A">
        <w:rPr>
          <w:rFonts w:ascii="Times New Roman" w:cs="Times New Roman"/>
          <w:color w:val="000000"/>
          <w:sz w:val="24"/>
          <w:szCs w:val="24"/>
          <w:rPrChange w:id="1977" w:author="ahmad sahrul" w:date="2026-04-27T19:45:00Z">
            <w:rPr/>
          </w:rPrChange>
        </w:rPr>
        <w:t>produk</w:t>
      </w:r>
      <w:r w:rsidRPr="94E018E0">
        <w:rPr>
          <w:rFonts w:ascii="Times New Roman" w:cs="Times New Roman"/>
          <w:color w:val="000000"/>
          <w:sz w:val="24"/>
          <w:szCs w:val="24"/>
          <w:rPrChange w:id="1978" w:author="ahmad sahrul" w:date="2026-04-27T19:45:00Z">
            <w:rPr/>
          </w:rPrChange>
        </w:rPr>
        <w:t xml:space="preserve"> </w:t>
      </w:r>
      <w:r w:rsidRPr="F17BE761">
        <w:rPr>
          <w:rFonts w:ascii="Times New Roman" w:cs="Times New Roman"/>
          <w:color w:val="000000"/>
          <w:sz w:val="24"/>
          <w:szCs w:val="24"/>
          <w:rPrChange w:id="1979" w:author="ahmad sahrul" w:date="2026-04-27T19:45:00Z">
            <w:rPr/>
          </w:rPrChange>
        </w:rPr>
        <w:t>terlaris</w:t>
      </w:r>
      <w:r w:rsidRPr="7E7EC6DE">
        <w:rPr>
          <w:rFonts w:ascii="Times New Roman" w:cs="Times New Roman"/>
          <w:color w:val="000000"/>
          <w:sz w:val="24"/>
          <w:szCs w:val="24"/>
          <w:rPrChange w:id="1980" w:author="ahmad sahrul" w:date="2026-04-27T19:45:00Z">
            <w:rPr/>
          </w:rPrChange>
        </w:rPr>
        <w:t xml:space="preserve">, dan </w:t>
      </w:r>
      <w:r w:rsidRPr="10BE4597">
        <w:rPr>
          <w:rFonts w:ascii="Times New Roman" w:cs="Times New Roman"/>
          <w:color w:val="000000"/>
          <w:sz w:val="24"/>
          <w:szCs w:val="24"/>
          <w:rPrChange w:id="1981" w:author="ahmad sahrul" w:date="2026-04-27T19:45:00Z">
            <w:rPr/>
          </w:rPrChange>
        </w:rPr>
        <w:t>peringatan</w:t>
      </w:r>
      <w:r w:rsidRPr="95965E52">
        <w:rPr>
          <w:rFonts w:ascii="Times New Roman" w:cs="Times New Roman"/>
          <w:color w:val="000000"/>
          <w:sz w:val="24"/>
          <w:szCs w:val="24"/>
          <w:rPrChange w:id="1982" w:author="ahmad sahrul" w:date="2026-04-27T19:45:00Z">
            <w:rPr/>
          </w:rPrChange>
        </w:rPr>
        <w:t xml:space="preserve"> </w:t>
      </w:r>
      <w:r w:rsidRPr="58D1C03C">
        <w:rPr>
          <w:rFonts w:ascii="Times New Roman" w:cs="Times New Roman"/>
          <w:color w:val="000000"/>
          <w:sz w:val="24"/>
          <w:szCs w:val="24"/>
          <w:rPrChange w:id="1983" w:author="ahmad sahrul" w:date="2026-04-27T19:45:00Z">
            <w:rPr/>
          </w:rPrChange>
        </w:rPr>
        <w:t>stok</w:t>
      </w:r>
      <w:r w:rsidRPr="F96894F1">
        <w:rPr>
          <w:rFonts w:ascii="Times New Roman" w:cs="Times New Roman"/>
          <w:color w:val="000000"/>
          <w:sz w:val="24"/>
          <w:szCs w:val="24"/>
          <w:rPrChange w:id="1984" w:author="ahmad sahrul" w:date="2026-04-27T19:45:00Z">
            <w:rPr/>
          </w:rPrChange>
        </w:rPr>
        <w:t xml:space="preserve"> rendah.</w:t>
      </w:r>
    </w:p>
    <w:p w14:paraId="4882BB79" w14:textId="77777777" w:rsidR="00BF190D" w:rsidRPr="00BF190D" w:rsidRDefault="00BF190D">
      <w:pPr>
        <w:pStyle w:val="ListParagraph"/>
        <w:spacing w:before="40" w:after="40"/>
        <w:ind w:left="720"/>
        <w:jc w:val="both"/>
        <w:rPr>
          <w:rFonts w:ascii="Times New Roman" w:cs="Times New Roman"/>
          <w:color w:val="000000"/>
          <w:rPrChange w:id="1985" w:author="ahmad sahrul" w:date="2026-04-27T19:39:00Z">
            <w:rPr/>
          </w:rPrChange>
        </w:rPr>
        <w:pPrChange w:id="1986" w:author="6781" w:date="2026-04-27T23:07:00Z">
          <w:pPr>
            <w:pStyle w:val="ListParagraph"/>
            <w:spacing w:before="40" w:after="40"/>
            <w:ind w:left="720"/>
            <w:jc w:val="left"/>
          </w:pPr>
        </w:pPrChange>
      </w:pPr>
    </w:p>
    <w:p w14:paraId="5A5EF390" w14:textId="7A01C9D0" w:rsidR="00BF190D" w:rsidRPr="00BF190D" w:rsidRDefault="00000000">
      <w:pPr>
        <w:jc w:val="both"/>
        <w:rPr>
          <w:rFonts w:ascii="Times New Roman" w:cs="Times New Roman"/>
          <w:color w:val="000000"/>
          <w:rPrChange w:id="1987" w:author="ahmad sahrul" w:date="2026-04-27T19:39:00Z">
            <w:rPr/>
          </w:rPrChange>
        </w:rPr>
        <w:pPrChange w:id="1988" w:author="6781" w:date="2026-04-27T23:07:00Z">
          <w:pPr>
            <w:jc w:val="left"/>
          </w:pPr>
        </w:pPrChange>
      </w:pPr>
      <w:del w:id="1989" w:author="pajar280505@gmail.com" w:date="2026-05-16T09:19:00Z">
        <w:r w:rsidRPr="881EE28A" w:rsidDel="00704AC2">
          <w:rPr>
            <w:rFonts w:ascii="Times New Roman" w:cs="Times New Roman"/>
            <w:noProof/>
            <w:color w:val="000000"/>
            <w:rPrChange w:id="1990" w:author="ahmad sahrul" w:date="2026-04-27T19:39:00Z">
              <w:rPr>
                <w:noProof/>
              </w:rPr>
            </w:rPrChange>
          </w:rPr>
          <w:drawing>
            <wp:anchor distT="0" distB="0" distL="114300" distR="114300" simplePos="0" relativeHeight="2" behindDoc="0" locked="0" layoutInCell="1" allowOverlap="1" wp14:anchorId="39F8B0DB" wp14:editId="6983AECD">
              <wp:simplePos x="0" y="0"/>
              <wp:positionH relativeFrom="margin">
                <wp:posOffset>-30480</wp:posOffset>
              </wp:positionH>
              <wp:positionV relativeFrom="paragraph">
                <wp:posOffset>207009</wp:posOffset>
              </wp:positionV>
              <wp:extent cx="3139440" cy="4250690"/>
              <wp:effectExtent l="0" t="0" r="3810" b="0"/>
              <wp:wrapSquare wrapText="bothSides"/>
              <wp:docPr id="1027" name="Picture 2" descr="A screenshot of a computer&#10;&#10;AI-generated content may be incorrect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2"/>
                      <pic:cNvPicPr/>
                    </pic:nvPicPr>
                    <pic:blipFill>
                      <a:blip r:embed="rId9" cstate="print"/>
                      <a:srcRect/>
                      <a:stretch/>
                    </pic:blipFill>
                    <pic:spPr>
                      <a:xfrm>
                        <a:off x="0" y="0"/>
                        <a:ext cx="3139440" cy="42506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ins w:id="1991" w:author="pajar280505@gmail.com" w:date="2026-05-16T09:20:00Z">
        <w:r w:rsidR="00704AC2">
          <w:rPr>
            <w:rFonts w:ascii="Times New Roman" w:cs="Times New Roman"/>
            <w:noProof/>
            <w:color w:val="000000"/>
          </w:rPr>
          <w:drawing>
            <wp:inline distT="0" distB="0" distL="0" distR="0" wp14:anchorId="79265676" wp14:editId="7C4EE706">
              <wp:extent cx="3555365" cy="4118610"/>
              <wp:effectExtent l="0" t="0" r="6985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555365" cy="411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7B2B6A7" w14:textId="77777777" w:rsidR="00BF190D" w:rsidRPr="00BF190D" w:rsidDel="00704AC2" w:rsidRDefault="00BF190D">
      <w:pPr>
        <w:jc w:val="both"/>
        <w:rPr>
          <w:del w:id="1992" w:author="pajar280505@gmail.com" w:date="2026-05-16T09:20:00Z"/>
          <w:rFonts w:ascii="Times New Roman" w:cs="Times New Roman"/>
          <w:color w:val="000000"/>
          <w:rPrChange w:id="1993" w:author="ahmad sahrul" w:date="2026-04-27T19:39:00Z">
            <w:rPr>
              <w:del w:id="1994" w:author="pajar280505@gmail.com" w:date="2026-05-16T09:20:00Z"/>
            </w:rPr>
          </w:rPrChange>
        </w:rPr>
        <w:pPrChange w:id="1995" w:author="6781" w:date="2026-04-27T23:07:00Z">
          <w:pPr>
            <w:jc w:val="left"/>
          </w:pPr>
        </w:pPrChange>
      </w:pPr>
    </w:p>
    <w:p w14:paraId="6E15E840" w14:textId="77777777" w:rsidR="00BF190D" w:rsidRPr="00BF190D" w:rsidDel="00704AC2" w:rsidRDefault="00BF190D">
      <w:pPr>
        <w:jc w:val="both"/>
        <w:rPr>
          <w:del w:id="1996" w:author="pajar280505@gmail.com" w:date="2026-05-16T09:20:00Z"/>
          <w:rFonts w:ascii="Times New Roman" w:cs="Times New Roman"/>
          <w:color w:val="000000"/>
          <w:rPrChange w:id="1997" w:author="ahmad sahrul" w:date="2026-04-27T19:39:00Z">
            <w:rPr>
              <w:del w:id="1998" w:author="pajar280505@gmail.com" w:date="2026-05-16T09:20:00Z"/>
            </w:rPr>
          </w:rPrChange>
        </w:rPr>
        <w:pPrChange w:id="1999" w:author="6781" w:date="2026-04-27T23:07:00Z">
          <w:pPr>
            <w:jc w:val="left"/>
          </w:pPr>
        </w:pPrChange>
      </w:pPr>
    </w:p>
    <w:p w14:paraId="597BD94F" w14:textId="77777777" w:rsidR="00BF190D" w:rsidRPr="00BF190D" w:rsidDel="00704AC2" w:rsidRDefault="00BF190D">
      <w:pPr>
        <w:jc w:val="both"/>
        <w:rPr>
          <w:del w:id="2000" w:author="pajar280505@gmail.com" w:date="2026-05-16T09:20:00Z"/>
          <w:rFonts w:ascii="Times New Roman" w:cs="Times New Roman"/>
          <w:color w:val="000000"/>
          <w:rPrChange w:id="2001" w:author="ahmad sahrul" w:date="2026-04-27T19:39:00Z">
            <w:rPr>
              <w:del w:id="2002" w:author="pajar280505@gmail.com" w:date="2026-05-16T09:20:00Z"/>
            </w:rPr>
          </w:rPrChange>
        </w:rPr>
        <w:pPrChange w:id="2003" w:author="6781" w:date="2026-04-27T23:07:00Z">
          <w:pPr>
            <w:jc w:val="left"/>
          </w:pPr>
        </w:pPrChange>
      </w:pPr>
    </w:p>
    <w:p w14:paraId="7F4C817D" w14:textId="77777777" w:rsidR="00BF190D" w:rsidRPr="00BF190D" w:rsidDel="00704AC2" w:rsidRDefault="00BF190D">
      <w:pPr>
        <w:jc w:val="both"/>
        <w:rPr>
          <w:del w:id="2004" w:author="pajar280505@gmail.com" w:date="2026-05-16T09:20:00Z"/>
          <w:rFonts w:ascii="Times New Roman" w:hAnsi="Times New Roman" w:cs="Times New Roman"/>
          <w:color w:val="000000"/>
          <w:rPrChange w:id="2005" w:author="ahmad sahrul" w:date="2026-04-27T19:39:00Z">
            <w:rPr>
              <w:del w:id="2006" w:author="pajar280505@gmail.com" w:date="2026-05-16T09:20:00Z"/>
              <w:rFonts w:ascii="Times New Roman" w:hAnsi="Times New Roman" w:cs="Times New Roman"/>
            </w:rPr>
          </w:rPrChange>
        </w:rPr>
        <w:pPrChange w:id="2007" w:author="6781" w:date="2026-04-27T23:07:00Z">
          <w:pPr>
            <w:jc w:val="left"/>
          </w:pPr>
        </w:pPrChange>
      </w:pPr>
    </w:p>
    <w:p w14:paraId="351097CA" w14:textId="77777777" w:rsidR="00BF190D" w:rsidRPr="00BF190D" w:rsidDel="00704AC2" w:rsidRDefault="00BF190D">
      <w:pPr>
        <w:jc w:val="both"/>
        <w:rPr>
          <w:del w:id="2008" w:author="pajar280505@gmail.com" w:date="2026-05-16T09:20:00Z"/>
          <w:rFonts w:ascii="Times New Roman" w:hAnsi="Times New Roman" w:cs="Times New Roman"/>
          <w:color w:val="000000"/>
          <w:rPrChange w:id="2009" w:author="ahmad sahrul" w:date="2026-04-27T19:39:00Z">
            <w:rPr>
              <w:del w:id="2010" w:author="pajar280505@gmail.com" w:date="2026-05-16T09:20:00Z"/>
              <w:rFonts w:ascii="Times New Roman" w:hAnsi="Times New Roman" w:cs="Times New Roman"/>
            </w:rPr>
          </w:rPrChange>
        </w:rPr>
        <w:pPrChange w:id="2011" w:author="6781" w:date="2026-04-27T23:07:00Z">
          <w:pPr>
            <w:jc w:val="left"/>
          </w:pPr>
        </w:pPrChange>
      </w:pPr>
    </w:p>
    <w:p w14:paraId="589BF221" w14:textId="77777777" w:rsidR="00BF190D" w:rsidRPr="00BF190D" w:rsidDel="00704AC2" w:rsidRDefault="00BF190D">
      <w:pPr>
        <w:jc w:val="both"/>
        <w:rPr>
          <w:del w:id="2012" w:author="pajar280505@gmail.com" w:date="2026-05-16T09:20:00Z"/>
          <w:rFonts w:ascii="Times New Roman" w:hAnsi="Times New Roman" w:cs="Times New Roman"/>
          <w:color w:val="000000"/>
          <w:rPrChange w:id="2013" w:author="ahmad sahrul" w:date="2026-04-27T19:39:00Z">
            <w:rPr>
              <w:del w:id="2014" w:author="pajar280505@gmail.com" w:date="2026-05-16T09:20:00Z"/>
              <w:rFonts w:ascii="Times New Roman" w:hAnsi="Times New Roman" w:cs="Times New Roman"/>
            </w:rPr>
          </w:rPrChange>
        </w:rPr>
        <w:pPrChange w:id="2015" w:author="6781" w:date="2026-04-27T23:07:00Z">
          <w:pPr>
            <w:jc w:val="left"/>
          </w:pPr>
        </w:pPrChange>
      </w:pPr>
    </w:p>
    <w:p w14:paraId="71A4BC58" w14:textId="77777777" w:rsidR="00BF190D" w:rsidRPr="00BF190D" w:rsidDel="00704AC2" w:rsidRDefault="00BF190D">
      <w:pPr>
        <w:jc w:val="both"/>
        <w:rPr>
          <w:del w:id="2016" w:author="pajar280505@gmail.com" w:date="2026-05-16T09:20:00Z"/>
          <w:rFonts w:ascii="Times New Roman" w:hAnsi="Times New Roman" w:cs="Times New Roman"/>
          <w:color w:val="000000"/>
          <w:rPrChange w:id="2017" w:author="ahmad sahrul" w:date="2026-04-27T19:39:00Z">
            <w:rPr>
              <w:del w:id="2018" w:author="pajar280505@gmail.com" w:date="2026-05-16T09:20:00Z"/>
              <w:rFonts w:ascii="Times New Roman" w:hAnsi="Times New Roman" w:cs="Times New Roman"/>
            </w:rPr>
          </w:rPrChange>
        </w:rPr>
        <w:pPrChange w:id="2019" w:author="6781" w:date="2026-04-27T23:07:00Z">
          <w:pPr>
            <w:jc w:val="left"/>
          </w:pPr>
        </w:pPrChange>
      </w:pPr>
    </w:p>
    <w:p w14:paraId="57DA6C6F" w14:textId="77777777" w:rsidR="00BF190D" w:rsidRPr="00BF190D" w:rsidDel="00704AC2" w:rsidRDefault="00000000">
      <w:pPr>
        <w:jc w:val="both"/>
        <w:rPr>
          <w:del w:id="2020" w:author="pajar280505@gmail.com" w:date="2026-05-16T09:20:00Z"/>
          <w:rFonts w:ascii="Times New Roman" w:hAnsi="Times New Roman" w:cs="Times New Roman"/>
          <w:color w:val="000000"/>
          <w:rPrChange w:id="2021" w:author="ahmad sahrul" w:date="2026-04-27T19:39:00Z">
            <w:rPr>
              <w:del w:id="2022" w:author="pajar280505@gmail.com" w:date="2026-05-16T09:20:00Z"/>
              <w:rFonts w:ascii="Times New Roman" w:hAnsi="Times New Roman" w:cs="Times New Roman"/>
            </w:rPr>
          </w:rPrChange>
        </w:rPr>
        <w:pPrChange w:id="2023" w:author="6781" w:date="2026-04-27T23:07:00Z">
          <w:pPr>
            <w:jc w:val="left"/>
          </w:pPr>
        </w:pPrChange>
      </w:pPr>
      <w:ins w:id="2024" w:author="ahmad sahrul" w:date="2026-04-27T20:06:00Z">
        <w:del w:id="2025" w:author="pajar280505@gmail.com" w:date="2026-05-16T09:20:00Z">
          <w:r w:rsidDel="00704AC2">
            <w:rPr>
              <w:rFonts w:ascii="Times New Roman" w:hAnsi="Times New Roman" w:cs="Times New Roman"/>
              <w:color w:val="000000"/>
            </w:rPr>
            <w:br/>
          </w:r>
        </w:del>
      </w:ins>
    </w:p>
    <w:p w14:paraId="717ED0E3" w14:textId="77777777" w:rsidR="00BF190D" w:rsidRPr="00BF190D" w:rsidDel="00704AC2" w:rsidRDefault="00000000">
      <w:pPr>
        <w:pStyle w:val="Heading2"/>
        <w:jc w:val="both"/>
        <w:rPr>
          <w:ins w:id="2026" w:author="ahmad sahrul" w:date="2026-04-27T19:45:00Z"/>
          <w:del w:id="2027" w:author="pajar280505@gmail.com" w:date="2026-05-16T09:20:00Z"/>
          <w:rFonts w:ascii="Times New Roman" w:hAnsi="Times New Roman" w:cs="Times New Roman"/>
          <w:color w:val="F2F2F2"/>
          <w:sz w:val="24"/>
          <w:szCs w:val="24"/>
          <w:rPrChange w:id="2028" w:author="ahmad sahrul" w:date="2026-04-27T20:07:00Z">
            <w:rPr>
              <w:ins w:id="2029" w:author="ahmad sahrul" w:date="2026-04-27T19:45:00Z"/>
              <w:del w:id="2030" w:author="pajar280505@gmail.com" w:date="2026-05-16T09:20:00Z"/>
              <w:rFonts w:ascii="Times New Roman" w:hAnsi="Times New Roman" w:cs="Times New Roman"/>
              <w:color w:val="000000"/>
            </w:rPr>
          </w:rPrChange>
        </w:rPr>
        <w:pPrChange w:id="2031" w:author="6781" w:date="2026-04-27T23:07:00Z">
          <w:pPr>
            <w:pStyle w:val="Heading2"/>
            <w:jc w:val="left"/>
          </w:pPr>
        </w:pPrChange>
      </w:pPr>
      <w:ins w:id="2032" w:author="ahmad sahrul" w:date="2026-04-27T20:07:00Z">
        <w:del w:id="2033" w:author="pajar280505@gmail.com" w:date="2026-05-16T09:20:00Z">
          <w:r w:rsidRPr="497BA368" w:rsidDel="00704AC2">
            <w:rPr>
              <w:rFonts w:ascii="Times New Roman" w:hAnsi="Times New Roman" w:cs="Times New Roman"/>
              <w:b w:val="0"/>
              <w:bCs w:val="0"/>
              <w:color w:val="F2F2F2"/>
              <w:sz w:val="24"/>
              <w:szCs w:val="24"/>
              <w:rPrChange w:id="2034" w:author="ahmad sahrul" w:date="2026-04-27T20:07:00Z">
                <w:rPr>
                  <w:rFonts w:ascii="Times New Roman" w:hAnsi="Times New Roman" w:cs="Times New Roman"/>
                  <w:b w:val="0"/>
                  <w:bCs w:val="0"/>
                  <w:color w:val="000000"/>
                  <w:sz w:val="22"/>
                  <w:szCs w:val="22"/>
                </w:rPr>
              </w:rPrChange>
            </w:rPr>
            <w:br/>
          </w:r>
        </w:del>
      </w:ins>
    </w:p>
    <w:p w14:paraId="29208A41" w14:textId="77777777" w:rsidR="00BF190D" w:rsidRPr="00704AC2" w:rsidRDefault="00000000" w:rsidP="00704AC2">
      <w:pPr>
        <w:jc w:val="both"/>
        <w:pPrChange w:id="2035" w:author="pajar280505@gmail.com" w:date="2026-05-16T09:20:00Z">
          <w:pPr>
            <w:pStyle w:val="Heading2"/>
            <w:jc w:val="left"/>
          </w:pPr>
        </w:pPrChange>
      </w:pPr>
      <w:bookmarkStart w:id="2036" w:name="_Toc228212129"/>
      <w:r w:rsidRPr="00704AC2">
        <w:t>2.3 User Classes and Characteristics</w:t>
      </w:r>
      <w:bookmarkEnd w:id="2036"/>
    </w:p>
    <w:p w14:paraId="6064A7C4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2037" w:author="ahmad sahrul" w:date="2026-04-27T19:46:00Z">
            <w:rPr/>
          </w:rPrChange>
        </w:rPr>
        <w:pPrChange w:id="2038" w:author="6781" w:date="2026-04-27T23:07:00Z">
          <w:pPr>
            <w:spacing w:before="80"/>
            <w:jc w:val="left"/>
          </w:pPr>
        </w:pPrChange>
      </w:pPr>
      <w:ins w:id="2039" w:author="ahmad sahrul" w:date="2026-04-27T19:33:00Z">
        <w:r w:rsidRPr="2AFC1FFB">
          <w:rPr>
            <w:rFonts w:ascii="Times New Roman" w:hAnsi="Times New Roman" w:cs="Times New Roman"/>
            <w:sz w:val="24"/>
            <w:szCs w:val="24"/>
            <w:rPrChange w:id="2040" w:author="ahmad sahrul" w:date="2026-04-27T19:46:00Z">
              <w:rPr>
                <w:rFonts w:ascii="Times New Roman" w:hAnsi="Times New Roman" w:cs="Times New Roman"/>
              </w:rPr>
            </w:rPrChange>
          </w:rPr>
          <w:br/>
        </w:r>
      </w:ins>
      <w:r w:rsidRPr="22D0016B">
        <w:rPr>
          <w:rFonts w:ascii="Times New Roman" w:cs="Times New Roman"/>
          <w:sz w:val="24"/>
          <w:szCs w:val="24"/>
          <w:rPrChange w:id="2041" w:author="ahmad sahrul" w:date="2026-04-27T19:46:00Z">
            <w:rPr/>
          </w:rPrChange>
        </w:rPr>
        <w:t>Berdasarkan</w:t>
      </w:r>
      <w:r w:rsidRPr="A8E28CC5">
        <w:rPr>
          <w:rFonts w:ascii="Times New Roman" w:cs="Times New Roman"/>
          <w:sz w:val="24"/>
          <w:szCs w:val="24"/>
          <w:rPrChange w:id="2042" w:author="ahmad sahrul" w:date="2026-04-27T19:46:00Z">
            <w:rPr/>
          </w:rPrChange>
        </w:rPr>
        <w:t xml:space="preserve"> </w:t>
      </w:r>
      <w:r w:rsidRPr="16C5D883">
        <w:rPr>
          <w:rFonts w:ascii="Times New Roman" w:cs="Times New Roman"/>
          <w:sz w:val="24"/>
          <w:szCs w:val="24"/>
          <w:rPrChange w:id="2043" w:author="ahmad sahrul" w:date="2026-04-27T19:46:00Z">
            <w:rPr/>
          </w:rPrChange>
        </w:rPr>
        <w:t>hasil</w:t>
      </w:r>
      <w:r w:rsidRPr="38B4FD5B">
        <w:rPr>
          <w:rFonts w:ascii="Times New Roman" w:cs="Times New Roman"/>
          <w:sz w:val="24"/>
          <w:szCs w:val="24"/>
          <w:rPrChange w:id="2044" w:author="ahmad sahrul" w:date="2026-04-27T19:46:00Z">
            <w:rPr/>
          </w:rPrChange>
        </w:rPr>
        <w:t xml:space="preserve"> </w:t>
      </w:r>
      <w:r w:rsidRPr="1A31975F">
        <w:rPr>
          <w:rFonts w:ascii="Times New Roman" w:cs="Times New Roman"/>
          <w:sz w:val="24"/>
          <w:szCs w:val="24"/>
          <w:rPrChange w:id="2045" w:author="ahmad sahrul" w:date="2026-04-27T19:46:00Z">
            <w:rPr/>
          </w:rPrChange>
        </w:rPr>
        <w:t>wawancara</w:t>
      </w:r>
      <w:r w:rsidRPr="C851DA93">
        <w:rPr>
          <w:rFonts w:ascii="Times New Roman" w:cs="Times New Roman"/>
          <w:sz w:val="24"/>
          <w:szCs w:val="24"/>
          <w:rPrChange w:id="2046" w:author="ahmad sahrul" w:date="2026-04-27T19:46:00Z">
            <w:rPr/>
          </w:rPrChange>
        </w:rPr>
        <w:t xml:space="preserve"> </w:t>
      </w:r>
      <w:r w:rsidRPr="EF2AFB5F">
        <w:rPr>
          <w:rFonts w:ascii="Times New Roman" w:cs="Times New Roman"/>
          <w:sz w:val="24"/>
          <w:szCs w:val="24"/>
          <w:rPrChange w:id="2047" w:author="ahmad sahrul" w:date="2026-04-27T19:46:00Z">
            <w:rPr/>
          </w:rPrChange>
        </w:rPr>
        <w:t>lapangan</w:t>
      </w:r>
      <w:r w:rsidRPr="DC53F2BE">
        <w:rPr>
          <w:rFonts w:ascii="Times New Roman" w:cs="Times New Roman"/>
          <w:sz w:val="24"/>
          <w:szCs w:val="24"/>
          <w:rPrChange w:id="2048" w:author="ahmad sahrul" w:date="2026-04-27T19:46:00Z">
            <w:rPr/>
          </w:rPrChange>
        </w:rPr>
        <w:t xml:space="preserve"> pada 20 April 2026, </w:t>
      </w:r>
      <w:r w:rsidRPr="6CB91CD6">
        <w:rPr>
          <w:rFonts w:ascii="Times New Roman" w:cs="Times New Roman"/>
          <w:sz w:val="24"/>
          <w:szCs w:val="24"/>
          <w:rPrChange w:id="2049" w:author="ahmad sahrul" w:date="2026-04-27T19:46:00Z">
            <w:rPr/>
          </w:rPrChange>
        </w:rPr>
        <w:t>terdapat</w:t>
      </w:r>
      <w:r w:rsidRPr="C4C7FB47">
        <w:rPr>
          <w:rFonts w:ascii="Times New Roman" w:cs="Times New Roman"/>
          <w:sz w:val="24"/>
          <w:szCs w:val="24"/>
          <w:rPrChange w:id="2050" w:author="ahmad sahrul" w:date="2026-04-27T19:46:00Z">
            <w:rPr/>
          </w:rPrChange>
        </w:rPr>
        <w:t xml:space="preserve"> </w:t>
      </w:r>
      <w:r w:rsidRPr="ED647032">
        <w:rPr>
          <w:rFonts w:ascii="Times New Roman" w:cs="Times New Roman"/>
          <w:sz w:val="24"/>
          <w:szCs w:val="24"/>
          <w:rPrChange w:id="2051" w:author="ahmad sahrul" w:date="2026-04-27T19:46:00Z">
            <w:rPr/>
          </w:rPrChange>
        </w:rPr>
        <w:t>tiga</w:t>
      </w:r>
      <w:r w:rsidRPr="DF6B01D7">
        <w:rPr>
          <w:rFonts w:ascii="Times New Roman" w:cs="Times New Roman"/>
          <w:sz w:val="24"/>
          <w:szCs w:val="24"/>
          <w:rPrChange w:id="2052" w:author="ahmad sahrul" w:date="2026-04-27T19:46:00Z">
            <w:rPr/>
          </w:rPrChange>
        </w:rPr>
        <w:t xml:space="preserve"> </w:t>
      </w:r>
      <w:r w:rsidRPr="3130A70A">
        <w:rPr>
          <w:rFonts w:ascii="Times New Roman" w:cs="Times New Roman"/>
          <w:sz w:val="24"/>
          <w:szCs w:val="24"/>
          <w:rPrChange w:id="2053" w:author="ahmad sahrul" w:date="2026-04-27T19:46:00Z">
            <w:rPr/>
          </w:rPrChange>
        </w:rPr>
        <w:t>kelas</w:t>
      </w:r>
      <w:r w:rsidRPr="44CE235E">
        <w:rPr>
          <w:rFonts w:ascii="Times New Roman" w:cs="Times New Roman"/>
          <w:sz w:val="24"/>
          <w:szCs w:val="24"/>
          <w:rPrChange w:id="2054" w:author="ahmad sahrul" w:date="2026-04-27T19:46:00Z">
            <w:rPr/>
          </w:rPrChange>
        </w:rPr>
        <w:t xml:space="preserve"> </w:t>
      </w:r>
      <w:r w:rsidRPr="40D0AB64">
        <w:rPr>
          <w:rFonts w:ascii="Times New Roman" w:cs="Times New Roman"/>
          <w:sz w:val="24"/>
          <w:szCs w:val="24"/>
          <w:rPrChange w:id="2055" w:author="ahmad sahrul" w:date="2026-04-27T19:46:00Z">
            <w:rPr/>
          </w:rPrChange>
        </w:rPr>
        <w:t>pengguna</w:t>
      </w:r>
      <w:r w:rsidRPr="4D9F09AE">
        <w:rPr>
          <w:rFonts w:ascii="Times New Roman" w:cs="Times New Roman"/>
          <w:sz w:val="24"/>
          <w:szCs w:val="24"/>
          <w:rPrChange w:id="2056" w:author="ahmad sahrul" w:date="2026-04-27T19:46:00Z">
            <w:rPr/>
          </w:rPrChange>
        </w:rPr>
        <w:t xml:space="preserve"> yang </w:t>
      </w:r>
      <w:r w:rsidRPr="2E956CB9">
        <w:rPr>
          <w:rFonts w:ascii="Times New Roman" w:cs="Times New Roman"/>
          <w:sz w:val="24"/>
          <w:szCs w:val="24"/>
          <w:rPrChange w:id="2057" w:author="ahmad sahrul" w:date="2026-04-27T19:46:00Z">
            <w:rPr/>
          </w:rPrChange>
        </w:rPr>
        <w:t>akan</w:t>
      </w:r>
      <w:r w:rsidRPr="99278490">
        <w:rPr>
          <w:rFonts w:ascii="Times New Roman" w:cs="Times New Roman"/>
          <w:sz w:val="24"/>
          <w:szCs w:val="24"/>
          <w:rPrChange w:id="2058" w:author="ahmad sahrul" w:date="2026-04-27T19:46:00Z">
            <w:rPr/>
          </w:rPrChange>
        </w:rPr>
        <w:t xml:space="preserve"> </w:t>
      </w:r>
      <w:r w:rsidRPr="A00E157F">
        <w:rPr>
          <w:rFonts w:ascii="Times New Roman" w:cs="Times New Roman"/>
          <w:sz w:val="24"/>
          <w:szCs w:val="24"/>
          <w:rPrChange w:id="2059" w:author="ahmad sahrul" w:date="2026-04-27T19:46:00Z">
            <w:rPr/>
          </w:rPrChange>
        </w:rPr>
        <w:t>menggunakan</w:t>
      </w:r>
      <w:r w:rsidRPr="9BDA217C">
        <w:rPr>
          <w:rFonts w:ascii="Times New Roman" w:cs="Times New Roman"/>
          <w:sz w:val="24"/>
          <w:szCs w:val="24"/>
          <w:rPrChange w:id="2060" w:author="ahmad sahrul" w:date="2026-04-27T19:46:00Z">
            <w:rPr/>
          </w:rPrChange>
        </w:rPr>
        <w:t xml:space="preserve"> </w:t>
      </w:r>
      <w:r w:rsidRPr="4C61513B">
        <w:rPr>
          <w:rFonts w:ascii="Times New Roman" w:cs="Times New Roman"/>
          <w:sz w:val="24"/>
          <w:szCs w:val="24"/>
          <w:rPrChange w:id="2061" w:author="ahmad sahrul" w:date="2026-04-27T19:46:00Z">
            <w:rPr/>
          </w:rPrChange>
        </w:rPr>
        <w:t>sistem</w:t>
      </w:r>
      <w:r w:rsidRPr="2D857D55">
        <w:rPr>
          <w:rFonts w:ascii="Times New Roman" w:cs="Times New Roman"/>
          <w:sz w:val="24"/>
          <w:szCs w:val="24"/>
          <w:rPrChange w:id="2062" w:author="ahmad sahrul" w:date="2026-04-27T19:46:00Z">
            <w:rPr/>
          </w:rPrChange>
        </w:rPr>
        <w:t xml:space="preserve"> </w:t>
      </w:r>
      <w:r w:rsidRPr="6E13DE6D">
        <w:rPr>
          <w:rFonts w:ascii="Times New Roman" w:cs="Times New Roman"/>
          <w:sz w:val="24"/>
          <w:szCs w:val="24"/>
          <w:rPrChange w:id="2063" w:author="ahmad sahrul" w:date="2026-04-27T19:46:00Z">
            <w:rPr/>
          </w:rPrChange>
        </w:rPr>
        <w:t>ini</w:t>
      </w:r>
      <w:r w:rsidRPr="8D8E3DD9">
        <w:rPr>
          <w:rFonts w:ascii="Times New Roman" w:cs="Times New Roman"/>
          <w:sz w:val="24"/>
          <w:szCs w:val="24"/>
          <w:rPrChange w:id="2064" w:author="ahmad sahrul" w:date="2026-04-27T19:46:00Z">
            <w:rPr/>
          </w:rPrChange>
        </w:rPr>
        <w:t>:</w:t>
      </w:r>
    </w:p>
    <w:p w14:paraId="10850756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sz w:val="24"/>
          <w:szCs w:val="24"/>
          <w:rPrChange w:id="2065" w:author="ahmad sahrul" w:date="2026-04-27T19:46:00Z">
            <w:rPr/>
          </w:rPrChange>
        </w:rPr>
        <w:pPrChange w:id="2066" w:author="6781" w:date="2026-04-27T23:07:00Z">
          <w:pPr>
            <w:spacing w:before="60" w:after="60"/>
            <w:jc w:val="left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BF190D" w14:paraId="555F277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2EC1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67" w:author="ahmad sahrul" w:date="2026-04-27T19:46:00Z">
                  <w:rPr/>
                </w:rPrChange>
              </w:rPr>
              <w:pPrChange w:id="2068" w:author="6781" w:date="2026-04-27T23:07:00Z">
                <w:pPr>
                  <w:jc w:val="left"/>
                </w:pPr>
              </w:pPrChange>
            </w:pPr>
            <w:r w:rsidRPr="E0284FE6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069" w:author="ahmad sahrul" w:date="2026-04-27T19:46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lastRenderedPageBreak/>
              <w:t>User Class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8B04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70" w:author="ahmad sahrul" w:date="2026-04-27T19:46:00Z">
                  <w:rPr/>
                </w:rPrChange>
              </w:rPr>
              <w:pPrChange w:id="2071" w:author="6781" w:date="2026-04-27T23:07:00Z">
                <w:pPr>
                  <w:jc w:val="left"/>
                </w:pPr>
              </w:pPrChange>
            </w:pPr>
            <w:r w:rsidRPr="94EF0651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072" w:author="ahmad sahrul" w:date="2026-04-27T19:46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Frekuensi</w:t>
            </w:r>
            <w:r w:rsidRPr="F7FA5E14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073" w:author="ahmad sahrul" w:date="2026-04-27T19:46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 xml:space="preserve"> </w:t>
            </w:r>
            <w:r w:rsidRPr="03C55323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074" w:author="ahmad sahrul" w:date="2026-04-27T19:46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Penggunaan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D752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75" w:author="ahmad sahrul" w:date="2026-04-27T19:46:00Z">
                  <w:rPr/>
                </w:rPrChange>
              </w:rPr>
              <w:pPrChange w:id="2076" w:author="6781" w:date="2026-04-27T23:07:00Z">
                <w:pPr>
                  <w:jc w:val="left"/>
                </w:pPr>
              </w:pPrChange>
            </w:pPr>
            <w:r w:rsidRPr="017231C7">
              <w:rPr>
                <w:rFonts w:ascii="Times New Roman" w:cs="Times New Roman"/>
                <w:b/>
                <w:bCs/>
                <w:color w:val="FFFFFF"/>
                <w:sz w:val="24"/>
                <w:szCs w:val="24"/>
                <w:rPrChange w:id="2077" w:author="ahmad sahrul" w:date="2026-04-27T19:46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Karakteristik</w:t>
            </w:r>
          </w:p>
        </w:tc>
      </w:tr>
      <w:tr w:rsidR="00BF190D" w14:paraId="61C5423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401F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78" w:author="ahmad sahrul" w:date="2026-04-27T19:46:00Z">
                  <w:rPr/>
                </w:rPrChange>
              </w:rPr>
              <w:pPrChange w:id="2079" w:author="6781" w:date="2026-04-27T23:07:00Z">
                <w:pPr/>
              </w:pPrChange>
            </w:pPr>
            <w:r w:rsidRPr="97531DD7">
              <w:rPr>
                <w:rFonts w:ascii="Times New Roman" w:cs="Times New Roman"/>
                <w:sz w:val="24"/>
                <w:szCs w:val="24"/>
                <w:rPrChange w:id="2080" w:author="ahmad sahrul" w:date="2026-04-27T19:46:00Z">
                  <w:rPr>
                    <w:sz w:val="20"/>
                    <w:szCs w:val="20"/>
                  </w:rPr>
                </w:rPrChange>
              </w:rPr>
              <w:t>Pemilik</w:t>
            </w:r>
            <w:r w:rsidRPr="74F82F61">
              <w:rPr>
                <w:rFonts w:ascii="Times New Roman" w:cs="Times New Roman"/>
                <w:sz w:val="24"/>
                <w:szCs w:val="24"/>
                <w:rPrChange w:id="2081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Toko (Owner)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11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82" w:author="ahmad sahrul" w:date="2026-04-27T19:46:00Z">
                  <w:rPr/>
                </w:rPrChange>
              </w:rPr>
              <w:pPrChange w:id="2083" w:author="6781" w:date="2026-04-27T23:07:00Z">
                <w:pPr/>
              </w:pPrChange>
            </w:pPr>
            <w:r w:rsidRPr="67A025BD">
              <w:rPr>
                <w:rFonts w:ascii="Times New Roman" w:cs="Times New Roman"/>
                <w:sz w:val="24"/>
                <w:szCs w:val="24"/>
                <w:rPrChange w:id="2084" w:author="ahmad sahrul" w:date="2026-04-27T19:46:00Z">
                  <w:rPr>
                    <w:sz w:val="20"/>
                    <w:szCs w:val="20"/>
                  </w:rPr>
                </w:rPrChange>
              </w:rPr>
              <w:t>Harian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6E18" w14:textId="413986FA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085" w:author="ahmad sahrul" w:date="2026-04-27T19:46:00Z">
                  <w:rPr/>
                </w:rPrChange>
              </w:rPr>
              <w:pPrChange w:id="2086" w:author="6781" w:date="2026-04-27T23:07:00Z">
                <w:pPr/>
              </w:pPrChange>
            </w:pPr>
            <w:r w:rsidRPr="1DEBD8CE">
              <w:rPr>
                <w:rFonts w:ascii="Times New Roman" w:cs="Times New Roman"/>
                <w:sz w:val="24"/>
                <w:szCs w:val="24"/>
                <w:rPrChange w:id="2087" w:author="ahmad sahrul" w:date="2026-04-27T19:46:00Z">
                  <w:rPr>
                    <w:sz w:val="20"/>
                    <w:szCs w:val="20"/>
                  </w:rPr>
                </w:rPrChange>
              </w:rPr>
              <w:t>Memiliki</w:t>
            </w:r>
            <w:r w:rsidRPr="5E96EF75">
              <w:rPr>
                <w:rFonts w:ascii="Times New Roman" w:cs="Times New Roman"/>
                <w:sz w:val="24"/>
                <w:szCs w:val="24"/>
                <w:rPrChange w:id="2088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9794153">
              <w:rPr>
                <w:rFonts w:ascii="Times New Roman" w:cs="Times New Roman"/>
                <w:sz w:val="24"/>
                <w:szCs w:val="24"/>
                <w:rPrChange w:id="2089" w:author="ahmad sahrul" w:date="2026-04-27T19:46:00Z">
                  <w:rPr>
                    <w:sz w:val="20"/>
                    <w:szCs w:val="20"/>
                  </w:rPr>
                </w:rPrChange>
              </w:rPr>
              <w:t>akses</w:t>
            </w:r>
            <w:r w:rsidRPr="FBDD5F37">
              <w:rPr>
                <w:rFonts w:ascii="Times New Roman" w:cs="Times New Roman"/>
                <w:sz w:val="24"/>
                <w:szCs w:val="24"/>
                <w:rPrChange w:id="2090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A335F6D">
              <w:rPr>
                <w:rFonts w:ascii="Times New Roman" w:cs="Times New Roman"/>
                <w:sz w:val="24"/>
                <w:szCs w:val="24"/>
                <w:rPrChange w:id="2091" w:author="ahmad sahrul" w:date="2026-04-27T19:46:00Z">
                  <w:rPr>
                    <w:sz w:val="20"/>
                    <w:szCs w:val="20"/>
                  </w:rPr>
                </w:rPrChange>
              </w:rPr>
              <w:t>penuh</w:t>
            </w:r>
            <w:r w:rsidRPr="C7599B83">
              <w:rPr>
                <w:rFonts w:ascii="Times New Roman" w:cs="Times New Roman"/>
                <w:sz w:val="24"/>
                <w:szCs w:val="24"/>
                <w:rPrChange w:id="2092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EB46B75">
              <w:rPr>
                <w:rFonts w:ascii="Times New Roman" w:cs="Times New Roman"/>
                <w:sz w:val="24"/>
                <w:szCs w:val="24"/>
                <w:rPrChange w:id="2093" w:author="ahmad sahrul" w:date="2026-04-27T19:46:00Z">
                  <w:rPr>
                    <w:sz w:val="20"/>
                    <w:szCs w:val="20"/>
                  </w:rPr>
                </w:rPrChange>
              </w:rPr>
              <w:t>ke</w:t>
            </w:r>
            <w:r w:rsidRPr="74C6C9B0">
              <w:rPr>
                <w:rFonts w:ascii="Times New Roman" w:cs="Times New Roman"/>
                <w:sz w:val="24"/>
                <w:szCs w:val="24"/>
                <w:rPrChange w:id="2094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CF069E7">
              <w:rPr>
                <w:rFonts w:ascii="Times New Roman" w:cs="Times New Roman"/>
                <w:sz w:val="24"/>
                <w:szCs w:val="24"/>
                <w:rPrChange w:id="2095" w:author="ahmad sahrul" w:date="2026-04-27T19:46:00Z">
                  <w:rPr>
                    <w:sz w:val="20"/>
                    <w:szCs w:val="20"/>
                  </w:rPr>
                </w:rPrChange>
              </w:rPr>
              <w:t>semua</w:t>
            </w:r>
            <w:r w:rsidRPr="3A3F4FA1">
              <w:rPr>
                <w:rFonts w:ascii="Times New Roman" w:cs="Times New Roman"/>
                <w:sz w:val="24"/>
                <w:szCs w:val="24"/>
                <w:rPrChange w:id="2096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ECF0B4C">
              <w:rPr>
                <w:rFonts w:ascii="Times New Roman" w:cs="Times New Roman"/>
                <w:sz w:val="24"/>
                <w:szCs w:val="24"/>
                <w:rPrChange w:id="2097" w:author="ahmad sahrul" w:date="2026-04-27T19:46:00Z">
                  <w:rPr>
                    <w:sz w:val="20"/>
                    <w:szCs w:val="20"/>
                  </w:rPr>
                </w:rPrChange>
              </w:rPr>
              <w:t>fitur</w:t>
            </w:r>
            <w:r w:rsidRPr="666C0FDF">
              <w:rPr>
                <w:rFonts w:ascii="Times New Roman" w:cs="Times New Roman"/>
                <w:sz w:val="24"/>
                <w:szCs w:val="24"/>
                <w:rPrChange w:id="2098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C6436F3A">
              <w:rPr>
                <w:rFonts w:ascii="Times New Roman" w:cs="Times New Roman"/>
                <w:sz w:val="24"/>
                <w:szCs w:val="24"/>
                <w:rPrChange w:id="2099" w:author="ahmad sahrul" w:date="2026-04-27T19:46:00Z">
                  <w:rPr>
                    <w:sz w:val="20"/>
                    <w:szCs w:val="20"/>
                  </w:rPr>
                </w:rPrChange>
              </w:rPr>
              <w:t>termasuk</w:t>
            </w:r>
            <w:r w:rsidRPr="51C900BF">
              <w:rPr>
                <w:rFonts w:ascii="Times New Roman" w:cs="Times New Roman"/>
                <w:sz w:val="24"/>
                <w:szCs w:val="24"/>
                <w:rPrChange w:id="2100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F4559E5">
              <w:rPr>
                <w:rFonts w:ascii="Times New Roman" w:cs="Times New Roman"/>
                <w:sz w:val="24"/>
                <w:szCs w:val="24"/>
                <w:rPrChange w:id="2101" w:author="ahmad sahrul" w:date="2026-04-27T19:46:00Z">
                  <w:rPr>
                    <w:sz w:val="20"/>
                    <w:szCs w:val="20"/>
                  </w:rPr>
                </w:rPrChange>
              </w:rPr>
              <w:t>laporan</w:t>
            </w:r>
            <w:r w:rsidRPr="CA1A9DD8">
              <w:rPr>
                <w:rFonts w:ascii="Times New Roman" w:cs="Times New Roman"/>
                <w:sz w:val="24"/>
                <w:szCs w:val="24"/>
                <w:rPrChange w:id="2102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ins w:id="2103" w:author="pajar280505@gmail.com" w:date="2026-05-16T09:10:00Z">
              <w:r w:rsidR="00405D18">
                <w:rPr>
                  <w:rFonts w:ascii="Times New Roman" w:cs="Times New Roman"/>
                  <w:sz w:val="24"/>
                  <w:szCs w:val="24"/>
                </w:rPr>
                <w:t>dashboard</w:t>
              </w:r>
            </w:ins>
            <w:del w:id="2104" w:author="pajar280505@gmail.com" w:date="2026-05-16T09:10:00Z">
              <w:r w:rsidRPr="491BBDDD" w:rsidDel="00405D18">
                <w:rPr>
                  <w:rFonts w:ascii="Times New Roman" w:cs="Times New Roman"/>
                  <w:sz w:val="24"/>
                  <w:szCs w:val="24"/>
                  <w:rPrChange w:id="2105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keuangan</w:delText>
              </w:r>
              <w:r w:rsidRPr="2854385E" w:rsidDel="00405D18">
                <w:rPr>
                  <w:rFonts w:ascii="Times New Roman" w:cs="Times New Roman"/>
                  <w:sz w:val="24"/>
                  <w:szCs w:val="24"/>
                  <w:rPrChange w:id="2106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Pr="B3ACB7EC" w:rsidDel="00405D18">
                <w:rPr>
                  <w:rFonts w:ascii="Times New Roman" w:cs="Times New Roman"/>
                  <w:sz w:val="24"/>
                  <w:szCs w:val="24"/>
                  <w:rPrChange w:id="2107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manajemen</w:delText>
              </w:r>
              <w:r w:rsidRPr="AE5E521C" w:rsidDel="00405D18">
                <w:rPr>
                  <w:rFonts w:ascii="Times New Roman" w:cs="Times New Roman"/>
                  <w:sz w:val="24"/>
                  <w:szCs w:val="24"/>
                  <w:rPrChange w:id="2108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6DE5127" w:rsidDel="00405D18">
                <w:rPr>
                  <w:rFonts w:ascii="Times New Roman" w:cs="Times New Roman"/>
                  <w:sz w:val="24"/>
                  <w:szCs w:val="24"/>
                  <w:rPrChange w:id="2109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220BC81E" w:rsidDel="00405D18">
                <w:rPr>
                  <w:rFonts w:ascii="Times New Roman" w:cs="Times New Roman"/>
                  <w:sz w:val="24"/>
                  <w:szCs w:val="24"/>
                  <w:rPrChange w:id="2110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,</w:delText>
              </w:r>
            </w:del>
            <w:r w:rsidRPr="220BC81E">
              <w:rPr>
                <w:rFonts w:ascii="Times New Roman" w:cs="Times New Roman"/>
                <w:sz w:val="24"/>
                <w:szCs w:val="24"/>
                <w:rPrChange w:id="2111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dan </w:t>
            </w:r>
            <w:r w:rsidRPr="CEF71BB9">
              <w:rPr>
                <w:rFonts w:ascii="Times New Roman" w:cs="Times New Roman"/>
                <w:sz w:val="24"/>
                <w:szCs w:val="24"/>
                <w:rPrChange w:id="2112" w:author="ahmad sahrul" w:date="2026-04-27T19:46:00Z">
                  <w:rPr>
                    <w:sz w:val="20"/>
                    <w:szCs w:val="20"/>
                  </w:rPr>
                </w:rPrChange>
              </w:rPr>
              <w:t>pengaturan</w:t>
            </w:r>
            <w:r w:rsidRPr="D93EED4F">
              <w:rPr>
                <w:rFonts w:ascii="Times New Roman" w:cs="Times New Roman"/>
                <w:sz w:val="24"/>
                <w:szCs w:val="24"/>
                <w:rPrChange w:id="2113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7DA18F1">
              <w:rPr>
                <w:rFonts w:ascii="Times New Roman" w:cs="Times New Roman"/>
                <w:sz w:val="24"/>
                <w:szCs w:val="24"/>
                <w:rPrChange w:id="2114" w:author="ahmad sahrul" w:date="2026-04-27T19:46:00Z">
                  <w:rPr>
                    <w:sz w:val="20"/>
                    <w:szCs w:val="20"/>
                  </w:rPr>
                </w:rPrChange>
              </w:rPr>
              <w:t>sistem</w:t>
            </w:r>
            <w:r w:rsidRPr="51F7A294">
              <w:rPr>
                <w:rFonts w:ascii="Times New Roman" w:cs="Times New Roman"/>
                <w:sz w:val="24"/>
                <w:szCs w:val="24"/>
                <w:rPrChange w:id="2115" w:author="ahmad sahrul" w:date="2026-04-27T19:46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5F41778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49D5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16" w:author="ahmad sahrul" w:date="2026-04-27T19:46:00Z">
                  <w:rPr/>
                </w:rPrChange>
              </w:rPr>
              <w:pPrChange w:id="2117" w:author="6781" w:date="2026-04-27T23:07:00Z">
                <w:pPr/>
              </w:pPrChange>
            </w:pPr>
            <w:r w:rsidRPr="39B8492E">
              <w:rPr>
                <w:rFonts w:ascii="Times New Roman" w:cs="Times New Roman"/>
                <w:sz w:val="24"/>
                <w:szCs w:val="24"/>
                <w:rPrChange w:id="2118" w:author="ahmad sahrul" w:date="2026-04-27T19:46:00Z">
                  <w:rPr>
                    <w:sz w:val="20"/>
                    <w:szCs w:val="20"/>
                  </w:rPr>
                </w:rPrChange>
              </w:rPr>
              <w:t>Karyawan</w:t>
            </w:r>
            <w:r w:rsidRPr="9DC69779">
              <w:rPr>
                <w:rFonts w:ascii="Times New Roman" w:cs="Times New Roman"/>
                <w:sz w:val="24"/>
                <w:szCs w:val="24"/>
                <w:rPrChange w:id="2119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Kasir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7022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20" w:author="ahmad sahrul" w:date="2026-04-27T19:46:00Z">
                  <w:rPr/>
                </w:rPrChange>
              </w:rPr>
              <w:pPrChange w:id="2121" w:author="6781" w:date="2026-04-27T23:07:00Z">
                <w:pPr/>
              </w:pPrChange>
            </w:pPr>
            <w:r w:rsidRPr="D05A5824">
              <w:rPr>
                <w:rFonts w:ascii="Times New Roman" w:cs="Times New Roman"/>
                <w:sz w:val="24"/>
                <w:szCs w:val="24"/>
                <w:rPrChange w:id="2122" w:author="ahmad sahrul" w:date="2026-04-27T19:46:00Z">
                  <w:rPr>
                    <w:sz w:val="20"/>
                    <w:szCs w:val="20"/>
                  </w:rPr>
                </w:rPrChange>
              </w:rPr>
              <w:t>Harian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9694" w14:textId="517B2C1D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23" w:author="ahmad sahrul" w:date="2026-04-27T19:46:00Z">
                  <w:rPr/>
                </w:rPrChange>
              </w:rPr>
              <w:pPrChange w:id="2124" w:author="6781" w:date="2026-04-27T23:07:00Z">
                <w:pPr/>
              </w:pPrChange>
            </w:pPr>
            <w:r w:rsidRPr="D9F3F989">
              <w:rPr>
                <w:rFonts w:ascii="Times New Roman" w:cs="Times New Roman"/>
                <w:sz w:val="24"/>
                <w:szCs w:val="24"/>
                <w:rPrChange w:id="2125" w:author="ahmad sahrul" w:date="2026-04-27T19:46:00Z">
                  <w:rPr>
                    <w:sz w:val="20"/>
                    <w:szCs w:val="20"/>
                  </w:rPr>
                </w:rPrChange>
              </w:rPr>
              <w:t>Dapat</w:t>
            </w:r>
            <w:r w:rsidRPr="F3FCA07F">
              <w:rPr>
                <w:rFonts w:ascii="Times New Roman" w:cs="Times New Roman"/>
                <w:sz w:val="24"/>
                <w:szCs w:val="24"/>
                <w:rPrChange w:id="2126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A134B5D">
              <w:rPr>
                <w:rFonts w:ascii="Times New Roman" w:cs="Times New Roman"/>
                <w:sz w:val="24"/>
                <w:szCs w:val="24"/>
                <w:rPrChange w:id="2127" w:author="ahmad sahrul" w:date="2026-04-27T19:46:00Z">
                  <w:rPr>
                    <w:sz w:val="20"/>
                    <w:szCs w:val="20"/>
                  </w:rPr>
                </w:rPrChange>
              </w:rPr>
              <w:t>melakukan</w:t>
            </w:r>
            <w:r w:rsidRPr="FC9EC3C9">
              <w:rPr>
                <w:rFonts w:ascii="Times New Roman" w:cs="Times New Roman"/>
                <w:sz w:val="24"/>
                <w:szCs w:val="24"/>
                <w:rPrChange w:id="2128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1A20CD8">
              <w:rPr>
                <w:rFonts w:ascii="Times New Roman" w:cs="Times New Roman"/>
                <w:sz w:val="24"/>
                <w:szCs w:val="24"/>
                <w:rPrChange w:id="2129" w:author="ahmad sahrul" w:date="2026-04-27T19:46:00Z">
                  <w:rPr>
                    <w:sz w:val="20"/>
                    <w:szCs w:val="20"/>
                  </w:rPr>
                </w:rPrChange>
              </w:rPr>
              <w:t>transaksi</w:t>
            </w:r>
            <w:r w:rsidRPr="A8E046DE">
              <w:rPr>
                <w:rFonts w:ascii="Times New Roman" w:cs="Times New Roman"/>
                <w:sz w:val="24"/>
                <w:szCs w:val="24"/>
                <w:rPrChange w:id="2130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POS</w:t>
            </w:r>
            <w:del w:id="2131" w:author="pajar280505@gmail.com" w:date="2026-05-16T09:10:00Z">
              <w:r w:rsidRPr="A8E046DE" w:rsidDel="00405D18">
                <w:rPr>
                  <w:rFonts w:ascii="Times New Roman" w:cs="Times New Roman"/>
                  <w:sz w:val="24"/>
                  <w:szCs w:val="24"/>
                  <w:rPrChange w:id="2132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Pr="2CE5BF5B" w:rsidDel="00405D18">
                <w:rPr>
                  <w:rFonts w:ascii="Times New Roman" w:cs="Times New Roman"/>
                  <w:sz w:val="24"/>
                  <w:szCs w:val="24"/>
                  <w:rPrChange w:id="2133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melihat</w:delText>
              </w:r>
              <w:r w:rsidRPr="3C0FB786" w:rsidDel="00405D18">
                <w:rPr>
                  <w:rFonts w:ascii="Times New Roman" w:cs="Times New Roman"/>
                  <w:sz w:val="24"/>
                  <w:szCs w:val="24"/>
                  <w:rPrChange w:id="2134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7265B8AF" w:rsidDel="00405D18">
                <w:rPr>
                  <w:rFonts w:ascii="Times New Roman" w:cs="Times New Roman"/>
                  <w:sz w:val="24"/>
                  <w:szCs w:val="24"/>
                  <w:rPrChange w:id="2135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A8E9B42F" w:rsidDel="00405D18">
                <w:rPr>
                  <w:rFonts w:ascii="Times New Roman" w:cs="Times New Roman"/>
                  <w:sz w:val="24"/>
                  <w:szCs w:val="24"/>
                  <w:rPrChange w:id="2136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,</w:delText>
              </w:r>
            </w:del>
            <w:del w:id="2137" w:author="pajar280505@gmail.com" w:date="2026-05-16T09:11:00Z">
              <w:r w:rsidRPr="A8E9B42F" w:rsidDel="00405D18">
                <w:rPr>
                  <w:rFonts w:ascii="Times New Roman" w:cs="Times New Roman"/>
                  <w:sz w:val="24"/>
                  <w:szCs w:val="24"/>
                  <w:rPrChange w:id="2138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dan </w:delText>
              </w:r>
              <w:r w:rsidRPr="4EDAF1B9" w:rsidDel="00405D18">
                <w:rPr>
                  <w:rFonts w:ascii="Times New Roman" w:cs="Times New Roman"/>
                  <w:sz w:val="24"/>
                  <w:szCs w:val="24"/>
                  <w:rPrChange w:id="2139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mencatat</w:delText>
              </w:r>
              <w:r w:rsidRPr="5BADB696" w:rsidDel="00405D18">
                <w:rPr>
                  <w:rFonts w:ascii="Times New Roman" w:cs="Times New Roman"/>
                  <w:sz w:val="24"/>
                  <w:szCs w:val="24"/>
                  <w:rPrChange w:id="2140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ACDADCCF" w:rsidDel="00405D18">
                <w:rPr>
                  <w:rFonts w:ascii="Times New Roman" w:cs="Times New Roman"/>
                  <w:sz w:val="24"/>
                  <w:szCs w:val="24"/>
                  <w:rPrChange w:id="2141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penjualan</w:delText>
              </w:r>
              <w:r w:rsidRPr="221BC3FE" w:rsidDel="00405D18">
                <w:rPr>
                  <w:rFonts w:ascii="Times New Roman" w:cs="Times New Roman"/>
                  <w:sz w:val="24"/>
                  <w:szCs w:val="24"/>
                  <w:rPrChange w:id="2142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offline.</w:delText>
              </w:r>
            </w:del>
          </w:p>
        </w:tc>
      </w:tr>
      <w:tr w:rsidR="00BF190D" w14:paraId="6C5875B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F54B" w14:textId="2484C87A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43" w:author="ahmad sahrul" w:date="2026-04-27T19:46:00Z">
                  <w:rPr/>
                </w:rPrChange>
              </w:rPr>
              <w:pPrChange w:id="2144" w:author="6781" w:date="2026-04-27T23:07:00Z">
                <w:pPr/>
              </w:pPrChange>
            </w:pPr>
            <w:r w:rsidRPr="A9CFC637">
              <w:rPr>
                <w:rFonts w:ascii="Times New Roman" w:cs="Times New Roman"/>
                <w:sz w:val="24"/>
                <w:szCs w:val="24"/>
                <w:rPrChange w:id="2145" w:author="ahmad sahrul" w:date="2026-04-27T19:46:00Z">
                  <w:rPr>
                    <w:sz w:val="20"/>
                    <w:szCs w:val="20"/>
                  </w:rPr>
                </w:rPrChange>
              </w:rPr>
              <w:t>Karyawan</w:t>
            </w:r>
            <w:r w:rsidRPr="075ABA91">
              <w:rPr>
                <w:rFonts w:ascii="Times New Roman" w:cs="Times New Roman"/>
                <w:sz w:val="24"/>
                <w:szCs w:val="24"/>
                <w:rPrChange w:id="2146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WFH (Admin</w:t>
            </w:r>
            <w:del w:id="2147" w:author="pajar280505@gmail.com" w:date="2026-05-16T09:59:00Z">
              <w:r w:rsidRPr="075ABA91" w:rsidDel="00E360FD">
                <w:rPr>
                  <w:rFonts w:ascii="Times New Roman" w:cs="Times New Roman"/>
                  <w:sz w:val="24"/>
                  <w:szCs w:val="24"/>
                  <w:rPrChange w:id="2148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Online</w:delText>
              </w:r>
            </w:del>
            <w:r w:rsidRPr="075ABA91">
              <w:rPr>
                <w:rFonts w:ascii="Times New Roman" w:cs="Times New Roman"/>
                <w:sz w:val="24"/>
                <w:szCs w:val="24"/>
                <w:rPrChange w:id="2149" w:author="ahmad sahrul" w:date="2026-04-27T19:46:00Z">
                  <w:rPr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1F21" w14:textId="77777777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50" w:author="ahmad sahrul" w:date="2026-04-27T19:46:00Z">
                  <w:rPr/>
                </w:rPrChange>
              </w:rPr>
              <w:pPrChange w:id="2151" w:author="6781" w:date="2026-04-27T23:07:00Z">
                <w:pPr/>
              </w:pPrChange>
            </w:pPr>
            <w:r w:rsidRPr="3B49B2D0">
              <w:rPr>
                <w:rFonts w:ascii="Times New Roman" w:cs="Times New Roman"/>
                <w:sz w:val="24"/>
                <w:szCs w:val="24"/>
                <w:rPrChange w:id="2152" w:author="ahmad sahrul" w:date="2026-04-27T19:46:00Z">
                  <w:rPr>
                    <w:sz w:val="20"/>
                    <w:szCs w:val="20"/>
                  </w:rPr>
                </w:rPrChange>
              </w:rPr>
              <w:t>Harian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0995" w14:textId="5F34C846" w:rsidR="00BF190D" w:rsidRPr="00BF190D" w:rsidRDefault="00000000">
            <w:pPr>
              <w:jc w:val="both"/>
              <w:rPr>
                <w:rFonts w:ascii="Times New Roman" w:cs="Times New Roman"/>
                <w:sz w:val="24"/>
                <w:szCs w:val="24"/>
                <w:rPrChange w:id="2153" w:author="ahmad sahrul" w:date="2026-04-27T19:46:00Z">
                  <w:rPr/>
                </w:rPrChange>
              </w:rPr>
              <w:pPrChange w:id="2154" w:author="6781" w:date="2026-04-27T23:07:00Z">
                <w:pPr/>
              </w:pPrChange>
            </w:pPr>
            <w:r w:rsidRPr="CB4D4C4F">
              <w:rPr>
                <w:rFonts w:ascii="Times New Roman" w:cs="Times New Roman"/>
                <w:sz w:val="24"/>
                <w:szCs w:val="24"/>
                <w:rPrChange w:id="2155" w:author="ahmad sahrul" w:date="2026-04-27T19:46:00Z">
                  <w:rPr>
                    <w:sz w:val="20"/>
                    <w:szCs w:val="20"/>
                  </w:rPr>
                </w:rPrChange>
              </w:rPr>
              <w:t>Mengelola</w:t>
            </w:r>
            <w:r w:rsidRPr="8979FBC0">
              <w:rPr>
                <w:rFonts w:ascii="Times New Roman" w:cs="Times New Roman"/>
                <w:sz w:val="24"/>
                <w:szCs w:val="24"/>
                <w:rPrChange w:id="2156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2ECB712">
              <w:rPr>
                <w:rFonts w:ascii="Times New Roman" w:cs="Times New Roman"/>
                <w:sz w:val="24"/>
                <w:szCs w:val="24"/>
                <w:rPrChange w:id="2157" w:author="ahmad sahrul" w:date="2026-04-27T19:46:00Z">
                  <w:rPr>
                    <w:sz w:val="20"/>
                    <w:szCs w:val="20"/>
                  </w:rPr>
                </w:rPrChange>
              </w:rPr>
              <w:t>rekonsiliasi</w:t>
            </w:r>
            <w:r w:rsidRPr="14D08D19">
              <w:rPr>
                <w:rFonts w:ascii="Times New Roman" w:cs="Times New Roman"/>
                <w:sz w:val="24"/>
                <w:szCs w:val="24"/>
                <w:rPrChange w:id="2158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82E2F02">
              <w:rPr>
                <w:rFonts w:ascii="Times New Roman" w:cs="Times New Roman"/>
                <w:sz w:val="24"/>
                <w:szCs w:val="24"/>
                <w:rPrChange w:id="2159" w:author="ahmad sahrul" w:date="2026-04-27T19:46:00Z">
                  <w:rPr>
                    <w:sz w:val="20"/>
                    <w:szCs w:val="20"/>
                  </w:rPr>
                </w:rPrChange>
              </w:rPr>
              <w:t>penjualan</w:t>
            </w:r>
            <w:del w:id="2160" w:author="pajar280505@gmail.com" w:date="2026-05-16T09:59:00Z">
              <w:r w:rsidRPr="83FD8B3D" w:rsidDel="00E360FD">
                <w:rPr>
                  <w:rFonts w:ascii="Times New Roman" w:cs="Times New Roman"/>
                  <w:sz w:val="24"/>
                  <w:szCs w:val="24"/>
                  <w:rPrChange w:id="2161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28F06110" w:rsidDel="00E360FD">
                <w:rPr>
                  <w:rFonts w:ascii="Times New Roman" w:cs="Times New Roman"/>
                  <w:sz w:val="24"/>
                  <w:szCs w:val="24"/>
                  <w:rPrChange w:id="2162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>dari</w:delText>
              </w:r>
              <w:r w:rsidRPr="D09B242F" w:rsidDel="00E360FD">
                <w:rPr>
                  <w:rFonts w:ascii="Times New Roman" w:cs="Times New Roman"/>
                  <w:sz w:val="24"/>
                  <w:szCs w:val="24"/>
                  <w:rPrChange w:id="2163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platform online</w:delText>
              </w:r>
            </w:del>
            <w:ins w:id="2164" w:author="muhammad aldi oktavian" w:date="2026-05-16T02:29:00Z">
              <w:r w:rsidR="001F042E">
                <w:rPr>
                  <w:rFonts w:ascii="Times New Roman" w:cs="Times New Roman"/>
                  <w:sz w:val="24"/>
                  <w:szCs w:val="24"/>
                </w:rPr>
                <w:t xml:space="preserve"> </w:t>
              </w:r>
            </w:ins>
            <w:del w:id="2165" w:author="muhammad aldi oktavian" w:date="2026-05-16T02:29:00Z">
              <w:r w:rsidRPr="D09B242F" w:rsidDel="001F042E">
                <w:rPr>
                  <w:rFonts w:ascii="Times New Roman" w:cs="Times New Roman"/>
                  <w:sz w:val="24"/>
                  <w:szCs w:val="24"/>
                  <w:rPrChange w:id="2166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(Shopee, TikTok Shop) </w:delText>
              </w:r>
            </w:del>
            <w:r w:rsidRPr="D09B242F">
              <w:rPr>
                <w:rFonts w:ascii="Times New Roman" w:cs="Times New Roman"/>
                <w:sz w:val="24"/>
                <w:szCs w:val="24"/>
                <w:rPrChange w:id="2167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dan </w:t>
            </w:r>
            <w:r w:rsidRPr="EDC4022C">
              <w:rPr>
                <w:rFonts w:ascii="Times New Roman" w:cs="Times New Roman"/>
                <w:sz w:val="24"/>
                <w:szCs w:val="24"/>
                <w:rPrChange w:id="2168" w:author="ahmad sahrul" w:date="2026-04-27T19:46:00Z">
                  <w:rPr>
                    <w:sz w:val="20"/>
                    <w:szCs w:val="20"/>
                  </w:rPr>
                </w:rPrChange>
              </w:rPr>
              <w:t>memperbarui</w:t>
            </w:r>
            <w:r w:rsidRPr="36740B35">
              <w:rPr>
                <w:rFonts w:ascii="Times New Roman" w:cs="Times New Roman"/>
                <w:sz w:val="24"/>
                <w:szCs w:val="24"/>
                <w:rPrChange w:id="2169" w:author="ahmad sahrul" w:date="2026-04-27T19:46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8ACA591">
              <w:rPr>
                <w:rFonts w:ascii="Times New Roman" w:cs="Times New Roman"/>
                <w:sz w:val="24"/>
                <w:szCs w:val="24"/>
                <w:rPrChange w:id="2170" w:author="ahmad sahrul" w:date="2026-04-27T19:46:00Z">
                  <w:rPr>
                    <w:sz w:val="20"/>
                    <w:szCs w:val="20"/>
                  </w:rPr>
                </w:rPrChange>
              </w:rPr>
              <w:t>stok</w:t>
            </w:r>
            <w:del w:id="2171" w:author="pajar280505@gmail.com" w:date="2026-05-16T10:00:00Z">
              <w:r w:rsidRPr="63FDA8A6" w:rsidDel="00E360FD">
                <w:rPr>
                  <w:rFonts w:ascii="Times New Roman" w:cs="Times New Roman"/>
                  <w:sz w:val="24"/>
                  <w:szCs w:val="24"/>
                  <w:rPrChange w:id="2172" w:author="ahmad sahrul" w:date="2026-04-27T19:46:00Z">
                    <w:rPr>
                      <w:sz w:val="20"/>
                      <w:szCs w:val="20"/>
                    </w:rPr>
                  </w:rPrChange>
                </w:rPr>
                <w:delText xml:space="preserve"> online</w:delText>
              </w:r>
            </w:del>
            <w:r w:rsidRPr="63FDA8A6">
              <w:rPr>
                <w:rFonts w:ascii="Times New Roman" w:cs="Times New Roman"/>
                <w:sz w:val="24"/>
                <w:szCs w:val="24"/>
                <w:rPrChange w:id="2173" w:author="ahmad sahrul" w:date="2026-04-27T19:46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</w:tbl>
    <w:p w14:paraId="18A9C0FC" w14:textId="77777777" w:rsidR="00BF190D" w:rsidRDefault="00BF190D">
      <w:pPr>
        <w:pStyle w:val="Heading2"/>
        <w:jc w:val="both"/>
        <w:rPr>
          <w:ins w:id="2174" w:author="ahmad sahrul" w:date="2026-04-27T19:34:00Z"/>
          <w:rFonts w:ascii="Times New Roman" w:hAnsi="Times New Roman" w:cs="Times New Roman"/>
        </w:rPr>
        <w:pPrChange w:id="2175" w:author="6781" w:date="2026-04-27T23:07:00Z">
          <w:pPr>
            <w:pStyle w:val="Heading2"/>
            <w:jc w:val="left"/>
          </w:pPr>
        </w:pPrChange>
      </w:pPr>
    </w:p>
    <w:p w14:paraId="435D379F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176" w:author="ahmad sahrul" w:date="2026-04-27T19:40:00Z">
            <w:rPr/>
          </w:rPrChange>
        </w:rPr>
        <w:pPrChange w:id="2177" w:author="6781" w:date="2026-04-27T23:07:00Z">
          <w:pPr>
            <w:pStyle w:val="Heading2"/>
          </w:pPr>
        </w:pPrChange>
      </w:pPr>
      <w:bookmarkStart w:id="2178" w:name="_Toc228212130"/>
      <w:r w:rsidRPr="651CC1AD">
        <w:rPr>
          <w:rFonts w:ascii="Times New Roman" w:cs="Times New Roman"/>
          <w:color w:val="000000"/>
          <w:rPrChange w:id="2179" w:author="ahmad sahrul" w:date="2026-04-27T19:40:00Z">
            <w:rPr/>
          </w:rPrChange>
        </w:rPr>
        <w:t>2.4 Operating Environment</w:t>
      </w:r>
      <w:bookmarkEnd w:id="2178"/>
    </w:p>
    <w:p w14:paraId="6A2BB1D1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2180" w:author="ahmad sahrul" w:date="2026-04-27T19:46:00Z">
            <w:rPr/>
          </w:rPrChange>
        </w:rPr>
        <w:pPrChange w:id="2181" w:author="6781" w:date="2026-04-27T23:07:00Z">
          <w:pPr>
            <w:spacing w:before="80"/>
          </w:pPr>
        </w:pPrChange>
      </w:pPr>
      <w:r w:rsidRPr="B884DF9E">
        <w:rPr>
          <w:rFonts w:ascii="Times New Roman" w:cs="Times New Roman"/>
          <w:color w:val="000000"/>
          <w:sz w:val="24"/>
          <w:szCs w:val="24"/>
          <w:rPrChange w:id="2182" w:author="ahmad sahrul" w:date="2026-04-27T19:46:00Z">
            <w:rPr/>
          </w:rPrChange>
        </w:rPr>
        <w:t>Sistem</w:t>
      </w:r>
      <w:r w:rsidRPr="CEA0C402">
        <w:rPr>
          <w:rFonts w:ascii="Times New Roman" w:cs="Times New Roman"/>
          <w:color w:val="000000"/>
          <w:sz w:val="24"/>
          <w:szCs w:val="24"/>
          <w:rPrChange w:id="2183" w:author="ahmad sahrul" w:date="2026-04-27T19:46:00Z">
            <w:rPr/>
          </w:rPrChange>
        </w:rPr>
        <w:t xml:space="preserve"> </w:t>
      </w:r>
      <w:r w:rsidRPr="132603D7">
        <w:rPr>
          <w:rFonts w:ascii="Times New Roman" w:cs="Times New Roman"/>
          <w:color w:val="000000"/>
          <w:sz w:val="24"/>
          <w:szCs w:val="24"/>
          <w:rPrChange w:id="2184" w:author="ahmad sahrul" w:date="2026-04-27T19:46:00Z">
            <w:rPr/>
          </w:rPrChange>
        </w:rPr>
        <w:t>akan</w:t>
      </w:r>
      <w:r w:rsidRPr="78FF8E0E">
        <w:rPr>
          <w:rFonts w:ascii="Times New Roman" w:cs="Times New Roman"/>
          <w:color w:val="000000"/>
          <w:sz w:val="24"/>
          <w:szCs w:val="24"/>
          <w:rPrChange w:id="2185" w:author="ahmad sahrul" w:date="2026-04-27T19:46:00Z">
            <w:rPr/>
          </w:rPrChange>
        </w:rPr>
        <w:t xml:space="preserve"> </w:t>
      </w:r>
      <w:r w:rsidRPr="5B479C0C">
        <w:rPr>
          <w:rFonts w:ascii="Times New Roman" w:cs="Times New Roman"/>
          <w:color w:val="000000"/>
          <w:sz w:val="24"/>
          <w:szCs w:val="24"/>
          <w:rPrChange w:id="2186" w:author="ahmad sahrul" w:date="2026-04-27T19:46:00Z">
            <w:rPr/>
          </w:rPrChange>
        </w:rPr>
        <w:t>beroperasi</w:t>
      </w:r>
      <w:r w:rsidRPr="270E7BCB">
        <w:rPr>
          <w:rFonts w:ascii="Times New Roman" w:cs="Times New Roman"/>
          <w:color w:val="000000"/>
          <w:sz w:val="24"/>
          <w:szCs w:val="24"/>
          <w:rPrChange w:id="2187" w:author="ahmad sahrul" w:date="2026-04-27T19:46:00Z">
            <w:rPr/>
          </w:rPrChange>
        </w:rPr>
        <w:t xml:space="preserve"> pada </w:t>
      </w:r>
      <w:r w:rsidRPr="7593A11E">
        <w:rPr>
          <w:rFonts w:ascii="Times New Roman" w:cs="Times New Roman"/>
          <w:color w:val="000000"/>
          <w:sz w:val="24"/>
          <w:szCs w:val="24"/>
          <w:rPrChange w:id="2188" w:author="ahmad sahrul" w:date="2026-04-27T19:46:00Z">
            <w:rPr/>
          </w:rPrChange>
        </w:rPr>
        <w:t>lingkungan</w:t>
      </w:r>
      <w:r w:rsidRPr="A79E8D4C">
        <w:rPr>
          <w:rFonts w:ascii="Times New Roman" w:cs="Times New Roman"/>
          <w:color w:val="000000"/>
          <w:sz w:val="24"/>
          <w:szCs w:val="24"/>
          <w:rPrChange w:id="2189" w:author="ahmad sahrul" w:date="2026-04-27T19:46:00Z">
            <w:rPr/>
          </w:rPrChange>
        </w:rPr>
        <w:t xml:space="preserve"> </w:t>
      </w:r>
      <w:r w:rsidRPr="287068C2">
        <w:rPr>
          <w:rFonts w:ascii="Times New Roman" w:cs="Times New Roman"/>
          <w:color w:val="000000"/>
          <w:sz w:val="24"/>
          <w:szCs w:val="24"/>
          <w:rPrChange w:id="2190" w:author="ahmad sahrul" w:date="2026-04-27T19:46:00Z">
            <w:rPr/>
          </w:rPrChange>
        </w:rPr>
        <w:t>berikut</w:t>
      </w:r>
      <w:r w:rsidRPr="81F72AE1">
        <w:rPr>
          <w:rFonts w:ascii="Times New Roman" w:cs="Times New Roman"/>
          <w:color w:val="000000"/>
          <w:sz w:val="24"/>
          <w:szCs w:val="24"/>
          <w:rPrChange w:id="2191" w:author="ahmad sahrul" w:date="2026-04-27T19:46:00Z">
            <w:rPr/>
          </w:rPrChange>
        </w:rPr>
        <w:t>:</w:t>
      </w:r>
    </w:p>
    <w:p w14:paraId="29517DB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192" w:author="ahmad sahrul" w:date="2026-04-27T19:46:00Z">
            <w:rPr/>
          </w:rPrChange>
        </w:rPr>
        <w:pPrChange w:id="219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4EF92FD">
        <w:rPr>
          <w:rFonts w:ascii="Times New Roman" w:cs="Times New Roman"/>
          <w:color w:val="000000"/>
          <w:sz w:val="24"/>
          <w:szCs w:val="24"/>
          <w:rPrChange w:id="2194" w:author="ahmad sahrul" w:date="2026-04-27T19:46:00Z">
            <w:rPr/>
          </w:rPrChange>
        </w:rPr>
        <w:t xml:space="preserve">Frontend Mobile: </w:t>
      </w:r>
      <w:r w:rsidRPr="5DB8EC36">
        <w:rPr>
          <w:rFonts w:ascii="Times New Roman" w:cs="Times New Roman"/>
          <w:color w:val="000000"/>
          <w:sz w:val="24"/>
          <w:szCs w:val="24"/>
          <w:rPrChange w:id="2195" w:author="ahmad sahrul" w:date="2026-04-27T19:46:00Z">
            <w:rPr/>
          </w:rPrChange>
        </w:rPr>
        <w:t>Aplikasi</w:t>
      </w:r>
      <w:r w:rsidRPr="5DC8F79E">
        <w:rPr>
          <w:rFonts w:ascii="Times New Roman" w:cs="Times New Roman"/>
          <w:color w:val="000000"/>
          <w:sz w:val="24"/>
          <w:szCs w:val="24"/>
          <w:rPrChange w:id="2196" w:author="ahmad sahrul" w:date="2026-04-27T19:46:00Z">
            <w:rPr/>
          </w:rPrChange>
        </w:rPr>
        <w:t xml:space="preserve"> Flutter yang </w:t>
      </w:r>
      <w:r w:rsidRPr="87713E53">
        <w:rPr>
          <w:rFonts w:ascii="Times New Roman" w:cs="Times New Roman"/>
          <w:color w:val="000000"/>
          <w:sz w:val="24"/>
          <w:szCs w:val="24"/>
          <w:rPrChange w:id="2197" w:author="ahmad sahrul" w:date="2026-04-27T19:46:00Z">
            <w:rPr/>
          </w:rPrChange>
        </w:rPr>
        <w:t>mendukung</w:t>
      </w:r>
      <w:r w:rsidRPr="D875BD17">
        <w:rPr>
          <w:rFonts w:ascii="Times New Roman" w:cs="Times New Roman"/>
          <w:color w:val="000000"/>
          <w:sz w:val="24"/>
          <w:szCs w:val="24"/>
          <w:rPrChange w:id="2198" w:author="ahmad sahrul" w:date="2026-04-27T19:46:00Z">
            <w:rPr/>
          </w:rPrChange>
        </w:rPr>
        <w:t xml:space="preserve"> Android (</w:t>
      </w:r>
      <w:r w:rsidRPr="E4724620">
        <w:rPr>
          <w:rFonts w:ascii="Times New Roman" w:cs="Times New Roman"/>
          <w:color w:val="000000"/>
          <w:sz w:val="24"/>
          <w:szCs w:val="24"/>
          <w:rPrChange w:id="2199" w:author="ahmad sahrul" w:date="2026-04-27T19:46:00Z">
            <w:rPr/>
          </w:rPrChange>
        </w:rPr>
        <w:t>versi</w:t>
      </w:r>
      <w:r w:rsidRPr="2B01D6E5">
        <w:rPr>
          <w:rFonts w:ascii="Times New Roman" w:cs="Times New Roman"/>
          <w:color w:val="000000"/>
          <w:sz w:val="24"/>
          <w:szCs w:val="24"/>
          <w:rPrChange w:id="2200" w:author="ahmad sahrul" w:date="2026-04-27T19:46:00Z">
            <w:rPr/>
          </w:rPrChange>
        </w:rPr>
        <w:t xml:space="preserve"> 8.0 Oreo </w:t>
      </w:r>
      <w:r w:rsidRPr="3C26E5A9">
        <w:rPr>
          <w:rFonts w:ascii="Times New Roman" w:cs="Times New Roman"/>
          <w:color w:val="000000"/>
          <w:sz w:val="24"/>
          <w:szCs w:val="24"/>
          <w:rPrChange w:id="2201" w:author="ahmad sahrul" w:date="2026-04-27T19:46:00Z">
            <w:rPr/>
          </w:rPrChange>
        </w:rPr>
        <w:t>ke</w:t>
      </w:r>
      <w:r w:rsidRPr="6A026A2D">
        <w:rPr>
          <w:rFonts w:ascii="Times New Roman" w:cs="Times New Roman"/>
          <w:color w:val="000000"/>
          <w:sz w:val="24"/>
          <w:szCs w:val="24"/>
          <w:rPrChange w:id="2202" w:author="ahmad sahrul" w:date="2026-04-27T19:46:00Z">
            <w:rPr/>
          </w:rPrChange>
        </w:rPr>
        <w:t xml:space="preserve"> </w:t>
      </w:r>
      <w:r w:rsidRPr="7958F727">
        <w:rPr>
          <w:rFonts w:ascii="Times New Roman" w:cs="Times New Roman"/>
          <w:color w:val="000000"/>
          <w:sz w:val="24"/>
          <w:szCs w:val="24"/>
          <w:rPrChange w:id="2203" w:author="ahmad sahrul" w:date="2026-04-27T19:46:00Z">
            <w:rPr/>
          </w:rPrChange>
        </w:rPr>
        <w:t>atas</w:t>
      </w:r>
      <w:r w:rsidRPr="30481DAC">
        <w:rPr>
          <w:rFonts w:ascii="Times New Roman" w:cs="Times New Roman"/>
          <w:color w:val="000000"/>
          <w:sz w:val="24"/>
          <w:szCs w:val="24"/>
          <w:rPrChange w:id="2204" w:author="ahmad sahrul" w:date="2026-04-27T19:46:00Z">
            <w:rPr/>
          </w:rPrChange>
        </w:rPr>
        <w:t>) dan iOS (</w:t>
      </w:r>
      <w:r w:rsidRPr="B5CF6C83">
        <w:rPr>
          <w:rFonts w:ascii="Times New Roman" w:cs="Times New Roman"/>
          <w:color w:val="000000"/>
          <w:sz w:val="24"/>
          <w:szCs w:val="24"/>
          <w:rPrChange w:id="2205" w:author="ahmad sahrul" w:date="2026-04-27T19:46:00Z">
            <w:rPr/>
          </w:rPrChange>
        </w:rPr>
        <w:t>versi</w:t>
      </w:r>
      <w:r w:rsidRPr="675D2002">
        <w:rPr>
          <w:rFonts w:ascii="Times New Roman" w:cs="Times New Roman"/>
          <w:color w:val="000000"/>
          <w:sz w:val="24"/>
          <w:szCs w:val="24"/>
          <w:rPrChange w:id="2206" w:author="ahmad sahrul" w:date="2026-04-27T19:46:00Z">
            <w:rPr/>
          </w:rPrChange>
        </w:rPr>
        <w:t xml:space="preserve"> 13 </w:t>
      </w:r>
      <w:r w:rsidRPr="11F03C20">
        <w:rPr>
          <w:rFonts w:ascii="Times New Roman" w:cs="Times New Roman"/>
          <w:color w:val="000000"/>
          <w:sz w:val="24"/>
          <w:szCs w:val="24"/>
          <w:rPrChange w:id="2207" w:author="ahmad sahrul" w:date="2026-04-27T19:46:00Z">
            <w:rPr/>
          </w:rPrChange>
        </w:rPr>
        <w:t>ke</w:t>
      </w:r>
      <w:r w:rsidRPr="6110C5CA">
        <w:rPr>
          <w:rFonts w:ascii="Times New Roman" w:cs="Times New Roman"/>
          <w:color w:val="000000"/>
          <w:sz w:val="24"/>
          <w:szCs w:val="24"/>
          <w:rPrChange w:id="2208" w:author="ahmad sahrul" w:date="2026-04-27T19:46:00Z">
            <w:rPr/>
          </w:rPrChange>
        </w:rPr>
        <w:t xml:space="preserve"> </w:t>
      </w:r>
      <w:r w:rsidRPr="80D6843E">
        <w:rPr>
          <w:rFonts w:ascii="Times New Roman" w:cs="Times New Roman"/>
          <w:color w:val="000000"/>
          <w:sz w:val="24"/>
          <w:szCs w:val="24"/>
          <w:rPrChange w:id="2209" w:author="ahmad sahrul" w:date="2026-04-27T19:46:00Z">
            <w:rPr/>
          </w:rPrChange>
        </w:rPr>
        <w:t>atas</w:t>
      </w:r>
      <w:r w:rsidRPr="F6E44322">
        <w:rPr>
          <w:rFonts w:ascii="Times New Roman" w:cs="Times New Roman"/>
          <w:color w:val="000000"/>
          <w:sz w:val="24"/>
          <w:szCs w:val="24"/>
          <w:rPrChange w:id="2210" w:author="ahmad sahrul" w:date="2026-04-27T19:46:00Z">
            <w:rPr/>
          </w:rPrChange>
        </w:rPr>
        <w:t>).</w:t>
      </w:r>
    </w:p>
    <w:p w14:paraId="3650805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211" w:author="ahmad sahrul" w:date="2026-04-27T19:46:00Z">
            <w:rPr/>
          </w:rPrChange>
        </w:rPr>
        <w:pPrChange w:id="221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840CBC32">
        <w:rPr>
          <w:rFonts w:ascii="Times New Roman" w:cs="Times New Roman"/>
          <w:color w:val="000000"/>
          <w:sz w:val="24"/>
          <w:szCs w:val="24"/>
          <w:rPrChange w:id="2213" w:author="ahmad sahrul" w:date="2026-04-27T19:46:00Z">
            <w:rPr/>
          </w:rPrChange>
        </w:rPr>
        <w:t xml:space="preserve">Backend: Server Linux (Ubuntu 22.04 LTS) </w:t>
      </w:r>
      <w:r w:rsidRPr="9C2B114A">
        <w:rPr>
          <w:rFonts w:ascii="Times New Roman" w:cs="Times New Roman"/>
          <w:color w:val="000000"/>
          <w:sz w:val="24"/>
          <w:szCs w:val="24"/>
          <w:rPrChange w:id="2214" w:author="ahmad sahrul" w:date="2026-04-27T19:46:00Z">
            <w:rPr/>
          </w:rPrChange>
        </w:rPr>
        <w:t>dengan</w:t>
      </w:r>
      <w:r w:rsidRPr="CA66C1D7">
        <w:rPr>
          <w:rFonts w:ascii="Times New Roman" w:cs="Times New Roman"/>
          <w:color w:val="000000"/>
          <w:sz w:val="24"/>
          <w:szCs w:val="24"/>
          <w:rPrChange w:id="2215" w:author="ahmad sahrul" w:date="2026-04-27T19:46:00Z">
            <w:rPr/>
          </w:rPrChange>
        </w:rPr>
        <w:t xml:space="preserve"> Docker Engine </w:t>
      </w:r>
      <w:r w:rsidRPr="023321B3">
        <w:rPr>
          <w:rFonts w:ascii="Times New Roman" w:cs="Times New Roman"/>
          <w:color w:val="000000"/>
          <w:sz w:val="24"/>
          <w:szCs w:val="24"/>
          <w:rPrChange w:id="2216" w:author="ahmad sahrul" w:date="2026-04-27T19:46:00Z">
            <w:rPr/>
          </w:rPrChange>
        </w:rPr>
        <w:t>versi</w:t>
      </w:r>
      <w:r w:rsidRPr="A3F61A6F">
        <w:rPr>
          <w:rFonts w:ascii="Times New Roman" w:cs="Times New Roman"/>
          <w:color w:val="000000"/>
          <w:sz w:val="24"/>
          <w:szCs w:val="24"/>
          <w:rPrChange w:id="2217" w:author="ahmad sahrul" w:date="2026-04-27T19:46:00Z">
            <w:rPr/>
          </w:rPrChange>
        </w:rPr>
        <w:t xml:space="preserve"> 24+. Stack: PHP 8.2, Laravel 11, Nginx, MySQL 8.0.</w:t>
      </w:r>
    </w:p>
    <w:p w14:paraId="49585F8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218" w:author="ahmad sahrul" w:date="2026-04-27T19:46:00Z">
            <w:rPr/>
          </w:rPrChange>
        </w:rPr>
        <w:pPrChange w:id="221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357C6C3">
        <w:rPr>
          <w:rFonts w:ascii="Times New Roman" w:cs="Times New Roman"/>
          <w:color w:val="000000"/>
          <w:sz w:val="24"/>
          <w:szCs w:val="24"/>
          <w:rPrChange w:id="2220" w:author="ahmad sahrul" w:date="2026-04-27T19:46:00Z">
            <w:rPr/>
          </w:rPrChange>
        </w:rPr>
        <w:t xml:space="preserve">Database: MySQL 8.0 yang </w:t>
      </w:r>
      <w:r w:rsidRPr="B09D0BA9">
        <w:rPr>
          <w:rFonts w:ascii="Times New Roman" w:cs="Times New Roman"/>
          <w:color w:val="000000"/>
          <w:sz w:val="24"/>
          <w:szCs w:val="24"/>
          <w:rPrChange w:id="2221" w:author="ahmad sahrul" w:date="2026-04-27T19:46:00Z">
            <w:rPr/>
          </w:rPrChange>
        </w:rPr>
        <w:t>dijalankan</w:t>
      </w:r>
      <w:r w:rsidRPr="AD9DF59C">
        <w:rPr>
          <w:rFonts w:ascii="Times New Roman" w:cs="Times New Roman"/>
          <w:color w:val="000000"/>
          <w:sz w:val="24"/>
          <w:szCs w:val="24"/>
          <w:rPrChange w:id="2222" w:author="ahmad sahrul" w:date="2026-04-27T19:46:00Z">
            <w:rPr/>
          </w:rPrChange>
        </w:rPr>
        <w:t xml:space="preserve"> </w:t>
      </w:r>
      <w:r w:rsidRPr="1DC6D94F">
        <w:rPr>
          <w:rFonts w:ascii="Times New Roman" w:cs="Times New Roman"/>
          <w:color w:val="000000"/>
          <w:sz w:val="24"/>
          <w:szCs w:val="24"/>
          <w:rPrChange w:id="2223" w:author="ahmad sahrul" w:date="2026-04-27T19:46:00Z">
            <w:rPr/>
          </w:rPrChange>
        </w:rPr>
        <w:t>dalam</w:t>
      </w:r>
      <w:r w:rsidRPr="B97AEE7A">
        <w:rPr>
          <w:rFonts w:ascii="Times New Roman" w:cs="Times New Roman"/>
          <w:color w:val="000000"/>
          <w:sz w:val="24"/>
          <w:szCs w:val="24"/>
          <w:rPrChange w:id="2224" w:author="ahmad sahrul" w:date="2026-04-27T19:46:00Z">
            <w:rPr/>
          </w:rPrChange>
        </w:rPr>
        <w:t xml:space="preserve"> container Docker.</w:t>
      </w:r>
    </w:p>
    <w:p w14:paraId="5E5664C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225" w:author="ahmad sahrul" w:date="2026-04-27T19:46:00Z">
            <w:rPr/>
          </w:rPrChange>
        </w:rPr>
        <w:pPrChange w:id="222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3D99557">
        <w:rPr>
          <w:rFonts w:ascii="Times New Roman" w:cs="Times New Roman"/>
          <w:color w:val="000000"/>
          <w:sz w:val="24"/>
          <w:szCs w:val="24"/>
          <w:rPrChange w:id="2227" w:author="ahmad sahrul" w:date="2026-04-27T19:46:00Z">
            <w:rPr/>
          </w:rPrChange>
        </w:rPr>
        <w:t>Jaringan</w:t>
      </w:r>
      <w:r w:rsidRPr="B866949E">
        <w:rPr>
          <w:rFonts w:ascii="Times New Roman" w:cs="Times New Roman"/>
          <w:color w:val="000000"/>
          <w:sz w:val="24"/>
          <w:szCs w:val="24"/>
          <w:rPrChange w:id="2228" w:author="ahmad sahrul" w:date="2026-04-27T19:46:00Z">
            <w:rPr/>
          </w:rPrChange>
        </w:rPr>
        <w:t xml:space="preserve">: </w:t>
      </w:r>
      <w:r w:rsidRPr="FB5E3DA3">
        <w:rPr>
          <w:rFonts w:ascii="Times New Roman" w:cs="Times New Roman"/>
          <w:color w:val="000000"/>
          <w:sz w:val="24"/>
          <w:szCs w:val="24"/>
          <w:rPrChange w:id="2229" w:author="ahmad sahrul" w:date="2026-04-27T19:46:00Z">
            <w:rPr/>
          </w:rPrChange>
        </w:rPr>
        <w:t>Komunikasi</w:t>
      </w:r>
      <w:r w:rsidRPr="5F884F08">
        <w:rPr>
          <w:rFonts w:ascii="Times New Roman" w:cs="Times New Roman"/>
          <w:color w:val="000000"/>
          <w:sz w:val="24"/>
          <w:szCs w:val="24"/>
          <w:rPrChange w:id="2230" w:author="ahmad sahrul" w:date="2026-04-27T19:46:00Z">
            <w:rPr/>
          </w:rPrChange>
        </w:rPr>
        <w:t xml:space="preserve"> </w:t>
      </w:r>
      <w:r w:rsidRPr="1029E024">
        <w:rPr>
          <w:rFonts w:ascii="Times New Roman" w:cs="Times New Roman"/>
          <w:color w:val="000000"/>
          <w:sz w:val="24"/>
          <w:szCs w:val="24"/>
          <w:rPrChange w:id="2231" w:author="ahmad sahrul" w:date="2026-04-27T19:46:00Z">
            <w:rPr/>
          </w:rPrChange>
        </w:rPr>
        <w:t>antara</w:t>
      </w:r>
      <w:r w:rsidRPr="2DE025FB">
        <w:rPr>
          <w:rFonts w:ascii="Times New Roman" w:cs="Times New Roman"/>
          <w:color w:val="000000"/>
          <w:sz w:val="24"/>
          <w:szCs w:val="24"/>
          <w:rPrChange w:id="2232" w:author="ahmad sahrul" w:date="2026-04-27T19:46:00Z">
            <w:rPr/>
          </w:rPrChange>
        </w:rPr>
        <w:t xml:space="preserve"> mobile app dan server </w:t>
      </w:r>
      <w:r w:rsidRPr="954F5E26">
        <w:rPr>
          <w:rFonts w:ascii="Times New Roman" w:cs="Times New Roman"/>
          <w:color w:val="000000"/>
          <w:sz w:val="24"/>
          <w:szCs w:val="24"/>
          <w:rPrChange w:id="2233" w:author="ahmad sahrul" w:date="2026-04-27T19:46:00Z">
            <w:rPr/>
          </w:rPrChange>
        </w:rPr>
        <w:t>menggunakan</w:t>
      </w:r>
      <w:r w:rsidRPr="3499A679">
        <w:rPr>
          <w:rFonts w:ascii="Times New Roman" w:cs="Times New Roman"/>
          <w:color w:val="000000"/>
          <w:sz w:val="24"/>
          <w:szCs w:val="24"/>
          <w:rPrChange w:id="2234" w:author="ahmad sahrul" w:date="2026-04-27T19:46:00Z">
            <w:rPr/>
          </w:rPrChange>
        </w:rPr>
        <w:t xml:space="preserve"> HTTPS (TLS 1.2/1.3) </w:t>
      </w:r>
      <w:r w:rsidRPr="4290C5BC">
        <w:rPr>
          <w:rFonts w:ascii="Times New Roman" w:cs="Times New Roman"/>
          <w:color w:val="000000"/>
          <w:sz w:val="24"/>
          <w:szCs w:val="24"/>
          <w:rPrChange w:id="2235" w:author="ahmad sahrul" w:date="2026-04-27T19:46:00Z">
            <w:rPr/>
          </w:rPrChange>
        </w:rPr>
        <w:t>melalui</w:t>
      </w:r>
      <w:r w:rsidRPr="A37CA0AC">
        <w:rPr>
          <w:rFonts w:ascii="Times New Roman" w:cs="Times New Roman"/>
          <w:color w:val="000000"/>
          <w:sz w:val="24"/>
          <w:szCs w:val="24"/>
          <w:rPrChange w:id="2236" w:author="ahmad sahrul" w:date="2026-04-27T19:46:00Z">
            <w:rPr/>
          </w:rPrChange>
        </w:rPr>
        <w:t xml:space="preserve"> internet </w:t>
      </w:r>
      <w:r w:rsidRPr="DC60D3D2">
        <w:rPr>
          <w:rFonts w:ascii="Times New Roman" w:cs="Times New Roman"/>
          <w:color w:val="000000"/>
          <w:sz w:val="24"/>
          <w:szCs w:val="24"/>
          <w:rPrChange w:id="2237" w:author="ahmad sahrul" w:date="2026-04-27T19:46:00Z">
            <w:rPr/>
          </w:rPrChange>
        </w:rPr>
        <w:t>publik</w:t>
      </w:r>
      <w:r w:rsidRPr="7F098582">
        <w:rPr>
          <w:rFonts w:ascii="Times New Roman" w:cs="Times New Roman"/>
          <w:color w:val="000000"/>
          <w:sz w:val="24"/>
          <w:szCs w:val="24"/>
          <w:rPrChange w:id="2238" w:author="ahmad sahrul" w:date="2026-04-27T19:46:00Z">
            <w:rPr/>
          </w:rPrChange>
        </w:rPr>
        <w:t>.</w:t>
      </w:r>
    </w:p>
    <w:p w14:paraId="42B44A75" w14:textId="72C1B9B3" w:rsidR="00704AC2" w:rsidRDefault="00000000" w:rsidP="00704AC2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ins w:id="2239" w:author="pajar280505@gmail.com" w:date="2026-05-16T09:24:00Z"/>
          <w:rFonts w:ascii="Times New Roman" w:cs="Times New Roman"/>
          <w:color w:val="000000"/>
          <w:sz w:val="24"/>
          <w:szCs w:val="24"/>
        </w:rPr>
      </w:pPr>
      <w:r w:rsidRPr="5D2941AD">
        <w:rPr>
          <w:rFonts w:ascii="Times New Roman" w:cs="Times New Roman"/>
          <w:color w:val="000000"/>
          <w:sz w:val="24"/>
          <w:szCs w:val="24"/>
          <w:rPrChange w:id="2240" w:author="ahmad sahrul" w:date="2026-04-27T19:46:00Z">
            <w:rPr/>
          </w:rPrChange>
        </w:rPr>
        <w:t xml:space="preserve">Hosting: Backend di-host pada </w:t>
      </w:r>
      <w:r w:rsidRPr="4155F210">
        <w:rPr>
          <w:rFonts w:ascii="Times New Roman" w:cs="Times New Roman"/>
          <w:color w:val="000000"/>
          <w:sz w:val="24"/>
          <w:szCs w:val="24"/>
          <w:rPrChange w:id="2241" w:author="ahmad sahrul" w:date="2026-04-27T19:46:00Z">
            <w:rPr/>
          </w:rPrChange>
        </w:rPr>
        <w:t>layanan</w:t>
      </w:r>
      <w:r w:rsidRPr="2787EA3A">
        <w:rPr>
          <w:rFonts w:ascii="Times New Roman" w:cs="Times New Roman"/>
          <w:color w:val="000000"/>
          <w:sz w:val="24"/>
          <w:szCs w:val="24"/>
          <w:rPrChange w:id="2242" w:author="ahmad sahrul" w:date="2026-04-27T19:46:00Z">
            <w:rPr/>
          </w:rPrChange>
        </w:rPr>
        <w:t xml:space="preserve"> cloud (VPS) yang </w:t>
      </w:r>
      <w:r w:rsidRPr="2C73683F">
        <w:rPr>
          <w:rFonts w:ascii="Times New Roman" w:cs="Times New Roman"/>
          <w:color w:val="000000"/>
          <w:sz w:val="24"/>
          <w:szCs w:val="24"/>
          <w:rPrChange w:id="2243" w:author="ahmad sahrul" w:date="2026-04-27T19:46:00Z">
            <w:rPr/>
          </w:rPrChange>
        </w:rPr>
        <w:t>dapat</w:t>
      </w:r>
      <w:r w:rsidRPr="8039595A">
        <w:rPr>
          <w:rFonts w:ascii="Times New Roman" w:cs="Times New Roman"/>
          <w:color w:val="000000"/>
          <w:sz w:val="24"/>
          <w:szCs w:val="24"/>
          <w:rPrChange w:id="2244" w:author="ahmad sahrul" w:date="2026-04-27T19:46:00Z">
            <w:rPr/>
          </w:rPrChange>
        </w:rPr>
        <w:t xml:space="preserve"> </w:t>
      </w:r>
      <w:r w:rsidRPr="A4E73F62">
        <w:rPr>
          <w:rFonts w:ascii="Times New Roman" w:cs="Times New Roman"/>
          <w:color w:val="000000"/>
          <w:sz w:val="24"/>
          <w:szCs w:val="24"/>
          <w:rPrChange w:id="2245" w:author="ahmad sahrul" w:date="2026-04-27T19:46:00Z">
            <w:rPr/>
          </w:rPrChange>
        </w:rPr>
        <w:t>diakses</w:t>
      </w:r>
      <w:r w:rsidRPr="FA478345">
        <w:rPr>
          <w:rFonts w:ascii="Times New Roman" w:cs="Times New Roman"/>
          <w:color w:val="000000"/>
          <w:sz w:val="24"/>
          <w:szCs w:val="24"/>
          <w:rPrChange w:id="2246" w:author="ahmad sahrul" w:date="2026-04-27T19:46:00Z">
            <w:rPr/>
          </w:rPrChange>
        </w:rPr>
        <w:t xml:space="preserve"> </w:t>
      </w:r>
      <w:r w:rsidRPr="011705B6">
        <w:rPr>
          <w:rFonts w:ascii="Times New Roman" w:cs="Times New Roman"/>
          <w:color w:val="000000"/>
          <w:sz w:val="24"/>
          <w:szCs w:val="24"/>
          <w:rPrChange w:id="2247" w:author="ahmad sahrul" w:date="2026-04-27T19:46:00Z">
            <w:rPr/>
          </w:rPrChange>
        </w:rPr>
        <w:t>secara</w:t>
      </w:r>
      <w:r w:rsidRPr="5F48DDD3">
        <w:rPr>
          <w:rFonts w:ascii="Times New Roman" w:cs="Times New Roman"/>
          <w:color w:val="000000"/>
          <w:sz w:val="24"/>
          <w:szCs w:val="24"/>
          <w:rPrChange w:id="2248" w:author="ahmad sahrul" w:date="2026-04-27T19:46:00Z">
            <w:rPr/>
          </w:rPrChange>
        </w:rPr>
        <w:t xml:space="preserve"> </w:t>
      </w:r>
      <w:r w:rsidRPr="C497ECA7">
        <w:rPr>
          <w:rFonts w:ascii="Times New Roman" w:cs="Times New Roman"/>
          <w:color w:val="000000"/>
          <w:sz w:val="24"/>
          <w:szCs w:val="24"/>
          <w:rPrChange w:id="2249" w:author="ahmad sahrul" w:date="2026-04-27T19:46:00Z">
            <w:rPr/>
          </w:rPrChange>
        </w:rPr>
        <w:t>publik</w:t>
      </w:r>
      <w:r w:rsidRPr="51D0DDCF">
        <w:rPr>
          <w:rFonts w:ascii="Times New Roman" w:cs="Times New Roman"/>
          <w:color w:val="000000"/>
          <w:sz w:val="24"/>
          <w:szCs w:val="24"/>
          <w:rPrChange w:id="2250" w:author="ahmad sahrul" w:date="2026-04-27T19:46:00Z">
            <w:rPr/>
          </w:rPrChange>
        </w:rPr>
        <w:t>.</w:t>
      </w:r>
    </w:p>
    <w:p w14:paraId="7A8514DA" w14:textId="77777777" w:rsidR="00704AC2" w:rsidRPr="00704AC2" w:rsidRDefault="00704AC2" w:rsidP="00704AC2">
      <w:pPr>
        <w:pStyle w:val="ListParagraph"/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2251" w:author="pajar280505@gmail.com" w:date="2026-05-16T09:24:00Z">
            <w:rPr/>
          </w:rPrChange>
        </w:rPr>
        <w:pPrChange w:id="2252" w:author="pajar280505@gmail.com" w:date="2026-05-16T09:24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</w:p>
    <w:p w14:paraId="760DF248" w14:textId="5C54DC8B" w:rsidR="00BF190D" w:rsidRPr="00BF190D" w:rsidRDefault="00704AC2">
      <w:pPr>
        <w:pStyle w:val="ListParagraph"/>
        <w:spacing w:before="40" w:after="40"/>
        <w:ind w:left="720"/>
        <w:jc w:val="both"/>
        <w:rPr>
          <w:rFonts w:ascii="Times New Roman" w:cs="Times New Roman"/>
          <w:color w:val="000000"/>
          <w:rPrChange w:id="2253" w:author="ahmad sahrul" w:date="2026-04-27T19:40:00Z">
            <w:rPr/>
          </w:rPrChange>
        </w:rPr>
        <w:pPrChange w:id="2254" w:author="6781" w:date="2026-04-27T23:07:00Z">
          <w:pPr>
            <w:pStyle w:val="ListParagraph"/>
            <w:spacing w:before="40" w:after="40"/>
            <w:ind w:left="720"/>
          </w:pPr>
        </w:pPrChange>
      </w:pPr>
      <w:moveToRangeStart w:id="2255" w:author="pajar280505@gmail.com" w:date="2026-05-16T09:24:00Z" w:name="move229815881"/>
      <w:moveTo w:id="2256" w:author="pajar280505@gmail.com" w:date="2026-05-16T09:24:00Z">
        <w:r w:rsidRPr="003C5CAF">
          <w:rPr>
            <w:rFonts w:ascii="Times New Roman" w:cs="Times New Roman"/>
            <w:noProof/>
            <w:color w:val="000000"/>
          </w:rPr>
          <w:drawing>
            <wp:inline distT="0" distB="0" distL="0" distR="0" wp14:anchorId="3E9DB5D6" wp14:editId="43559774">
              <wp:extent cx="4460681" cy="2273300"/>
              <wp:effectExtent l="0" t="0" r="0" b="0"/>
              <wp:docPr id="2" name="Pictur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2"/>
                      <pic:cNvPicPr/>
                    </pic:nvPicPr>
                    <pic:blipFill>
                      <a:blip r:embed="rId11" cstate="print"/>
                      <a:srcRect/>
                      <a:stretch/>
                    </pic:blipFill>
                    <pic:spPr>
                      <a:xfrm>
                        <a:off x="0" y="0"/>
                        <a:ext cx="4483123" cy="2284737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To>
      <w:moveToRangeEnd w:id="2255"/>
    </w:p>
    <w:p w14:paraId="10149D95" w14:textId="1F9C11E1" w:rsidR="00BF190D" w:rsidRPr="00BF190D" w:rsidRDefault="00000000" w:rsidP="00704AC2">
      <w:pPr>
        <w:pStyle w:val="ListParagraph"/>
        <w:spacing w:before="40" w:after="40"/>
        <w:ind w:left="720"/>
        <w:jc w:val="left"/>
        <w:rPr>
          <w:rFonts w:ascii="Times New Roman" w:cs="Times New Roman"/>
          <w:color w:val="000000"/>
          <w:rPrChange w:id="2257" w:author="ahmad sahrul" w:date="2026-04-27T19:40:00Z">
            <w:rPr/>
          </w:rPrChange>
        </w:rPr>
        <w:pPrChange w:id="2258" w:author="pajar280505@gmail.com" w:date="2026-05-16T09:24:00Z">
          <w:pPr>
            <w:pStyle w:val="ListParagraph"/>
            <w:spacing w:before="40" w:after="40"/>
            <w:ind w:left="720"/>
          </w:pPr>
        </w:pPrChange>
      </w:pPr>
      <w:moveFromRangeStart w:id="2259" w:author="pajar280505@gmail.com" w:date="2026-05-16T09:24:00Z" w:name="move229815881"/>
      <w:moveFrom w:id="2260" w:author="pajar280505@gmail.com" w:date="2026-05-16T09:24:00Z">
        <w:r w:rsidRPr="0B8949E4" w:rsidDel="00704AC2">
          <w:rPr>
            <w:rFonts w:ascii="Times New Roman" w:cs="Times New Roman"/>
            <w:noProof/>
            <w:color w:val="000000"/>
            <w:rPrChange w:id="2261" w:author="ahmad sahrul" w:date="2026-04-27T19:40:00Z">
              <w:rPr>
                <w:noProof/>
              </w:rPr>
            </w:rPrChange>
          </w:rPr>
          <w:lastRenderedPageBreak/>
          <w:drawing>
            <wp:inline distT="0" distB="0" distL="0" distR="0" wp14:anchorId="2FEB6DDE" wp14:editId="70722E96">
              <wp:extent cx="4460681" cy="2273300"/>
              <wp:effectExtent l="0" t="0" r="0" b="0"/>
              <wp:docPr id="1028" name="Pictur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2"/>
                      <pic:cNvPicPr/>
                    </pic:nvPicPr>
                    <pic:blipFill>
                      <a:blip r:embed="rId11" cstate="print"/>
                      <a:srcRect/>
                      <a:stretch/>
                    </pic:blipFill>
                    <pic:spPr>
                      <a:xfrm>
                        <a:off x="0" y="0"/>
                        <a:ext cx="4483123" cy="2284737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From>
      <w:moveFromRangeEnd w:id="2259"/>
    </w:p>
    <w:p w14:paraId="01EE267D" w14:textId="77777777" w:rsidR="00BF190D" w:rsidRPr="00BF190D" w:rsidRDefault="00BF190D">
      <w:pPr>
        <w:pStyle w:val="ListParagraph"/>
        <w:spacing w:before="40" w:after="40"/>
        <w:ind w:left="720"/>
        <w:jc w:val="both"/>
        <w:rPr>
          <w:rFonts w:ascii="Times New Roman" w:cs="Times New Roman"/>
          <w:color w:val="000000"/>
          <w:rPrChange w:id="2262" w:author="ahmad sahrul" w:date="2026-04-27T19:40:00Z">
            <w:rPr/>
          </w:rPrChange>
        </w:rPr>
        <w:pPrChange w:id="2263" w:author="6781" w:date="2026-04-27T23:07:00Z">
          <w:pPr>
            <w:pStyle w:val="ListParagraph"/>
            <w:spacing w:before="40" w:after="40"/>
            <w:ind w:left="720"/>
          </w:pPr>
        </w:pPrChange>
      </w:pPr>
    </w:p>
    <w:p w14:paraId="28473638" w14:textId="77777777" w:rsidR="00BF190D" w:rsidRPr="00BF190D" w:rsidRDefault="00000000">
      <w:pPr>
        <w:pStyle w:val="ListParagraph"/>
        <w:spacing w:before="40" w:after="40"/>
        <w:ind w:left="720"/>
        <w:jc w:val="both"/>
        <w:rPr>
          <w:rFonts w:ascii="Times New Roman" w:cs="Times New Roman"/>
          <w:i/>
          <w:iCs/>
          <w:color w:val="000000"/>
          <w:rPrChange w:id="2264" w:author="ahmad sahrul" w:date="2026-04-27T19:40:00Z">
            <w:rPr>
              <w:i/>
              <w:iCs/>
            </w:rPr>
          </w:rPrChange>
        </w:rPr>
        <w:pPrChange w:id="2265" w:author="6781" w:date="2026-04-27T23:07:00Z">
          <w:pPr>
            <w:pStyle w:val="ListParagraph"/>
            <w:spacing w:before="40" w:after="40"/>
            <w:ind w:left="720"/>
          </w:pPr>
        </w:pPrChange>
      </w:pPr>
      <w:r w:rsidRPr="C82D969A">
        <w:rPr>
          <w:rFonts w:ascii="Times New Roman" w:cs="Times New Roman"/>
          <w:i/>
          <w:iCs/>
          <w:color w:val="000000"/>
          <w:rPrChange w:id="2266" w:author="ahmad sahrul" w:date="2026-04-27T19:40:00Z">
            <w:rPr>
              <w:i/>
              <w:iCs/>
            </w:rPr>
          </w:rPrChange>
        </w:rPr>
        <w:t xml:space="preserve">Gambar Diagram </w:t>
      </w:r>
      <w:r w:rsidRPr="BDA3071B">
        <w:rPr>
          <w:rFonts w:ascii="Times New Roman" w:cs="Times New Roman"/>
          <w:i/>
          <w:iCs/>
          <w:color w:val="000000"/>
          <w:rPrChange w:id="2267" w:author="ahmad sahrul" w:date="2026-04-27T19:40:00Z">
            <w:rPr>
              <w:i/>
              <w:iCs/>
            </w:rPr>
          </w:rPrChange>
        </w:rPr>
        <w:t>Teknologi</w:t>
      </w:r>
    </w:p>
    <w:p w14:paraId="4EF7CDA6" w14:textId="77777777" w:rsidR="00BF190D" w:rsidRPr="00BF190D" w:rsidRDefault="00BF190D">
      <w:pPr>
        <w:pStyle w:val="ListParagraph"/>
        <w:spacing w:before="40" w:after="40"/>
        <w:ind w:left="720"/>
        <w:jc w:val="both"/>
        <w:rPr>
          <w:rFonts w:ascii="Times New Roman" w:cs="Times New Roman"/>
          <w:color w:val="000000"/>
          <w:rPrChange w:id="2268" w:author="ahmad sahrul" w:date="2026-04-27T19:40:00Z">
            <w:rPr/>
          </w:rPrChange>
        </w:rPr>
        <w:pPrChange w:id="2269" w:author="6781" w:date="2026-04-27T23:07:00Z">
          <w:pPr>
            <w:pStyle w:val="ListParagraph"/>
            <w:spacing w:before="40" w:after="40"/>
            <w:ind w:left="720"/>
          </w:pPr>
        </w:pPrChange>
      </w:pPr>
    </w:p>
    <w:p w14:paraId="139938D7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270" w:author="ahmad sahrul" w:date="2026-04-27T19:40:00Z">
            <w:rPr/>
          </w:rPrChange>
        </w:rPr>
        <w:pPrChange w:id="2271" w:author="6781" w:date="2026-04-27T23:07:00Z">
          <w:pPr>
            <w:pStyle w:val="Heading2"/>
          </w:pPr>
        </w:pPrChange>
      </w:pPr>
      <w:bookmarkStart w:id="2272" w:name="_Toc228212131"/>
      <w:r w:rsidRPr="2B88BD4D">
        <w:rPr>
          <w:rFonts w:ascii="Times New Roman" w:cs="Times New Roman"/>
          <w:color w:val="000000"/>
          <w:rPrChange w:id="2273" w:author="ahmad sahrul" w:date="2026-04-27T19:40:00Z">
            <w:rPr/>
          </w:rPrChange>
        </w:rPr>
        <w:t>2.5 Design and Implementation Constraints</w:t>
      </w:r>
      <w:bookmarkEnd w:id="2272"/>
    </w:p>
    <w:p w14:paraId="78265A48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274" w:author="ahmad sahrul" w:date="2026-04-27T19:46:00Z">
            <w:rPr/>
          </w:rPrChange>
        </w:rPr>
        <w:pPrChange w:id="227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386531D">
        <w:rPr>
          <w:rFonts w:ascii="Times New Roman" w:cs="Times New Roman"/>
          <w:color w:val="000000"/>
          <w:sz w:val="24"/>
          <w:szCs w:val="24"/>
          <w:rPrChange w:id="2276" w:author="ahmad sahrul" w:date="2026-04-27T19:46:00Z">
            <w:rPr/>
          </w:rPrChange>
        </w:rPr>
        <w:t xml:space="preserve">Backend WAJIB </w:t>
      </w:r>
      <w:r w:rsidRPr="892211B9">
        <w:rPr>
          <w:rFonts w:ascii="Times New Roman" w:cs="Times New Roman"/>
          <w:color w:val="000000"/>
          <w:sz w:val="24"/>
          <w:szCs w:val="24"/>
          <w:rPrChange w:id="2277" w:author="ahmad sahrul" w:date="2026-04-27T19:46:00Z">
            <w:rPr/>
          </w:rPrChange>
        </w:rPr>
        <w:t>menggunakan</w:t>
      </w:r>
      <w:r w:rsidRPr="3D3D63EF">
        <w:rPr>
          <w:rFonts w:ascii="Times New Roman" w:cs="Times New Roman"/>
          <w:color w:val="000000"/>
          <w:sz w:val="24"/>
          <w:szCs w:val="24"/>
          <w:rPrChange w:id="2278" w:author="ahmad sahrul" w:date="2026-04-27T19:46:00Z">
            <w:rPr/>
          </w:rPrChange>
        </w:rPr>
        <w:t xml:space="preserve"> framework Laravel dan </w:t>
      </w:r>
      <w:r w:rsidRPr="A057AA63">
        <w:rPr>
          <w:rFonts w:ascii="Times New Roman" w:cs="Times New Roman"/>
          <w:color w:val="000000"/>
          <w:sz w:val="24"/>
          <w:szCs w:val="24"/>
          <w:rPrChange w:id="2279" w:author="ahmad sahrul" w:date="2026-04-27T19:46:00Z">
            <w:rPr/>
          </w:rPrChange>
        </w:rPr>
        <w:t>hanya</w:t>
      </w:r>
      <w:r w:rsidRPr="AFB3BD58">
        <w:rPr>
          <w:rFonts w:ascii="Times New Roman" w:cs="Times New Roman"/>
          <w:color w:val="000000"/>
          <w:sz w:val="24"/>
          <w:szCs w:val="24"/>
          <w:rPrChange w:id="2280" w:author="ahmad sahrul" w:date="2026-04-27T19:46:00Z">
            <w:rPr/>
          </w:rPrChange>
        </w:rPr>
        <w:t xml:space="preserve"> </w:t>
      </w:r>
      <w:r w:rsidRPr="AF9CFFC4">
        <w:rPr>
          <w:rFonts w:ascii="Times New Roman" w:cs="Times New Roman"/>
          <w:color w:val="000000"/>
          <w:sz w:val="24"/>
          <w:szCs w:val="24"/>
          <w:rPrChange w:id="2281" w:author="ahmad sahrul" w:date="2026-04-27T19:46:00Z">
            <w:rPr/>
          </w:rPrChange>
        </w:rPr>
        <w:t>berfungsi</w:t>
      </w:r>
      <w:r w:rsidRPr="0E8DAB35">
        <w:rPr>
          <w:rFonts w:ascii="Times New Roman" w:cs="Times New Roman"/>
          <w:color w:val="000000"/>
          <w:sz w:val="24"/>
          <w:szCs w:val="24"/>
          <w:rPrChange w:id="2282" w:author="ahmad sahrul" w:date="2026-04-27T19:46:00Z">
            <w:rPr/>
          </w:rPrChange>
        </w:rPr>
        <w:t xml:space="preserve"> </w:t>
      </w:r>
      <w:r w:rsidRPr="535AA2DC">
        <w:rPr>
          <w:rFonts w:ascii="Times New Roman" w:cs="Times New Roman"/>
          <w:color w:val="000000"/>
          <w:sz w:val="24"/>
          <w:szCs w:val="24"/>
          <w:rPrChange w:id="2283" w:author="ahmad sahrul" w:date="2026-04-27T19:46:00Z">
            <w:rPr/>
          </w:rPrChange>
        </w:rPr>
        <w:t>sebagai</w:t>
      </w:r>
      <w:r w:rsidRPr="8EE4F1C4">
        <w:rPr>
          <w:rFonts w:ascii="Times New Roman" w:cs="Times New Roman"/>
          <w:color w:val="000000"/>
          <w:sz w:val="24"/>
          <w:szCs w:val="24"/>
          <w:rPrChange w:id="2284" w:author="ahmad sahrul" w:date="2026-04-27T19:46:00Z">
            <w:rPr/>
          </w:rPrChange>
        </w:rPr>
        <w:t xml:space="preserve"> </w:t>
      </w:r>
      <w:r w:rsidRPr="7A77391C">
        <w:rPr>
          <w:rFonts w:ascii="Times New Roman" w:cs="Times New Roman"/>
          <w:color w:val="000000"/>
          <w:sz w:val="24"/>
          <w:szCs w:val="24"/>
          <w:rPrChange w:id="2285" w:author="ahmad sahrul" w:date="2026-04-27T19:46:00Z">
            <w:rPr/>
          </w:rPrChange>
        </w:rPr>
        <w:t>penyedia</w:t>
      </w:r>
      <w:r w:rsidRPr="4B0EE7CA">
        <w:rPr>
          <w:rFonts w:ascii="Times New Roman" w:cs="Times New Roman"/>
          <w:color w:val="000000"/>
          <w:sz w:val="24"/>
          <w:szCs w:val="24"/>
          <w:rPrChange w:id="2286" w:author="ahmad sahrul" w:date="2026-04-27T19:46:00Z">
            <w:rPr/>
          </w:rPrChange>
        </w:rPr>
        <w:t xml:space="preserve"> RESTful API (</w:t>
      </w:r>
      <w:r w:rsidRPr="C677B905">
        <w:rPr>
          <w:rFonts w:ascii="Times New Roman" w:cs="Times New Roman"/>
          <w:color w:val="000000"/>
          <w:sz w:val="24"/>
          <w:szCs w:val="24"/>
          <w:rPrChange w:id="2287" w:author="ahmad sahrul" w:date="2026-04-27T19:46:00Z">
            <w:rPr/>
          </w:rPrChange>
        </w:rPr>
        <w:t>tidak</w:t>
      </w:r>
      <w:r w:rsidRPr="A73EBD11">
        <w:rPr>
          <w:rFonts w:ascii="Times New Roman" w:cs="Times New Roman"/>
          <w:color w:val="000000"/>
          <w:sz w:val="24"/>
          <w:szCs w:val="24"/>
          <w:rPrChange w:id="2288" w:author="ahmad sahrul" w:date="2026-04-27T19:46:00Z">
            <w:rPr/>
          </w:rPrChange>
        </w:rPr>
        <w:t xml:space="preserve"> </w:t>
      </w:r>
      <w:r w:rsidRPr="D9427EAF">
        <w:rPr>
          <w:rFonts w:ascii="Times New Roman" w:cs="Times New Roman"/>
          <w:color w:val="000000"/>
          <w:sz w:val="24"/>
          <w:szCs w:val="24"/>
          <w:rPrChange w:id="2289" w:author="ahmad sahrul" w:date="2026-04-27T19:46:00Z">
            <w:rPr/>
          </w:rPrChange>
        </w:rPr>
        <w:t>boleh</w:t>
      </w:r>
      <w:r w:rsidRPr="CF916B6F">
        <w:rPr>
          <w:rFonts w:ascii="Times New Roman" w:cs="Times New Roman"/>
          <w:color w:val="000000"/>
          <w:sz w:val="24"/>
          <w:szCs w:val="24"/>
          <w:rPrChange w:id="2290" w:author="ahmad sahrul" w:date="2026-04-27T19:46:00Z">
            <w:rPr/>
          </w:rPrChange>
        </w:rPr>
        <w:t xml:space="preserve"> me-render Blade HTML).</w:t>
      </w:r>
    </w:p>
    <w:p w14:paraId="7262759D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291" w:author="ahmad sahrul" w:date="2026-04-27T19:46:00Z">
            <w:rPr/>
          </w:rPrChange>
        </w:rPr>
        <w:pPrChange w:id="229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82D0D60">
        <w:rPr>
          <w:rFonts w:ascii="Times New Roman" w:cs="Times New Roman"/>
          <w:color w:val="000000"/>
          <w:sz w:val="24"/>
          <w:szCs w:val="24"/>
          <w:rPrChange w:id="2293" w:author="ahmad sahrul" w:date="2026-04-27T19:46:00Z">
            <w:rPr/>
          </w:rPrChange>
        </w:rPr>
        <w:t xml:space="preserve">Frontend WAJIB </w:t>
      </w:r>
      <w:r w:rsidRPr="64A1D9F4">
        <w:rPr>
          <w:rFonts w:ascii="Times New Roman" w:cs="Times New Roman"/>
          <w:color w:val="000000"/>
          <w:sz w:val="24"/>
          <w:szCs w:val="24"/>
          <w:rPrChange w:id="2294" w:author="ahmad sahrul" w:date="2026-04-27T19:46:00Z">
            <w:rPr/>
          </w:rPrChange>
        </w:rPr>
        <w:t>menggunakan</w:t>
      </w:r>
      <w:r w:rsidRPr="17725F06">
        <w:rPr>
          <w:rFonts w:ascii="Times New Roman" w:cs="Times New Roman"/>
          <w:color w:val="000000"/>
          <w:sz w:val="24"/>
          <w:szCs w:val="24"/>
          <w:rPrChange w:id="2295" w:author="ahmad sahrul" w:date="2026-04-27T19:46:00Z">
            <w:rPr/>
          </w:rPrChange>
        </w:rPr>
        <w:t xml:space="preserve"> Flutter </w:t>
      </w:r>
      <w:r w:rsidRPr="E5987DED">
        <w:rPr>
          <w:rFonts w:ascii="Times New Roman" w:cs="Times New Roman"/>
          <w:color w:val="000000"/>
          <w:sz w:val="24"/>
          <w:szCs w:val="24"/>
          <w:rPrChange w:id="2296" w:author="ahmad sahrul" w:date="2026-04-27T19:46:00Z">
            <w:rPr/>
          </w:rPrChange>
        </w:rPr>
        <w:t>dengan</w:t>
      </w:r>
      <w:r w:rsidRPr="CC57A1F7">
        <w:rPr>
          <w:rFonts w:ascii="Times New Roman" w:cs="Times New Roman"/>
          <w:color w:val="000000"/>
          <w:sz w:val="24"/>
          <w:szCs w:val="24"/>
          <w:rPrChange w:id="2297" w:author="ahmad sahrul" w:date="2026-04-27T19:46:00Z">
            <w:rPr/>
          </w:rPrChange>
        </w:rPr>
        <w:t xml:space="preserve"> </w:t>
      </w:r>
      <w:r w:rsidRPr="B3A61023">
        <w:rPr>
          <w:rFonts w:ascii="Times New Roman" w:cs="Times New Roman"/>
          <w:color w:val="000000"/>
          <w:sz w:val="24"/>
          <w:szCs w:val="24"/>
          <w:rPrChange w:id="2298" w:author="ahmad sahrul" w:date="2026-04-27T19:46:00Z">
            <w:rPr/>
          </w:rPrChange>
        </w:rPr>
        <w:t>konsumsi</w:t>
      </w:r>
      <w:r w:rsidRPr="B294006C">
        <w:rPr>
          <w:rFonts w:ascii="Times New Roman" w:cs="Times New Roman"/>
          <w:color w:val="000000"/>
          <w:sz w:val="24"/>
          <w:szCs w:val="24"/>
          <w:rPrChange w:id="2299" w:author="ahmad sahrul" w:date="2026-04-27T19:46:00Z">
            <w:rPr/>
          </w:rPrChange>
        </w:rPr>
        <w:t xml:space="preserve"> API </w:t>
      </w:r>
      <w:r w:rsidRPr="6E4831C3">
        <w:rPr>
          <w:rFonts w:ascii="Times New Roman" w:cs="Times New Roman"/>
          <w:color w:val="000000"/>
          <w:sz w:val="24"/>
          <w:szCs w:val="24"/>
          <w:rPrChange w:id="2300" w:author="ahmad sahrul" w:date="2026-04-27T19:46:00Z">
            <w:rPr/>
          </w:rPrChange>
        </w:rPr>
        <w:t>dari</w:t>
      </w:r>
      <w:r w:rsidRPr="BAF34858">
        <w:rPr>
          <w:rFonts w:ascii="Times New Roman" w:cs="Times New Roman"/>
          <w:color w:val="000000"/>
          <w:sz w:val="24"/>
          <w:szCs w:val="24"/>
          <w:rPrChange w:id="2301" w:author="ahmad sahrul" w:date="2026-04-27T19:46:00Z">
            <w:rPr/>
          </w:rPrChange>
        </w:rPr>
        <w:t xml:space="preserve"> backend Laravel.</w:t>
      </w:r>
    </w:p>
    <w:p w14:paraId="4646F2C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02" w:author="ahmad sahrul" w:date="2026-04-27T19:46:00Z">
            <w:rPr/>
          </w:rPrChange>
        </w:rPr>
        <w:pPrChange w:id="230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9B9EE454">
        <w:rPr>
          <w:rFonts w:ascii="Times New Roman" w:cs="Times New Roman"/>
          <w:color w:val="000000"/>
          <w:sz w:val="24"/>
          <w:szCs w:val="24"/>
          <w:rPrChange w:id="2304" w:author="ahmad sahrul" w:date="2026-04-27T19:46:00Z">
            <w:rPr/>
          </w:rPrChange>
        </w:rPr>
        <w:t>Seluruh</w:t>
      </w:r>
      <w:r w:rsidRPr="CB1069F7">
        <w:rPr>
          <w:rFonts w:ascii="Times New Roman" w:cs="Times New Roman"/>
          <w:color w:val="000000"/>
          <w:sz w:val="24"/>
          <w:szCs w:val="24"/>
          <w:rPrChange w:id="2305" w:author="ahmad sahrul" w:date="2026-04-27T19:46:00Z">
            <w:rPr/>
          </w:rPrChange>
        </w:rPr>
        <w:t xml:space="preserve"> environment backend (Laravel, Nginx, MySQL) WAJIB </w:t>
      </w:r>
      <w:r w:rsidRPr="6B667883">
        <w:rPr>
          <w:rFonts w:ascii="Times New Roman" w:cs="Times New Roman"/>
          <w:color w:val="000000"/>
          <w:sz w:val="24"/>
          <w:szCs w:val="24"/>
          <w:rPrChange w:id="2306" w:author="ahmad sahrul" w:date="2026-04-27T19:46:00Z">
            <w:rPr/>
          </w:rPrChange>
        </w:rPr>
        <w:t>dikemas</w:t>
      </w:r>
      <w:r w:rsidRPr="8AB6CABE">
        <w:rPr>
          <w:rFonts w:ascii="Times New Roman" w:cs="Times New Roman"/>
          <w:color w:val="000000"/>
          <w:sz w:val="24"/>
          <w:szCs w:val="24"/>
          <w:rPrChange w:id="2307" w:author="ahmad sahrul" w:date="2026-04-27T19:46:00Z">
            <w:rPr/>
          </w:rPrChange>
        </w:rPr>
        <w:t xml:space="preserve"> </w:t>
      </w:r>
      <w:r w:rsidRPr="A81A1111">
        <w:rPr>
          <w:rFonts w:ascii="Times New Roman" w:cs="Times New Roman"/>
          <w:color w:val="000000"/>
          <w:sz w:val="24"/>
          <w:szCs w:val="24"/>
          <w:rPrChange w:id="2308" w:author="ahmad sahrul" w:date="2026-04-27T19:46:00Z">
            <w:rPr/>
          </w:rPrChange>
        </w:rPr>
        <w:t>dalam</w:t>
      </w:r>
      <w:r w:rsidRPr="82ABCF8B">
        <w:rPr>
          <w:rFonts w:ascii="Times New Roman" w:cs="Times New Roman"/>
          <w:color w:val="000000"/>
          <w:sz w:val="24"/>
          <w:szCs w:val="24"/>
          <w:rPrChange w:id="2309" w:author="ahmad sahrul" w:date="2026-04-27T19:46:00Z">
            <w:rPr/>
          </w:rPrChange>
        </w:rPr>
        <w:t xml:space="preserve"> Docker (</w:t>
      </w:r>
      <w:r w:rsidRPr="435FC697">
        <w:rPr>
          <w:rFonts w:ascii="Times New Roman" w:cs="Times New Roman"/>
          <w:color w:val="000000"/>
          <w:sz w:val="24"/>
          <w:szCs w:val="24"/>
          <w:rPrChange w:id="2310" w:author="ahmad sahrul" w:date="2026-04-27T19:46:00Z">
            <w:rPr/>
          </w:rPrChange>
        </w:rPr>
        <w:t>Dockerfile</w:t>
      </w:r>
      <w:r w:rsidRPr="CA062C85">
        <w:rPr>
          <w:rFonts w:ascii="Times New Roman" w:cs="Times New Roman"/>
          <w:color w:val="000000"/>
          <w:sz w:val="24"/>
          <w:szCs w:val="24"/>
          <w:rPrChange w:id="2311" w:author="ahmad sahrul" w:date="2026-04-27T19:46:00Z">
            <w:rPr/>
          </w:rPrChange>
        </w:rPr>
        <w:t xml:space="preserve"> &amp; Docker Compose).</w:t>
      </w:r>
    </w:p>
    <w:p w14:paraId="2ADDC2E5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12" w:author="ahmad sahrul" w:date="2026-04-27T19:46:00Z">
            <w:rPr/>
          </w:rPrChange>
        </w:rPr>
        <w:pPrChange w:id="231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113CEDA2">
        <w:rPr>
          <w:rFonts w:ascii="Times New Roman" w:cs="Times New Roman"/>
          <w:color w:val="000000"/>
          <w:sz w:val="24"/>
          <w:szCs w:val="24"/>
          <w:rPrChange w:id="2314" w:author="ahmad sahrul" w:date="2026-04-27T19:46:00Z">
            <w:rPr/>
          </w:rPrChange>
        </w:rPr>
        <w:t>Autentikasi</w:t>
      </w:r>
      <w:r w:rsidRPr="289AF07D">
        <w:rPr>
          <w:rFonts w:ascii="Times New Roman" w:cs="Times New Roman"/>
          <w:color w:val="000000"/>
          <w:sz w:val="24"/>
          <w:szCs w:val="24"/>
          <w:rPrChange w:id="2315" w:author="ahmad sahrul" w:date="2026-04-27T19:46:00Z">
            <w:rPr/>
          </w:rPrChange>
        </w:rPr>
        <w:t xml:space="preserve"> </w:t>
      </w:r>
      <w:r w:rsidRPr="9F6E0114">
        <w:rPr>
          <w:rFonts w:ascii="Times New Roman" w:cs="Times New Roman"/>
          <w:color w:val="000000"/>
          <w:sz w:val="24"/>
          <w:szCs w:val="24"/>
          <w:rPrChange w:id="2316" w:author="ahmad sahrul" w:date="2026-04-27T19:46:00Z">
            <w:rPr/>
          </w:rPrChange>
        </w:rPr>
        <w:t>menggunakan</w:t>
      </w:r>
      <w:r w:rsidRPr="62D8F6B3">
        <w:rPr>
          <w:rFonts w:ascii="Times New Roman" w:cs="Times New Roman"/>
          <w:color w:val="000000"/>
          <w:sz w:val="24"/>
          <w:szCs w:val="24"/>
          <w:rPrChange w:id="2317" w:author="ahmad sahrul" w:date="2026-04-27T19:46:00Z">
            <w:rPr/>
          </w:rPrChange>
        </w:rPr>
        <w:t xml:space="preserve"> JSON Web Token (JWT) </w:t>
      </w:r>
      <w:r w:rsidRPr="D34EC157">
        <w:rPr>
          <w:rFonts w:ascii="Times New Roman" w:cs="Times New Roman"/>
          <w:color w:val="000000"/>
          <w:sz w:val="24"/>
          <w:szCs w:val="24"/>
          <w:rPrChange w:id="2318" w:author="ahmad sahrul" w:date="2026-04-27T19:46:00Z">
            <w:rPr/>
          </w:rPrChange>
        </w:rPr>
        <w:t>atau</w:t>
      </w:r>
      <w:r w:rsidRPr="C36F5C46">
        <w:rPr>
          <w:rFonts w:ascii="Times New Roman" w:cs="Times New Roman"/>
          <w:color w:val="000000"/>
          <w:sz w:val="24"/>
          <w:szCs w:val="24"/>
          <w:rPrChange w:id="2319" w:author="ahmad sahrul" w:date="2026-04-27T19:46:00Z">
            <w:rPr/>
          </w:rPrChange>
        </w:rPr>
        <w:t xml:space="preserve"> Laravel Sanctum.</w:t>
      </w:r>
    </w:p>
    <w:p w14:paraId="188AA0E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20" w:author="ahmad sahrul" w:date="2026-04-27T19:46:00Z">
            <w:rPr/>
          </w:rPrChange>
        </w:rPr>
        <w:pPrChange w:id="232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008FAF8">
        <w:rPr>
          <w:rFonts w:ascii="Times New Roman" w:cs="Times New Roman"/>
          <w:color w:val="000000"/>
          <w:sz w:val="24"/>
          <w:szCs w:val="24"/>
          <w:rPrChange w:id="2322" w:author="ahmad sahrul" w:date="2026-04-27T19:46:00Z">
            <w:rPr/>
          </w:rPrChange>
        </w:rPr>
        <w:t xml:space="preserve">Source code WAJIB </w:t>
      </w:r>
      <w:r w:rsidRPr="133A408E">
        <w:rPr>
          <w:rFonts w:ascii="Times New Roman" w:cs="Times New Roman"/>
          <w:color w:val="000000"/>
          <w:sz w:val="24"/>
          <w:szCs w:val="24"/>
          <w:rPrChange w:id="2323" w:author="ahmad sahrul" w:date="2026-04-27T19:46:00Z">
            <w:rPr/>
          </w:rPrChange>
        </w:rPr>
        <w:t>dikelola</w:t>
      </w:r>
      <w:r w:rsidRPr="38F2E751">
        <w:rPr>
          <w:rFonts w:ascii="Times New Roman" w:cs="Times New Roman"/>
          <w:color w:val="000000"/>
          <w:sz w:val="24"/>
          <w:szCs w:val="24"/>
          <w:rPrChange w:id="2324" w:author="ahmad sahrul" w:date="2026-04-27T19:46:00Z">
            <w:rPr/>
          </w:rPrChange>
        </w:rPr>
        <w:t xml:space="preserve"> </w:t>
      </w:r>
      <w:r w:rsidRPr="84A1923F">
        <w:rPr>
          <w:rFonts w:ascii="Times New Roman" w:cs="Times New Roman"/>
          <w:color w:val="000000"/>
          <w:sz w:val="24"/>
          <w:szCs w:val="24"/>
          <w:rPrChange w:id="2325" w:author="ahmad sahrul" w:date="2026-04-27T19:46:00Z">
            <w:rPr/>
          </w:rPrChange>
        </w:rPr>
        <w:t>menggunakan</w:t>
      </w:r>
      <w:r w:rsidRPr="EF935BF8">
        <w:rPr>
          <w:rFonts w:ascii="Times New Roman" w:cs="Times New Roman"/>
          <w:color w:val="000000"/>
          <w:sz w:val="24"/>
          <w:szCs w:val="24"/>
          <w:rPrChange w:id="2326" w:author="ahmad sahrul" w:date="2026-04-27T19:46:00Z">
            <w:rPr/>
          </w:rPrChange>
        </w:rPr>
        <w:t xml:space="preserve"> Git dan di-upload </w:t>
      </w:r>
      <w:r w:rsidRPr="4B8A10EC">
        <w:rPr>
          <w:rFonts w:ascii="Times New Roman" w:cs="Times New Roman"/>
          <w:color w:val="000000"/>
          <w:sz w:val="24"/>
          <w:szCs w:val="24"/>
          <w:rPrChange w:id="2327" w:author="ahmad sahrul" w:date="2026-04-27T19:46:00Z">
            <w:rPr/>
          </w:rPrChange>
        </w:rPr>
        <w:t>ke</w:t>
      </w:r>
      <w:r w:rsidRPr="8443BE02">
        <w:rPr>
          <w:rFonts w:ascii="Times New Roman" w:cs="Times New Roman"/>
          <w:color w:val="000000"/>
          <w:sz w:val="24"/>
          <w:szCs w:val="24"/>
          <w:rPrChange w:id="2328" w:author="ahmad sahrul" w:date="2026-04-27T19:46:00Z">
            <w:rPr/>
          </w:rPrChange>
        </w:rPr>
        <w:t xml:space="preserve"> GitHub </w:t>
      </w:r>
      <w:r w:rsidRPr="92896D38">
        <w:rPr>
          <w:rFonts w:ascii="Times New Roman" w:cs="Times New Roman"/>
          <w:color w:val="000000"/>
          <w:sz w:val="24"/>
          <w:szCs w:val="24"/>
          <w:rPrChange w:id="2329" w:author="ahmad sahrul" w:date="2026-04-27T19:46:00Z">
            <w:rPr/>
          </w:rPrChange>
        </w:rPr>
        <w:t>menggunakan</w:t>
      </w:r>
      <w:r w:rsidRPr="0A77D6E1">
        <w:rPr>
          <w:rFonts w:ascii="Times New Roman" w:cs="Times New Roman"/>
          <w:color w:val="000000"/>
          <w:sz w:val="24"/>
          <w:szCs w:val="24"/>
          <w:rPrChange w:id="2330" w:author="ahmad sahrul" w:date="2026-04-27T19:46:00Z">
            <w:rPr/>
          </w:rPrChange>
        </w:rPr>
        <w:t xml:space="preserve"> </w:t>
      </w:r>
      <w:r w:rsidRPr="5DD924EC">
        <w:rPr>
          <w:rFonts w:ascii="Times New Roman" w:cs="Times New Roman"/>
          <w:color w:val="000000"/>
          <w:sz w:val="24"/>
          <w:szCs w:val="24"/>
          <w:rPrChange w:id="2331" w:author="ahmad sahrul" w:date="2026-04-27T19:46:00Z">
            <w:rPr/>
          </w:rPrChange>
        </w:rPr>
        <w:t>perintah</w:t>
      </w:r>
      <w:r w:rsidRPr="6ADFA8D1">
        <w:rPr>
          <w:rFonts w:ascii="Times New Roman" w:cs="Times New Roman"/>
          <w:color w:val="000000"/>
          <w:sz w:val="24"/>
          <w:szCs w:val="24"/>
          <w:rPrChange w:id="2332" w:author="ahmad sahrul" w:date="2026-04-27T19:46:00Z">
            <w:rPr/>
          </w:rPrChange>
        </w:rPr>
        <w:t xml:space="preserve"> CLI (clone, push, pull, merge), </w:t>
      </w:r>
      <w:r w:rsidRPr="BD54D9D2">
        <w:rPr>
          <w:rFonts w:ascii="Times New Roman" w:cs="Times New Roman"/>
          <w:color w:val="000000"/>
          <w:sz w:val="24"/>
          <w:szCs w:val="24"/>
          <w:rPrChange w:id="2333" w:author="ahmad sahrul" w:date="2026-04-27T19:46:00Z">
            <w:rPr/>
          </w:rPrChange>
        </w:rPr>
        <w:t>bukan</w:t>
      </w:r>
      <w:r w:rsidRPr="078FE277">
        <w:rPr>
          <w:rFonts w:ascii="Times New Roman" w:cs="Times New Roman"/>
          <w:color w:val="000000"/>
          <w:sz w:val="24"/>
          <w:szCs w:val="24"/>
          <w:rPrChange w:id="2334" w:author="ahmad sahrul" w:date="2026-04-27T19:46:00Z">
            <w:rPr/>
          </w:rPrChange>
        </w:rPr>
        <w:t xml:space="preserve"> upload </w:t>
      </w:r>
      <w:r w:rsidRPr="2D7C766A">
        <w:rPr>
          <w:rFonts w:ascii="Times New Roman" w:cs="Times New Roman"/>
          <w:color w:val="000000"/>
          <w:sz w:val="24"/>
          <w:szCs w:val="24"/>
          <w:rPrChange w:id="2335" w:author="ahmad sahrul" w:date="2026-04-27T19:46:00Z">
            <w:rPr/>
          </w:rPrChange>
        </w:rPr>
        <w:t>langsung</w:t>
      </w:r>
      <w:r w:rsidRPr="3D79879B">
        <w:rPr>
          <w:rFonts w:ascii="Times New Roman" w:cs="Times New Roman"/>
          <w:color w:val="000000"/>
          <w:sz w:val="24"/>
          <w:szCs w:val="24"/>
          <w:rPrChange w:id="2336" w:author="ahmad sahrul" w:date="2026-04-27T19:46:00Z">
            <w:rPr/>
          </w:rPrChange>
        </w:rPr>
        <w:t>.</w:t>
      </w:r>
    </w:p>
    <w:p w14:paraId="194BDCB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37" w:author="ahmad sahrul" w:date="2026-04-27T19:46:00Z">
            <w:rPr/>
          </w:rPrChange>
        </w:rPr>
        <w:pPrChange w:id="233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D8F7123">
        <w:rPr>
          <w:rFonts w:ascii="Times New Roman" w:cs="Times New Roman"/>
          <w:color w:val="000000"/>
          <w:sz w:val="24"/>
          <w:szCs w:val="24"/>
          <w:rPrChange w:id="2339" w:author="ahmad sahrul" w:date="2026-04-27T19:46:00Z">
            <w:rPr/>
          </w:rPrChange>
        </w:rPr>
        <w:t>Dokumen</w:t>
      </w:r>
      <w:r w:rsidRPr="CFBA16A1">
        <w:rPr>
          <w:rFonts w:ascii="Times New Roman" w:cs="Times New Roman"/>
          <w:color w:val="000000"/>
          <w:sz w:val="24"/>
          <w:szCs w:val="24"/>
          <w:rPrChange w:id="2340" w:author="ahmad sahrul" w:date="2026-04-27T19:46:00Z">
            <w:rPr/>
          </w:rPrChange>
        </w:rPr>
        <w:t xml:space="preserve"> SRS </w:t>
      </w:r>
      <w:r w:rsidRPr="CB981AC2">
        <w:rPr>
          <w:rFonts w:ascii="Times New Roman" w:cs="Times New Roman"/>
          <w:color w:val="000000"/>
          <w:sz w:val="24"/>
          <w:szCs w:val="24"/>
          <w:rPrChange w:id="2341" w:author="ahmad sahrul" w:date="2026-04-27T19:46:00Z">
            <w:rPr/>
          </w:rPrChange>
        </w:rPr>
        <w:t>harus</w:t>
      </w:r>
      <w:r w:rsidRPr="55BD9678">
        <w:rPr>
          <w:rFonts w:ascii="Times New Roman" w:cs="Times New Roman"/>
          <w:color w:val="000000"/>
          <w:sz w:val="24"/>
          <w:szCs w:val="24"/>
          <w:rPrChange w:id="2342" w:author="ahmad sahrul" w:date="2026-04-27T19:46:00Z">
            <w:rPr/>
          </w:rPrChange>
        </w:rPr>
        <w:t xml:space="preserve"> </w:t>
      </w:r>
      <w:r w:rsidRPr="F914A788">
        <w:rPr>
          <w:rFonts w:ascii="Times New Roman" w:cs="Times New Roman"/>
          <w:color w:val="000000"/>
          <w:sz w:val="24"/>
          <w:szCs w:val="24"/>
          <w:rPrChange w:id="2343" w:author="ahmad sahrul" w:date="2026-04-27T19:46:00Z">
            <w:rPr/>
          </w:rPrChange>
        </w:rPr>
        <w:t>memiliki</w:t>
      </w:r>
      <w:r w:rsidRPr="FC1364D4">
        <w:rPr>
          <w:rFonts w:ascii="Times New Roman" w:cs="Times New Roman"/>
          <w:color w:val="000000"/>
          <w:sz w:val="24"/>
          <w:szCs w:val="24"/>
          <w:rPrChange w:id="2344" w:author="ahmad sahrul" w:date="2026-04-27T19:46:00Z">
            <w:rPr/>
          </w:rPrChange>
        </w:rPr>
        <w:t xml:space="preserve"> </w:t>
      </w:r>
      <w:r w:rsidRPr="37D20030">
        <w:rPr>
          <w:rFonts w:ascii="Times New Roman" w:cs="Times New Roman"/>
          <w:color w:val="000000"/>
          <w:sz w:val="24"/>
          <w:szCs w:val="24"/>
          <w:rPrChange w:id="2345" w:author="ahmad sahrul" w:date="2026-04-27T19:46:00Z">
            <w:rPr/>
          </w:rPrChange>
        </w:rPr>
        <w:t>versi</w:t>
      </w:r>
      <w:r w:rsidRPr="A93B8D52">
        <w:rPr>
          <w:rFonts w:ascii="Times New Roman" w:cs="Times New Roman"/>
          <w:color w:val="000000"/>
          <w:sz w:val="24"/>
          <w:szCs w:val="24"/>
          <w:rPrChange w:id="2346" w:author="ahmad sahrul" w:date="2026-04-27T19:46:00Z">
            <w:rPr/>
          </w:rPrChange>
        </w:rPr>
        <w:t xml:space="preserve"> yang </w:t>
      </w:r>
      <w:r w:rsidRPr="60AC80D5">
        <w:rPr>
          <w:rFonts w:ascii="Times New Roman" w:cs="Times New Roman"/>
          <w:color w:val="000000"/>
          <w:sz w:val="24"/>
          <w:szCs w:val="24"/>
          <w:rPrChange w:id="2347" w:author="ahmad sahrul" w:date="2026-04-27T19:46:00Z">
            <w:rPr/>
          </w:rPrChange>
        </w:rPr>
        <w:t>diperbarui</w:t>
      </w:r>
      <w:r w:rsidRPr="CD5EEA52">
        <w:rPr>
          <w:rFonts w:ascii="Times New Roman" w:cs="Times New Roman"/>
          <w:color w:val="000000"/>
          <w:sz w:val="24"/>
          <w:szCs w:val="24"/>
          <w:rPrChange w:id="2348" w:author="ahmad sahrul" w:date="2026-04-27T19:46:00Z">
            <w:rPr/>
          </w:rPrChange>
        </w:rPr>
        <w:t xml:space="preserve"> </w:t>
      </w:r>
      <w:r w:rsidRPr="E8A83A99">
        <w:rPr>
          <w:rFonts w:ascii="Times New Roman" w:cs="Times New Roman"/>
          <w:color w:val="000000"/>
          <w:sz w:val="24"/>
          <w:szCs w:val="24"/>
          <w:rPrChange w:id="2349" w:author="ahmad sahrul" w:date="2026-04-27T19:46:00Z">
            <w:rPr/>
          </w:rPrChange>
        </w:rPr>
        <w:t>setiap</w:t>
      </w:r>
      <w:r w:rsidRPr="E1D03FC0">
        <w:rPr>
          <w:rFonts w:ascii="Times New Roman" w:cs="Times New Roman"/>
          <w:color w:val="000000"/>
          <w:sz w:val="24"/>
          <w:szCs w:val="24"/>
          <w:rPrChange w:id="2350" w:author="ahmad sahrul" w:date="2026-04-27T19:46:00Z">
            <w:rPr/>
          </w:rPrChange>
        </w:rPr>
        <w:t xml:space="preserve"> kali </w:t>
      </w:r>
      <w:r w:rsidRPr="15C03462">
        <w:rPr>
          <w:rFonts w:ascii="Times New Roman" w:cs="Times New Roman"/>
          <w:color w:val="000000"/>
          <w:sz w:val="24"/>
          <w:szCs w:val="24"/>
          <w:rPrChange w:id="2351" w:author="ahmad sahrul" w:date="2026-04-27T19:46:00Z">
            <w:rPr/>
          </w:rPrChange>
        </w:rPr>
        <w:t>ada</w:t>
      </w:r>
      <w:r w:rsidRPr="27680330">
        <w:rPr>
          <w:rFonts w:ascii="Times New Roman" w:cs="Times New Roman"/>
          <w:color w:val="000000"/>
          <w:sz w:val="24"/>
          <w:szCs w:val="24"/>
          <w:rPrChange w:id="2352" w:author="ahmad sahrul" w:date="2026-04-27T19:46:00Z">
            <w:rPr/>
          </w:rPrChange>
        </w:rPr>
        <w:t xml:space="preserve"> </w:t>
      </w:r>
      <w:r w:rsidRPr="6A9B707F">
        <w:rPr>
          <w:rFonts w:ascii="Times New Roman" w:cs="Times New Roman"/>
          <w:color w:val="000000"/>
          <w:sz w:val="24"/>
          <w:szCs w:val="24"/>
          <w:rPrChange w:id="2353" w:author="ahmad sahrul" w:date="2026-04-27T19:46:00Z">
            <w:rPr/>
          </w:rPrChange>
        </w:rPr>
        <w:t>perubahan</w:t>
      </w:r>
      <w:r w:rsidRPr="4CB6B785">
        <w:rPr>
          <w:rFonts w:ascii="Times New Roman" w:cs="Times New Roman"/>
          <w:color w:val="000000"/>
          <w:sz w:val="24"/>
          <w:szCs w:val="24"/>
          <w:rPrChange w:id="2354" w:author="ahmad sahrul" w:date="2026-04-27T19:46:00Z">
            <w:rPr/>
          </w:rPrChange>
        </w:rPr>
        <w:t xml:space="preserve"> </w:t>
      </w:r>
      <w:r w:rsidRPr="6A10A639">
        <w:rPr>
          <w:rFonts w:ascii="Times New Roman" w:cs="Times New Roman"/>
          <w:color w:val="000000"/>
          <w:sz w:val="24"/>
          <w:szCs w:val="24"/>
          <w:rPrChange w:id="2355" w:author="ahmad sahrul" w:date="2026-04-27T19:46:00Z">
            <w:rPr/>
          </w:rPrChange>
        </w:rPr>
        <w:t>signifikan</w:t>
      </w:r>
      <w:r w:rsidRPr="915CD279">
        <w:rPr>
          <w:rFonts w:ascii="Times New Roman" w:cs="Times New Roman"/>
          <w:color w:val="000000"/>
          <w:sz w:val="24"/>
          <w:szCs w:val="24"/>
          <w:rPrChange w:id="2356" w:author="ahmad sahrul" w:date="2026-04-27T19:46:00Z">
            <w:rPr/>
          </w:rPrChange>
        </w:rPr>
        <w:t xml:space="preserve">, </w:t>
      </w:r>
      <w:r w:rsidRPr="8E590998">
        <w:rPr>
          <w:rFonts w:ascii="Times New Roman" w:cs="Times New Roman"/>
          <w:color w:val="000000"/>
          <w:sz w:val="24"/>
          <w:szCs w:val="24"/>
          <w:rPrChange w:id="2357" w:author="ahmad sahrul" w:date="2026-04-27T19:46:00Z">
            <w:rPr/>
          </w:rPrChange>
        </w:rPr>
        <w:t>disertai</w:t>
      </w:r>
      <w:r w:rsidRPr="408B4CB9">
        <w:rPr>
          <w:rFonts w:ascii="Times New Roman" w:cs="Times New Roman"/>
          <w:color w:val="000000"/>
          <w:sz w:val="24"/>
          <w:szCs w:val="24"/>
          <w:rPrChange w:id="2358" w:author="ahmad sahrul" w:date="2026-04-27T19:46:00Z">
            <w:rPr/>
          </w:rPrChange>
        </w:rPr>
        <w:t xml:space="preserve"> </w:t>
      </w:r>
      <w:r w:rsidRPr="E17DF8E8">
        <w:rPr>
          <w:rFonts w:ascii="Times New Roman" w:cs="Times New Roman"/>
          <w:color w:val="000000"/>
          <w:sz w:val="24"/>
          <w:szCs w:val="24"/>
          <w:rPrChange w:id="2359" w:author="ahmad sahrul" w:date="2026-04-27T19:46:00Z">
            <w:rPr/>
          </w:rPrChange>
        </w:rPr>
        <w:t>catatan</w:t>
      </w:r>
      <w:r w:rsidRPr="6C3BD177">
        <w:rPr>
          <w:rFonts w:ascii="Times New Roman" w:cs="Times New Roman"/>
          <w:color w:val="000000"/>
          <w:sz w:val="24"/>
          <w:szCs w:val="24"/>
          <w:rPrChange w:id="2360" w:author="ahmad sahrul" w:date="2026-04-27T19:46:00Z">
            <w:rPr/>
          </w:rPrChange>
        </w:rPr>
        <w:t xml:space="preserve"> </w:t>
      </w:r>
      <w:r w:rsidRPr="0EC846C0">
        <w:rPr>
          <w:rFonts w:ascii="Times New Roman" w:cs="Times New Roman"/>
          <w:color w:val="000000"/>
          <w:sz w:val="24"/>
          <w:szCs w:val="24"/>
          <w:rPrChange w:id="2361" w:author="ahmad sahrul" w:date="2026-04-27T19:46:00Z">
            <w:rPr/>
          </w:rPrChange>
        </w:rPr>
        <w:t>perubahan</w:t>
      </w:r>
      <w:r w:rsidRPr="415410A5">
        <w:rPr>
          <w:rFonts w:ascii="Times New Roman" w:cs="Times New Roman"/>
          <w:color w:val="000000"/>
          <w:sz w:val="24"/>
          <w:szCs w:val="24"/>
          <w:rPrChange w:id="2362" w:author="ahmad sahrul" w:date="2026-04-27T19:46:00Z">
            <w:rPr/>
          </w:rPrChange>
        </w:rPr>
        <w:t>.</w:t>
      </w:r>
    </w:p>
    <w:p w14:paraId="0E5E482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63" w:author="ahmad sahrul" w:date="2026-04-27T19:46:00Z">
            <w:rPr/>
          </w:rPrChange>
        </w:rPr>
        <w:pPrChange w:id="236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DBC652F">
        <w:rPr>
          <w:rFonts w:ascii="Times New Roman" w:cs="Times New Roman"/>
          <w:color w:val="000000"/>
          <w:sz w:val="24"/>
          <w:szCs w:val="24"/>
          <w:rPrChange w:id="2365" w:author="ahmad sahrul" w:date="2026-04-27T19:46:00Z">
            <w:rPr/>
          </w:rPrChange>
        </w:rPr>
        <w:t xml:space="preserve">Tim WAJIB </w:t>
      </w:r>
      <w:r w:rsidRPr="DFEA82F1">
        <w:rPr>
          <w:rFonts w:ascii="Times New Roman" w:cs="Times New Roman"/>
          <w:color w:val="000000"/>
          <w:sz w:val="24"/>
          <w:szCs w:val="24"/>
          <w:rPrChange w:id="2366" w:author="ahmad sahrul" w:date="2026-04-27T19:46:00Z">
            <w:rPr/>
          </w:rPrChange>
        </w:rPr>
        <w:t>melakukan</w:t>
      </w:r>
      <w:r w:rsidRPr="62C4435C">
        <w:rPr>
          <w:rFonts w:ascii="Times New Roman" w:cs="Times New Roman"/>
          <w:color w:val="000000"/>
          <w:sz w:val="24"/>
          <w:szCs w:val="24"/>
          <w:rPrChange w:id="2367" w:author="ahmad sahrul" w:date="2026-04-27T19:46:00Z">
            <w:rPr/>
          </w:rPrChange>
        </w:rPr>
        <w:t xml:space="preserve"> </w:t>
      </w:r>
      <w:r w:rsidRPr="C0566433">
        <w:rPr>
          <w:rFonts w:ascii="Times New Roman" w:cs="Times New Roman"/>
          <w:color w:val="000000"/>
          <w:sz w:val="24"/>
          <w:szCs w:val="24"/>
          <w:rPrChange w:id="2368" w:author="ahmad sahrul" w:date="2026-04-27T19:46:00Z">
            <w:rPr/>
          </w:rPrChange>
        </w:rPr>
        <w:t>penelitian</w:t>
      </w:r>
      <w:r w:rsidRPr="4FC940EE">
        <w:rPr>
          <w:rFonts w:ascii="Times New Roman" w:cs="Times New Roman"/>
          <w:color w:val="000000"/>
          <w:sz w:val="24"/>
          <w:szCs w:val="24"/>
          <w:rPrChange w:id="2369" w:author="ahmad sahrul" w:date="2026-04-27T19:46:00Z">
            <w:rPr/>
          </w:rPrChange>
        </w:rPr>
        <w:t xml:space="preserve"> </w:t>
      </w:r>
      <w:r w:rsidRPr="A868F500">
        <w:rPr>
          <w:rFonts w:ascii="Times New Roman" w:cs="Times New Roman"/>
          <w:color w:val="000000"/>
          <w:sz w:val="24"/>
          <w:szCs w:val="24"/>
          <w:rPrChange w:id="2370" w:author="ahmad sahrul" w:date="2026-04-27T19:46:00Z">
            <w:rPr/>
          </w:rPrChange>
        </w:rPr>
        <w:t>lapangan</w:t>
      </w:r>
      <w:r w:rsidRPr="4DE212CD">
        <w:rPr>
          <w:rFonts w:ascii="Times New Roman" w:cs="Times New Roman"/>
          <w:color w:val="000000"/>
          <w:sz w:val="24"/>
          <w:szCs w:val="24"/>
          <w:rPrChange w:id="2371" w:author="ahmad sahrul" w:date="2026-04-27T19:46:00Z">
            <w:rPr/>
          </w:rPrChange>
        </w:rPr>
        <w:t xml:space="preserve"> dan </w:t>
      </w:r>
      <w:r w:rsidRPr="6B501E94">
        <w:rPr>
          <w:rFonts w:ascii="Times New Roman" w:cs="Times New Roman"/>
          <w:color w:val="000000"/>
          <w:sz w:val="24"/>
          <w:szCs w:val="24"/>
          <w:rPrChange w:id="2372" w:author="ahmad sahrul" w:date="2026-04-27T19:46:00Z">
            <w:rPr/>
          </w:rPrChange>
        </w:rPr>
        <w:t>mendokumentasikannya</w:t>
      </w:r>
      <w:r w:rsidRPr="E59B2A86">
        <w:rPr>
          <w:rFonts w:ascii="Times New Roman" w:cs="Times New Roman"/>
          <w:color w:val="000000"/>
          <w:sz w:val="24"/>
          <w:szCs w:val="24"/>
          <w:rPrChange w:id="2373" w:author="ahmad sahrul" w:date="2026-04-27T19:46:00Z">
            <w:rPr/>
          </w:rPrChange>
        </w:rPr>
        <w:t xml:space="preserve"> </w:t>
      </w:r>
      <w:r w:rsidRPr="20803F9B">
        <w:rPr>
          <w:rFonts w:ascii="Times New Roman" w:cs="Times New Roman"/>
          <w:color w:val="000000"/>
          <w:sz w:val="24"/>
          <w:szCs w:val="24"/>
          <w:rPrChange w:id="2374" w:author="ahmad sahrul" w:date="2026-04-27T19:46:00Z">
            <w:rPr/>
          </w:rPrChange>
        </w:rPr>
        <w:t>beserta</w:t>
      </w:r>
      <w:r w:rsidRPr="39954AD6">
        <w:rPr>
          <w:rFonts w:ascii="Times New Roman" w:cs="Times New Roman"/>
          <w:color w:val="000000"/>
          <w:sz w:val="24"/>
          <w:szCs w:val="24"/>
          <w:rPrChange w:id="2375" w:author="ahmad sahrul" w:date="2026-04-27T19:46:00Z">
            <w:rPr/>
          </w:rPrChange>
        </w:rPr>
        <w:t xml:space="preserve"> </w:t>
      </w:r>
      <w:r w:rsidRPr="A8AFEA34">
        <w:rPr>
          <w:rFonts w:ascii="Times New Roman" w:cs="Times New Roman"/>
          <w:color w:val="000000"/>
          <w:sz w:val="24"/>
          <w:szCs w:val="24"/>
          <w:rPrChange w:id="2376" w:author="ahmad sahrul" w:date="2026-04-27T19:46:00Z">
            <w:rPr/>
          </w:rPrChange>
        </w:rPr>
        <w:t>notulensi</w:t>
      </w:r>
      <w:r w:rsidRPr="2A09E3FB">
        <w:rPr>
          <w:rFonts w:ascii="Times New Roman" w:cs="Times New Roman"/>
          <w:color w:val="000000"/>
          <w:sz w:val="24"/>
          <w:szCs w:val="24"/>
          <w:rPrChange w:id="2377" w:author="ahmad sahrul" w:date="2026-04-27T19:46:00Z">
            <w:rPr/>
          </w:rPrChange>
        </w:rPr>
        <w:t xml:space="preserve"> </w:t>
      </w:r>
      <w:r w:rsidRPr="EDC0AECC">
        <w:rPr>
          <w:rFonts w:ascii="Times New Roman" w:cs="Times New Roman"/>
          <w:color w:val="000000"/>
          <w:sz w:val="24"/>
          <w:szCs w:val="24"/>
          <w:rPrChange w:id="2378" w:author="ahmad sahrul" w:date="2026-04-27T19:46:00Z">
            <w:rPr/>
          </w:rPrChange>
        </w:rPr>
        <w:t>diskusi</w:t>
      </w:r>
      <w:r w:rsidRPr="063C11CD">
        <w:rPr>
          <w:rFonts w:ascii="Times New Roman" w:cs="Times New Roman"/>
          <w:color w:val="000000"/>
          <w:sz w:val="24"/>
          <w:szCs w:val="24"/>
          <w:rPrChange w:id="2379" w:author="ahmad sahrul" w:date="2026-04-27T19:46:00Z">
            <w:rPr/>
          </w:rPrChange>
        </w:rPr>
        <w:t>.</w:t>
      </w:r>
    </w:p>
    <w:p w14:paraId="5203799A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380" w:author="ahmad sahrul" w:date="2026-04-27T19:40:00Z">
            <w:rPr/>
          </w:rPrChange>
        </w:rPr>
        <w:pPrChange w:id="2381" w:author="6781" w:date="2026-04-27T23:07:00Z">
          <w:pPr>
            <w:pStyle w:val="Heading2"/>
          </w:pPr>
        </w:pPrChange>
      </w:pPr>
      <w:bookmarkStart w:id="2382" w:name="_Toc228212132"/>
      <w:r w:rsidRPr="8329F8F8">
        <w:rPr>
          <w:rFonts w:ascii="Times New Roman" w:cs="Times New Roman"/>
          <w:color w:val="000000"/>
          <w:rPrChange w:id="2383" w:author="ahmad sahrul" w:date="2026-04-27T19:40:00Z">
            <w:rPr/>
          </w:rPrChange>
        </w:rPr>
        <w:t>2.6 User Documentation</w:t>
      </w:r>
      <w:bookmarkEnd w:id="2382"/>
    </w:p>
    <w:p w14:paraId="6A5CFCE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84" w:author="ahmad sahrul" w:date="2026-04-27T19:46:00Z">
            <w:rPr/>
          </w:rPrChange>
        </w:rPr>
        <w:pPrChange w:id="238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728B10C">
        <w:rPr>
          <w:rFonts w:ascii="Times New Roman" w:cs="Times New Roman"/>
          <w:color w:val="000000"/>
          <w:sz w:val="24"/>
          <w:szCs w:val="24"/>
          <w:rPrChange w:id="2386" w:author="ahmad sahrul" w:date="2026-04-27T19:46:00Z">
            <w:rPr/>
          </w:rPrChange>
        </w:rPr>
        <w:t>Dokumen</w:t>
      </w:r>
      <w:r w:rsidRPr="991EE64B">
        <w:rPr>
          <w:rFonts w:ascii="Times New Roman" w:cs="Times New Roman"/>
          <w:color w:val="000000"/>
          <w:sz w:val="24"/>
          <w:szCs w:val="24"/>
          <w:rPrChange w:id="2387" w:author="ahmad sahrul" w:date="2026-04-27T19:46:00Z">
            <w:rPr/>
          </w:rPrChange>
        </w:rPr>
        <w:t xml:space="preserve"> SRS (</w:t>
      </w:r>
      <w:r w:rsidRPr="530ECEA0">
        <w:rPr>
          <w:rFonts w:ascii="Times New Roman" w:cs="Times New Roman"/>
          <w:color w:val="000000"/>
          <w:sz w:val="24"/>
          <w:szCs w:val="24"/>
          <w:rPrChange w:id="2388" w:author="ahmad sahrul" w:date="2026-04-27T19:46:00Z">
            <w:rPr/>
          </w:rPrChange>
        </w:rPr>
        <w:t>dokumen</w:t>
      </w:r>
      <w:r w:rsidRPr="AA3EA31D">
        <w:rPr>
          <w:rFonts w:ascii="Times New Roman" w:cs="Times New Roman"/>
          <w:color w:val="000000"/>
          <w:sz w:val="24"/>
          <w:szCs w:val="24"/>
          <w:rPrChange w:id="2389" w:author="ahmad sahrul" w:date="2026-04-27T19:46:00Z">
            <w:rPr/>
          </w:rPrChange>
        </w:rPr>
        <w:t xml:space="preserve"> </w:t>
      </w:r>
      <w:r w:rsidRPr="A2255EE9">
        <w:rPr>
          <w:rFonts w:ascii="Times New Roman" w:cs="Times New Roman"/>
          <w:color w:val="000000"/>
          <w:sz w:val="24"/>
          <w:szCs w:val="24"/>
          <w:rPrChange w:id="2390" w:author="ahmad sahrul" w:date="2026-04-27T19:46:00Z">
            <w:rPr/>
          </w:rPrChange>
        </w:rPr>
        <w:t>ini</w:t>
      </w:r>
      <w:r w:rsidRPr="BAA3C492">
        <w:rPr>
          <w:rFonts w:ascii="Times New Roman" w:cs="Times New Roman"/>
          <w:color w:val="000000"/>
          <w:sz w:val="24"/>
          <w:szCs w:val="24"/>
          <w:rPrChange w:id="2391" w:author="ahmad sahrul" w:date="2026-04-27T19:46:00Z">
            <w:rPr/>
          </w:rPrChange>
        </w:rPr>
        <w:t xml:space="preserve">) yang </w:t>
      </w:r>
      <w:r w:rsidRPr="54862A3F">
        <w:rPr>
          <w:rFonts w:ascii="Times New Roman" w:cs="Times New Roman"/>
          <w:color w:val="000000"/>
          <w:sz w:val="24"/>
          <w:szCs w:val="24"/>
          <w:rPrChange w:id="2392" w:author="ahmad sahrul" w:date="2026-04-27T19:46:00Z">
            <w:rPr/>
          </w:rPrChange>
        </w:rPr>
        <w:t>disimpan</w:t>
      </w:r>
      <w:r w:rsidRPr="896AF062">
        <w:rPr>
          <w:rFonts w:ascii="Times New Roman" w:cs="Times New Roman"/>
          <w:color w:val="000000"/>
          <w:sz w:val="24"/>
          <w:szCs w:val="24"/>
          <w:rPrChange w:id="2393" w:author="ahmad sahrul" w:date="2026-04-27T19:46:00Z">
            <w:rPr/>
          </w:rPrChange>
        </w:rPr>
        <w:t xml:space="preserve"> </w:t>
      </w:r>
      <w:r w:rsidRPr="20FCB994">
        <w:rPr>
          <w:rFonts w:ascii="Times New Roman" w:cs="Times New Roman"/>
          <w:color w:val="000000"/>
          <w:sz w:val="24"/>
          <w:szCs w:val="24"/>
          <w:rPrChange w:id="2394" w:author="ahmad sahrul" w:date="2026-04-27T19:46:00Z">
            <w:rPr/>
          </w:rPrChange>
        </w:rPr>
        <w:t>dalam</w:t>
      </w:r>
      <w:r w:rsidRPr="44676A36">
        <w:rPr>
          <w:rFonts w:ascii="Times New Roman" w:cs="Times New Roman"/>
          <w:color w:val="000000"/>
          <w:sz w:val="24"/>
          <w:szCs w:val="24"/>
          <w:rPrChange w:id="2395" w:author="ahmad sahrul" w:date="2026-04-27T19:46:00Z">
            <w:rPr/>
          </w:rPrChange>
        </w:rPr>
        <w:t xml:space="preserve"> folder /docs di repository GitHub.</w:t>
      </w:r>
    </w:p>
    <w:p w14:paraId="0C603D8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396" w:author="ahmad sahrul" w:date="2026-04-27T19:46:00Z">
            <w:rPr/>
          </w:rPrChange>
        </w:rPr>
        <w:pPrChange w:id="239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99CB2A8">
        <w:rPr>
          <w:rFonts w:ascii="Times New Roman" w:cs="Times New Roman"/>
          <w:color w:val="000000"/>
          <w:sz w:val="24"/>
          <w:szCs w:val="24"/>
          <w:rPrChange w:id="2398" w:author="ahmad sahrul" w:date="2026-04-27T19:46:00Z">
            <w:rPr/>
          </w:rPrChange>
        </w:rPr>
        <w:t>Notulensi</w:t>
      </w:r>
      <w:r w:rsidRPr="F0B43898">
        <w:rPr>
          <w:rFonts w:ascii="Times New Roman" w:cs="Times New Roman"/>
          <w:color w:val="000000"/>
          <w:sz w:val="24"/>
          <w:szCs w:val="24"/>
          <w:rPrChange w:id="2399" w:author="ahmad sahrul" w:date="2026-04-27T19:46:00Z">
            <w:rPr/>
          </w:rPrChange>
        </w:rPr>
        <w:t xml:space="preserve"> </w:t>
      </w:r>
      <w:r w:rsidRPr="19B22D52">
        <w:rPr>
          <w:rFonts w:ascii="Times New Roman" w:cs="Times New Roman"/>
          <w:color w:val="000000"/>
          <w:sz w:val="24"/>
          <w:szCs w:val="24"/>
          <w:rPrChange w:id="2400" w:author="ahmad sahrul" w:date="2026-04-27T19:46:00Z">
            <w:rPr/>
          </w:rPrChange>
        </w:rPr>
        <w:t>setiap</w:t>
      </w:r>
      <w:r w:rsidRPr="CAB81346">
        <w:rPr>
          <w:rFonts w:ascii="Times New Roman" w:cs="Times New Roman"/>
          <w:color w:val="000000"/>
          <w:sz w:val="24"/>
          <w:szCs w:val="24"/>
          <w:rPrChange w:id="2401" w:author="ahmad sahrul" w:date="2026-04-27T19:46:00Z">
            <w:rPr/>
          </w:rPrChange>
        </w:rPr>
        <w:t xml:space="preserve"> </w:t>
      </w:r>
      <w:r w:rsidRPr="03655C65">
        <w:rPr>
          <w:rFonts w:ascii="Times New Roman" w:cs="Times New Roman"/>
          <w:color w:val="000000"/>
          <w:sz w:val="24"/>
          <w:szCs w:val="24"/>
          <w:rPrChange w:id="2402" w:author="ahmad sahrul" w:date="2026-04-27T19:46:00Z">
            <w:rPr/>
          </w:rPrChange>
        </w:rPr>
        <w:t>pertemuan</w:t>
      </w:r>
      <w:r w:rsidRPr="D7AB088A">
        <w:rPr>
          <w:rFonts w:ascii="Times New Roman" w:cs="Times New Roman"/>
          <w:color w:val="000000"/>
          <w:sz w:val="24"/>
          <w:szCs w:val="24"/>
          <w:rPrChange w:id="2403" w:author="ahmad sahrul" w:date="2026-04-27T19:46:00Z">
            <w:rPr/>
          </w:rPrChange>
        </w:rPr>
        <w:t xml:space="preserve"> dan </w:t>
      </w:r>
      <w:r w:rsidRPr="86A7E5B4">
        <w:rPr>
          <w:rFonts w:ascii="Times New Roman" w:cs="Times New Roman"/>
          <w:color w:val="000000"/>
          <w:sz w:val="24"/>
          <w:szCs w:val="24"/>
          <w:rPrChange w:id="2404" w:author="ahmad sahrul" w:date="2026-04-27T19:46:00Z">
            <w:rPr/>
          </w:rPrChange>
        </w:rPr>
        <w:t>diskusi</w:t>
      </w:r>
      <w:r w:rsidRPr="D098CCA4">
        <w:rPr>
          <w:rFonts w:ascii="Times New Roman" w:cs="Times New Roman"/>
          <w:color w:val="000000"/>
          <w:sz w:val="24"/>
          <w:szCs w:val="24"/>
          <w:rPrChange w:id="2405" w:author="ahmad sahrul" w:date="2026-04-27T19:46:00Z">
            <w:rPr/>
          </w:rPrChange>
        </w:rPr>
        <w:t xml:space="preserve">, </w:t>
      </w:r>
      <w:r w:rsidRPr="6E62E7B1">
        <w:rPr>
          <w:rFonts w:ascii="Times New Roman" w:cs="Times New Roman"/>
          <w:color w:val="000000"/>
          <w:sz w:val="24"/>
          <w:szCs w:val="24"/>
          <w:rPrChange w:id="2406" w:author="ahmad sahrul" w:date="2026-04-27T19:46:00Z">
            <w:rPr/>
          </w:rPrChange>
        </w:rPr>
        <w:t>disimpan</w:t>
      </w:r>
      <w:r w:rsidRPr="E0DBEA01">
        <w:rPr>
          <w:rFonts w:ascii="Times New Roman" w:cs="Times New Roman"/>
          <w:color w:val="000000"/>
          <w:sz w:val="24"/>
          <w:szCs w:val="24"/>
          <w:rPrChange w:id="2407" w:author="ahmad sahrul" w:date="2026-04-27T19:46:00Z">
            <w:rPr/>
          </w:rPrChange>
        </w:rPr>
        <w:t xml:space="preserve"> di /docs/</w:t>
      </w:r>
      <w:r w:rsidRPr="F45FD207">
        <w:rPr>
          <w:rFonts w:ascii="Times New Roman" w:cs="Times New Roman"/>
          <w:color w:val="000000"/>
          <w:sz w:val="24"/>
          <w:szCs w:val="24"/>
          <w:rPrChange w:id="2408" w:author="ahmad sahrul" w:date="2026-04-27T19:46:00Z">
            <w:rPr/>
          </w:rPrChange>
        </w:rPr>
        <w:t>notulensi</w:t>
      </w:r>
      <w:r w:rsidRPr="FFAE19D7">
        <w:rPr>
          <w:rFonts w:ascii="Times New Roman" w:cs="Times New Roman"/>
          <w:color w:val="000000"/>
          <w:sz w:val="24"/>
          <w:szCs w:val="24"/>
          <w:rPrChange w:id="2409" w:author="ahmad sahrul" w:date="2026-04-27T19:46:00Z">
            <w:rPr/>
          </w:rPrChange>
        </w:rPr>
        <w:t>/.</w:t>
      </w:r>
    </w:p>
    <w:p w14:paraId="63265D88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10" w:author="ahmad sahrul" w:date="2026-04-27T19:46:00Z">
            <w:rPr/>
          </w:rPrChange>
        </w:rPr>
        <w:pPrChange w:id="241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2585A99">
        <w:rPr>
          <w:rFonts w:ascii="Times New Roman" w:cs="Times New Roman"/>
          <w:color w:val="000000"/>
          <w:sz w:val="24"/>
          <w:szCs w:val="24"/>
          <w:rPrChange w:id="2412" w:author="ahmad sahrul" w:date="2026-04-27T19:46:00Z">
            <w:rPr/>
          </w:rPrChange>
        </w:rPr>
        <w:t>Dokumentasi</w:t>
      </w:r>
      <w:r w:rsidRPr="D8F3754C">
        <w:rPr>
          <w:rFonts w:ascii="Times New Roman" w:cs="Times New Roman"/>
          <w:color w:val="000000"/>
          <w:sz w:val="24"/>
          <w:szCs w:val="24"/>
          <w:rPrChange w:id="2413" w:author="ahmad sahrul" w:date="2026-04-27T19:46:00Z">
            <w:rPr/>
          </w:rPrChange>
        </w:rPr>
        <w:t xml:space="preserve"> API (API Contract) </w:t>
      </w:r>
      <w:r w:rsidRPr="615EFDB4">
        <w:rPr>
          <w:rFonts w:ascii="Times New Roman" w:cs="Times New Roman"/>
          <w:color w:val="000000"/>
          <w:sz w:val="24"/>
          <w:szCs w:val="24"/>
          <w:rPrChange w:id="2414" w:author="ahmad sahrul" w:date="2026-04-27T19:46:00Z">
            <w:rPr/>
          </w:rPrChange>
        </w:rPr>
        <w:t>dalam</w:t>
      </w:r>
      <w:r w:rsidRPr="483859F6">
        <w:rPr>
          <w:rFonts w:ascii="Times New Roman" w:cs="Times New Roman"/>
          <w:color w:val="000000"/>
          <w:sz w:val="24"/>
          <w:szCs w:val="24"/>
          <w:rPrChange w:id="2415" w:author="ahmad sahrul" w:date="2026-04-27T19:46:00Z">
            <w:rPr/>
          </w:rPrChange>
        </w:rPr>
        <w:t xml:space="preserve"> format JSON/</w:t>
      </w:r>
      <w:r w:rsidRPr="1636E344">
        <w:rPr>
          <w:rFonts w:ascii="Times New Roman" w:cs="Times New Roman"/>
          <w:color w:val="000000"/>
          <w:sz w:val="24"/>
          <w:szCs w:val="24"/>
          <w:rPrChange w:id="2416" w:author="ahmad sahrul" w:date="2026-04-27T19:46:00Z">
            <w:rPr/>
          </w:rPrChange>
        </w:rPr>
        <w:t>tabel</w:t>
      </w:r>
      <w:r w:rsidRPr="48EEA8D0">
        <w:rPr>
          <w:rFonts w:ascii="Times New Roman" w:cs="Times New Roman"/>
          <w:color w:val="000000"/>
          <w:sz w:val="24"/>
          <w:szCs w:val="24"/>
          <w:rPrChange w:id="2417" w:author="ahmad sahrul" w:date="2026-04-27T19:46:00Z">
            <w:rPr/>
          </w:rPrChange>
        </w:rPr>
        <w:t xml:space="preserve">, </w:t>
      </w:r>
      <w:r w:rsidRPr="1FA8D527">
        <w:rPr>
          <w:rFonts w:ascii="Times New Roman" w:cs="Times New Roman"/>
          <w:color w:val="000000"/>
          <w:sz w:val="24"/>
          <w:szCs w:val="24"/>
          <w:rPrChange w:id="2418" w:author="ahmad sahrul" w:date="2026-04-27T19:46:00Z">
            <w:rPr/>
          </w:rPrChange>
        </w:rPr>
        <w:t>disimpan</w:t>
      </w:r>
      <w:r w:rsidRPr="F87A36E3">
        <w:rPr>
          <w:rFonts w:ascii="Times New Roman" w:cs="Times New Roman"/>
          <w:color w:val="000000"/>
          <w:sz w:val="24"/>
          <w:szCs w:val="24"/>
          <w:rPrChange w:id="2419" w:author="ahmad sahrul" w:date="2026-04-27T19:46:00Z">
            <w:rPr/>
          </w:rPrChange>
        </w:rPr>
        <w:t xml:space="preserve"> di /docs/</w:t>
      </w:r>
      <w:r w:rsidRPr="7512D1CE">
        <w:rPr>
          <w:rFonts w:ascii="Times New Roman" w:cs="Times New Roman"/>
          <w:color w:val="000000"/>
          <w:sz w:val="24"/>
          <w:szCs w:val="24"/>
          <w:rPrChange w:id="2420" w:author="ahmad sahrul" w:date="2026-04-27T19:46:00Z">
            <w:rPr/>
          </w:rPrChange>
        </w:rPr>
        <w:t>api</w:t>
      </w:r>
      <w:r w:rsidRPr="708F5E22">
        <w:rPr>
          <w:rFonts w:ascii="Times New Roman" w:cs="Times New Roman"/>
          <w:color w:val="000000"/>
          <w:sz w:val="24"/>
          <w:szCs w:val="24"/>
          <w:rPrChange w:id="2421" w:author="ahmad sahrul" w:date="2026-04-27T19:46:00Z">
            <w:rPr/>
          </w:rPrChange>
        </w:rPr>
        <w:t>-contract/.</w:t>
      </w:r>
    </w:p>
    <w:p w14:paraId="51DF084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22" w:author="ahmad sahrul" w:date="2026-04-27T19:46:00Z">
            <w:rPr/>
          </w:rPrChange>
        </w:rPr>
        <w:pPrChange w:id="242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E001693">
        <w:rPr>
          <w:rFonts w:ascii="Times New Roman" w:cs="Times New Roman"/>
          <w:color w:val="000000"/>
          <w:sz w:val="24"/>
          <w:szCs w:val="24"/>
          <w:rPrChange w:id="2424" w:author="ahmad sahrul" w:date="2026-04-27T19:46:00Z">
            <w:rPr/>
          </w:rPrChange>
        </w:rPr>
        <w:t xml:space="preserve">README.md pada root repository yang </w:t>
      </w:r>
      <w:r w:rsidRPr="981EA4C2">
        <w:rPr>
          <w:rFonts w:ascii="Times New Roman" w:cs="Times New Roman"/>
          <w:color w:val="000000"/>
          <w:sz w:val="24"/>
          <w:szCs w:val="24"/>
          <w:rPrChange w:id="2425" w:author="ahmad sahrul" w:date="2026-04-27T19:46:00Z">
            <w:rPr/>
          </w:rPrChange>
        </w:rPr>
        <w:t>menjelaskan</w:t>
      </w:r>
      <w:r w:rsidRPr="93C4BBA1">
        <w:rPr>
          <w:rFonts w:ascii="Times New Roman" w:cs="Times New Roman"/>
          <w:color w:val="000000"/>
          <w:sz w:val="24"/>
          <w:szCs w:val="24"/>
          <w:rPrChange w:id="2426" w:author="ahmad sahrul" w:date="2026-04-27T19:46:00Z">
            <w:rPr/>
          </w:rPrChange>
        </w:rPr>
        <w:t xml:space="preserve"> </w:t>
      </w:r>
      <w:r w:rsidRPr="2B890744">
        <w:rPr>
          <w:rFonts w:ascii="Times New Roman" w:cs="Times New Roman"/>
          <w:color w:val="000000"/>
          <w:sz w:val="24"/>
          <w:szCs w:val="24"/>
          <w:rPrChange w:id="2427" w:author="ahmad sahrul" w:date="2026-04-27T19:46:00Z">
            <w:rPr/>
          </w:rPrChange>
        </w:rPr>
        <w:t>cara</w:t>
      </w:r>
      <w:r w:rsidRPr="EE271B61">
        <w:rPr>
          <w:rFonts w:ascii="Times New Roman" w:cs="Times New Roman"/>
          <w:color w:val="000000"/>
          <w:sz w:val="24"/>
          <w:szCs w:val="24"/>
          <w:rPrChange w:id="2428" w:author="ahmad sahrul" w:date="2026-04-27T19:46:00Z">
            <w:rPr/>
          </w:rPrChange>
        </w:rPr>
        <w:t xml:space="preserve"> </w:t>
      </w:r>
      <w:r w:rsidRPr="C040810F">
        <w:rPr>
          <w:rFonts w:ascii="Times New Roman" w:cs="Times New Roman"/>
          <w:color w:val="000000"/>
          <w:sz w:val="24"/>
          <w:szCs w:val="24"/>
          <w:rPrChange w:id="2429" w:author="ahmad sahrul" w:date="2026-04-27T19:46:00Z">
            <w:rPr/>
          </w:rPrChange>
        </w:rPr>
        <w:t>instalasi</w:t>
      </w:r>
      <w:r w:rsidRPr="7D106502">
        <w:rPr>
          <w:rFonts w:ascii="Times New Roman" w:cs="Times New Roman"/>
          <w:color w:val="000000"/>
          <w:sz w:val="24"/>
          <w:szCs w:val="24"/>
          <w:rPrChange w:id="2430" w:author="ahmad sahrul" w:date="2026-04-27T19:46:00Z">
            <w:rPr/>
          </w:rPrChange>
        </w:rPr>
        <w:t xml:space="preserve"> dan </w:t>
      </w:r>
      <w:r w:rsidRPr="0910D636">
        <w:rPr>
          <w:rFonts w:ascii="Times New Roman" w:cs="Times New Roman"/>
          <w:color w:val="000000"/>
          <w:sz w:val="24"/>
          <w:szCs w:val="24"/>
          <w:rPrChange w:id="2431" w:author="ahmad sahrul" w:date="2026-04-27T19:46:00Z">
            <w:rPr/>
          </w:rPrChange>
        </w:rPr>
        <w:t>menjalankan</w:t>
      </w:r>
      <w:r w:rsidRPr="33323CA2">
        <w:rPr>
          <w:rFonts w:ascii="Times New Roman" w:cs="Times New Roman"/>
          <w:color w:val="000000"/>
          <w:sz w:val="24"/>
          <w:szCs w:val="24"/>
          <w:rPrChange w:id="2432" w:author="ahmad sahrul" w:date="2026-04-27T19:46:00Z">
            <w:rPr/>
          </w:rPrChange>
        </w:rPr>
        <w:t xml:space="preserve"> </w:t>
      </w:r>
      <w:r w:rsidRPr="BA96D890">
        <w:rPr>
          <w:rFonts w:ascii="Times New Roman" w:cs="Times New Roman"/>
          <w:color w:val="000000"/>
          <w:sz w:val="24"/>
          <w:szCs w:val="24"/>
          <w:rPrChange w:id="2433" w:author="ahmad sahrul" w:date="2026-04-27T19:46:00Z">
            <w:rPr/>
          </w:rPrChange>
        </w:rPr>
        <w:t>sistem</w:t>
      </w:r>
      <w:r w:rsidRPr="881D167A">
        <w:rPr>
          <w:rFonts w:ascii="Times New Roman" w:cs="Times New Roman"/>
          <w:color w:val="000000"/>
          <w:sz w:val="24"/>
          <w:szCs w:val="24"/>
          <w:rPrChange w:id="2434" w:author="ahmad sahrul" w:date="2026-04-27T19:46:00Z">
            <w:rPr/>
          </w:rPrChange>
        </w:rPr>
        <w:t>.</w:t>
      </w:r>
    </w:p>
    <w:p w14:paraId="744DEF9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35" w:author="ahmad sahrul" w:date="2026-04-27T19:46:00Z">
            <w:rPr/>
          </w:rPrChange>
        </w:rPr>
        <w:pPrChange w:id="243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ECB64F91">
        <w:rPr>
          <w:rFonts w:ascii="Times New Roman" w:cs="Times New Roman"/>
          <w:color w:val="000000"/>
          <w:sz w:val="24"/>
          <w:szCs w:val="24"/>
          <w:rPrChange w:id="2437" w:author="ahmad sahrul" w:date="2026-04-27T19:46:00Z">
            <w:rPr/>
          </w:rPrChange>
        </w:rPr>
        <w:t xml:space="preserve">Panduan </w:t>
      </w:r>
      <w:r w:rsidRPr="85E834C2">
        <w:rPr>
          <w:rFonts w:ascii="Times New Roman" w:cs="Times New Roman"/>
          <w:color w:val="000000"/>
          <w:sz w:val="24"/>
          <w:szCs w:val="24"/>
          <w:rPrChange w:id="2438" w:author="ahmad sahrul" w:date="2026-04-27T19:46:00Z">
            <w:rPr/>
          </w:rPrChange>
        </w:rPr>
        <w:t>penggunaan</w:t>
      </w:r>
      <w:r w:rsidRPr="2F5DF859">
        <w:rPr>
          <w:rFonts w:ascii="Times New Roman" w:cs="Times New Roman"/>
          <w:color w:val="000000"/>
          <w:sz w:val="24"/>
          <w:szCs w:val="24"/>
          <w:rPrChange w:id="2439" w:author="ahmad sahrul" w:date="2026-04-27T19:46:00Z">
            <w:rPr/>
          </w:rPrChange>
        </w:rPr>
        <w:t xml:space="preserve"> </w:t>
      </w:r>
      <w:r w:rsidRPr="06C501C4">
        <w:rPr>
          <w:rFonts w:ascii="Times New Roman" w:cs="Times New Roman"/>
          <w:color w:val="000000"/>
          <w:sz w:val="24"/>
          <w:szCs w:val="24"/>
          <w:rPrChange w:id="2440" w:author="ahmad sahrul" w:date="2026-04-27T19:46:00Z">
            <w:rPr/>
          </w:rPrChange>
        </w:rPr>
        <w:t>aplikasi</w:t>
      </w:r>
      <w:r w:rsidRPr="0212EBF2">
        <w:rPr>
          <w:rFonts w:ascii="Times New Roman" w:cs="Times New Roman"/>
          <w:color w:val="000000"/>
          <w:sz w:val="24"/>
          <w:szCs w:val="24"/>
          <w:rPrChange w:id="2441" w:author="ahmad sahrul" w:date="2026-04-27T19:46:00Z">
            <w:rPr/>
          </w:rPrChange>
        </w:rPr>
        <w:t xml:space="preserve"> (User Guide) </w:t>
      </w:r>
      <w:r w:rsidRPr="0212EBF2">
        <w:rPr>
          <w:rFonts w:ascii="Times New Roman" w:cs="Times New Roman"/>
          <w:color w:val="000000"/>
          <w:sz w:val="24"/>
          <w:szCs w:val="24"/>
          <w:rPrChange w:id="2442" w:author="ahmad sahrul" w:date="2026-04-27T19:46:00Z">
            <w:rPr/>
          </w:rPrChange>
        </w:rPr>
        <w:t>–</w:t>
      </w:r>
      <w:r w:rsidRPr="0212EBF2">
        <w:rPr>
          <w:rFonts w:ascii="Times New Roman" w:cs="Times New Roman"/>
          <w:color w:val="000000"/>
          <w:sz w:val="24"/>
          <w:szCs w:val="24"/>
          <w:rPrChange w:id="2443" w:author="ahmad sahrul" w:date="2026-04-27T19:46:00Z">
            <w:rPr/>
          </w:rPrChange>
        </w:rPr>
        <w:t xml:space="preserve"> TBD, </w:t>
      </w:r>
      <w:r w:rsidRPr="5C4EC8A0">
        <w:rPr>
          <w:rFonts w:ascii="Times New Roman" w:cs="Times New Roman"/>
          <w:color w:val="000000"/>
          <w:sz w:val="24"/>
          <w:szCs w:val="24"/>
          <w:rPrChange w:id="2444" w:author="ahmad sahrul" w:date="2026-04-27T19:46:00Z">
            <w:rPr/>
          </w:rPrChange>
        </w:rPr>
        <w:t>akan</w:t>
      </w:r>
      <w:r w:rsidRPr="6C5DBF00">
        <w:rPr>
          <w:rFonts w:ascii="Times New Roman" w:cs="Times New Roman"/>
          <w:color w:val="000000"/>
          <w:sz w:val="24"/>
          <w:szCs w:val="24"/>
          <w:rPrChange w:id="2445" w:author="ahmad sahrul" w:date="2026-04-27T19:46:00Z">
            <w:rPr/>
          </w:rPrChange>
        </w:rPr>
        <w:t xml:space="preserve"> </w:t>
      </w:r>
      <w:r w:rsidRPr="F7257D40">
        <w:rPr>
          <w:rFonts w:ascii="Times New Roman" w:cs="Times New Roman"/>
          <w:color w:val="000000"/>
          <w:sz w:val="24"/>
          <w:szCs w:val="24"/>
          <w:rPrChange w:id="2446" w:author="ahmad sahrul" w:date="2026-04-27T19:46:00Z">
            <w:rPr/>
          </w:rPrChange>
        </w:rPr>
        <w:t>dibuat</w:t>
      </w:r>
      <w:r w:rsidRPr="1593913A">
        <w:rPr>
          <w:rFonts w:ascii="Times New Roman" w:cs="Times New Roman"/>
          <w:color w:val="000000"/>
          <w:sz w:val="24"/>
          <w:szCs w:val="24"/>
          <w:rPrChange w:id="2447" w:author="ahmad sahrul" w:date="2026-04-27T19:46:00Z">
            <w:rPr/>
          </w:rPrChange>
        </w:rPr>
        <w:t xml:space="preserve"> pada </w:t>
      </w:r>
      <w:r w:rsidRPr="F5C34B69">
        <w:rPr>
          <w:rFonts w:ascii="Times New Roman" w:cs="Times New Roman"/>
          <w:color w:val="000000"/>
          <w:sz w:val="24"/>
          <w:szCs w:val="24"/>
          <w:rPrChange w:id="2448" w:author="ahmad sahrul" w:date="2026-04-27T19:46:00Z">
            <w:rPr/>
          </w:rPrChange>
        </w:rPr>
        <w:t>fase</w:t>
      </w:r>
      <w:r w:rsidRPr="02ECB9BC">
        <w:rPr>
          <w:rFonts w:ascii="Times New Roman" w:cs="Times New Roman"/>
          <w:color w:val="000000"/>
          <w:sz w:val="24"/>
          <w:szCs w:val="24"/>
          <w:rPrChange w:id="2449" w:author="ahmad sahrul" w:date="2026-04-27T19:46:00Z">
            <w:rPr/>
          </w:rPrChange>
        </w:rPr>
        <w:t xml:space="preserve"> UAS.</w:t>
      </w:r>
    </w:p>
    <w:p w14:paraId="6CECBB6F" w14:textId="77777777" w:rsidR="00BF190D" w:rsidRDefault="00BF190D">
      <w:pPr>
        <w:pStyle w:val="Heading2"/>
        <w:jc w:val="both"/>
        <w:rPr>
          <w:ins w:id="2450" w:author="ahmad sahrul" w:date="2026-04-27T19:46:00Z"/>
          <w:rFonts w:ascii="Times New Roman" w:hAnsi="Times New Roman" w:cs="Times New Roman"/>
          <w:color w:val="000000"/>
        </w:rPr>
        <w:pPrChange w:id="2451" w:author="6781" w:date="2026-04-27T23:07:00Z">
          <w:pPr>
            <w:pStyle w:val="Heading2"/>
            <w:jc w:val="left"/>
          </w:pPr>
        </w:pPrChange>
      </w:pPr>
    </w:p>
    <w:p w14:paraId="50DF73DB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452" w:author="ahmad sahrul" w:date="2026-04-27T19:40:00Z">
            <w:rPr/>
          </w:rPrChange>
        </w:rPr>
        <w:pPrChange w:id="2453" w:author="6781" w:date="2026-04-27T23:07:00Z">
          <w:pPr>
            <w:pStyle w:val="Heading2"/>
          </w:pPr>
        </w:pPrChange>
      </w:pPr>
      <w:bookmarkStart w:id="2454" w:name="_Toc228212133"/>
      <w:r w:rsidRPr="25F537C7">
        <w:rPr>
          <w:rFonts w:ascii="Times New Roman" w:cs="Times New Roman"/>
          <w:color w:val="000000"/>
          <w:rPrChange w:id="2455" w:author="ahmad sahrul" w:date="2026-04-27T19:40:00Z">
            <w:rPr/>
          </w:rPrChange>
        </w:rPr>
        <w:t>2.7 Assumptions and Dependencies</w:t>
      </w:r>
      <w:bookmarkEnd w:id="2454"/>
    </w:p>
    <w:p w14:paraId="276C6D01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2456" w:author="ahmad sahrul" w:date="2026-04-27T19:46:00Z">
            <w:rPr/>
          </w:rPrChange>
        </w:rPr>
        <w:pPrChange w:id="2457" w:author="6781" w:date="2026-04-27T23:07:00Z">
          <w:pPr>
            <w:spacing w:before="80"/>
          </w:pPr>
        </w:pPrChange>
      </w:pPr>
      <w:r w:rsidRPr="1FD3B69A">
        <w:rPr>
          <w:rFonts w:ascii="Times New Roman" w:cs="Times New Roman"/>
          <w:color w:val="000000"/>
          <w:sz w:val="24"/>
          <w:szCs w:val="24"/>
          <w:rPrChange w:id="2458" w:author="ahmad sahrul" w:date="2026-04-27T19:46:00Z">
            <w:rPr/>
          </w:rPrChange>
        </w:rPr>
        <w:t>Asumsi</w:t>
      </w:r>
      <w:r w:rsidRPr="B3339230">
        <w:rPr>
          <w:rFonts w:ascii="Times New Roman" w:cs="Times New Roman"/>
          <w:color w:val="000000"/>
          <w:sz w:val="24"/>
          <w:szCs w:val="24"/>
          <w:rPrChange w:id="2459" w:author="ahmad sahrul" w:date="2026-04-27T19:46:00Z">
            <w:rPr/>
          </w:rPrChange>
        </w:rPr>
        <w:t>:</w:t>
      </w:r>
    </w:p>
    <w:p w14:paraId="059E8E0B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60" w:author="ahmad sahrul" w:date="2026-04-27T19:46:00Z">
            <w:rPr/>
          </w:rPrChange>
        </w:rPr>
        <w:pPrChange w:id="246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196D7BC">
        <w:rPr>
          <w:rFonts w:ascii="Times New Roman" w:cs="Times New Roman"/>
          <w:color w:val="000000"/>
          <w:sz w:val="24"/>
          <w:szCs w:val="24"/>
          <w:rPrChange w:id="2462" w:author="ahmad sahrul" w:date="2026-04-27T19:46:00Z">
            <w:rPr/>
          </w:rPrChange>
        </w:rPr>
        <w:t>Pemilik</w:t>
      </w:r>
      <w:r w:rsidRPr="74119771">
        <w:rPr>
          <w:rFonts w:ascii="Times New Roman" w:cs="Times New Roman"/>
          <w:color w:val="000000"/>
          <w:sz w:val="24"/>
          <w:szCs w:val="24"/>
          <w:rPrChange w:id="2463" w:author="ahmad sahrul" w:date="2026-04-27T19:46:00Z">
            <w:rPr/>
          </w:rPrChange>
        </w:rPr>
        <w:t xml:space="preserve"> </w:t>
      </w:r>
      <w:r w:rsidRPr="260660E6">
        <w:rPr>
          <w:rFonts w:ascii="Times New Roman" w:cs="Times New Roman"/>
          <w:color w:val="000000"/>
          <w:sz w:val="24"/>
          <w:szCs w:val="24"/>
          <w:rPrChange w:id="2464" w:author="ahmad sahrul" w:date="2026-04-27T19:46:00Z">
            <w:rPr/>
          </w:rPrChange>
        </w:rPr>
        <w:t>toko</w:t>
      </w:r>
      <w:r w:rsidRPr="27A84190">
        <w:rPr>
          <w:rFonts w:ascii="Times New Roman" w:cs="Times New Roman"/>
          <w:color w:val="000000"/>
          <w:sz w:val="24"/>
          <w:szCs w:val="24"/>
          <w:rPrChange w:id="2465" w:author="ahmad sahrul" w:date="2026-04-27T19:46:00Z">
            <w:rPr/>
          </w:rPrChange>
        </w:rPr>
        <w:t xml:space="preserve"> dan </w:t>
      </w:r>
      <w:r w:rsidRPr="ECB44569">
        <w:rPr>
          <w:rFonts w:ascii="Times New Roman" w:cs="Times New Roman"/>
          <w:color w:val="000000"/>
          <w:sz w:val="24"/>
          <w:szCs w:val="24"/>
          <w:rPrChange w:id="2466" w:author="ahmad sahrul" w:date="2026-04-27T19:46:00Z">
            <w:rPr/>
          </w:rPrChange>
        </w:rPr>
        <w:t>karyawan</w:t>
      </w:r>
      <w:r w:rsidRPr="5D76A1AC">
        <w:rPr>
          <w:rFonts w:ascii="Times New Roman" w:cs="Times New Roman"/>
          <w:color w:val="000000"/>
          <w:sz w:val="24"/>
          <w:szCs w:val="24"/>
          <w:rPrChange w:id="2467" w:author="ahmad sahrul" w:date="2026-04-27T19:46:00Z">
            <w:rPr/>
          </w:rPrChange>
        </w:rPr>
        <w:t xml:space="preserve"> </w:t>
      </w:r>
      <w:r w:rsidRPr="083C7C04">
        <w:rPr>
          <w:rFonts w:ascii="Times New Roman" w:cs="Times New Roman"/>
          <w:color w:val="000000"/>
          <w:sz w:val="24"/>
          <w:szCs w:val="24"/>
          <w:rPrChange w:id="2468" w:author="ahmad sahrul" w:date="2026-04-27T19:46:00Z">
            <w:rPr/>
          </w:rPrChange>
        </w:rPr>
        <w:t>memiliki</w:t>
      </w:r>
      <w:r w:rsidRPr="CD1AF42F">
        <w:rPr>
          <w:rFonts w:ascii="Times New Roman" w:cs="Times New Roman"/>
          <w:color w:val="000000"/>
          <w:sz w:val="24"/>
          <w:szCs w:val="24"/>
          <w:rPrChange w:id="2469" w:author="ahmad sahrul" w:date="2026-04-27T19:46:00Z">
            <w:rPr/>
          </w:rPrChange>
        </w:rPr>
        <w:t xml:space="preserve"> smartphone Android/iOS yang </w:t>
      </w:r>
      <w:r w:rsidRPr="49E82FEB">
        <w:rPr>
          <w:rFonts w:ascii="Times New Roman" w:cs="Times New Roman"/>
          <w:color w:val="000000"/>
          <w:sz w:val="24"/>
          <w:szCs w:val="24"/>
          <w:rPrChange w:id="2470" w:author="ahmad sahrul" w:date="2026-04-27T19:46:00Z">
            <w:rPr/>
          </w:rPrChange>
        </w:rPr>
        <w:t>terhubung</w:t>
      </w:r>
      <w:r w:rsidRPr="8C50D9A3">
        <w:rPr>
          <w:rFonts w:ascii="Times New Roman" w:cs="Times New Roman"/>
          <w:color w:val="000000"/>
          <w:sz w:val="24"/>
          <w:szCs w:val="24"/>
          <w:rPrChange w:id="2471" w:author="ahmad sahrul" w:date="2026-04-27T19:46:00Z">
            <w:rPr/>
          </w:rPrChange>
        </w:rPr>
        <w:t xml:space="preserve"> </w:t>
      </w:r>
      <w:r w:rsidRPr="90ECFCB8">
        <w:rPr>
          <w:rFonts w:ascii="Times New Roman" w:cs="Times New Roman"/>
          <w:color w:val="000000"/>
          <w:sz w:val="24"/>
          <w:szCs w:val="24"/>
          <w:rPrChange w:id="2472" w:author="ahmad sahrul" w:date="2026-04-27T19:46:00Z">
            <w:rPr/>
          </w:rPrChange>
        </w:rPr>
        <w:t>ke</w:t>
      </w:r>
      <w:r w:rsidRPr="B0B2BF4E">
        <w:rPr>
          <w:rFonts w:ascii="Times New Roman" w:cs="Times New Roman"/>
          <w:color w:val="000000"/>
          <w:sz w:val="24"/>
          <w:szCs w:val="24"/>
          <w:rPrChange w:id="2473" w:author="ahmad sahrul" w:date="2026-04-27T19:46:00Z">
            <w:rPr/>
          </w:rPrChange>
        </w:rPr>
        <w:t xml:space="preserve"> internet.</w:t>
      </w:r>
    </w:p>
    <w:p w14:paraId="2EBBE4D5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74" w:author="ahmad sahrul" w:date="2026-04-27T19:46:00Z">
            <w:rPr/>
          </w:rPrChange>
        </w:rPr>
        <w:pPrChange w:id="247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016CC8E">
        <w:rPr>
          <w:rFonts w:ascii="Times New Roman" w:cs="Times New Roman"/>
          <w:color w:val="000000"/>
          <w:sz w:val="24"/>
          <w:szCs w:val="24"/>
          <w:rPrChange w:id="2476" w:author="ahmad sahrul" w:date="2026-04-27T19:46:00Z">
            <w:rPr/>
          </w:rPrChange>
        </w:rPr>
        <w:t>Koneksi</w:t>
      </w:r>
      <w:r w:rsidRPr="756BA8B7">
        <w:rPr>
          <w:rFonts w:ascii="Times New Roman" w:cs="Times New Roman"/>
          <w:color w:val="000000"/>
          <w:sz w:val="24"/>
          <w:szCs w:val="24"/>
          <w:rPrChange w:id="2477" w:author="ahmad sahrul" w:date="2026-04-27T19:46:00Z">
            <w:rPr/>
          </w:rPrChange>
        </w:rPr>
        <w:t xml:space="preserve"> internet di </w:t>
      </w:r>
      <w:r w:rsidRPr="6AEB26DC">
        <w:rPr>
          <w:rFonts w:ascii="Times New Roman" w:cs="Times New Roman"/>
          <w:color w:val="000000"/>
          <w:sz w:val="24"/>
          <w:szCs w:val="24"/>
          <w:rPrChange w:id="2478" w:author="ahmad sahrul" w:date="2026-04-27T19:46:00Z">
            <w:rPr/>
          </w:rPrChange>
        </w:rPr>
        <w:t>lokasi</w:t>
      </w:r>
      <w:r w:rsidRPr="D97F6C8F">
        <w:rPr>
          <w:rFonts w:ascii="Times New Roman" w:cs="Times New Roman"/>
          <w:color w:val="000000"/>
          <w:sz w:val="24"/>
          <w:szCs w:val="24"/>
          <w:rPrChange w:id="2479" w:author="ahmad sahrul" w:date="2026-04-27T19:46:00Z">
            <w:rPr/>
          </w:rPrChange>
        </w:rPr>
        <w:t xml:space="preserve"> </w:t>
      </w:r>
      <w:r w:rsidRPr="5D12B43C">
        <w:rPr>
          <w:rFonts w:ascii="Times New Roman" w:cs="Times New Roman"/>
          <w:color w:val="000000"/>
          <w:sz w:val="24"/>
          <w:szCs w:val="24"/>
          <w:rPrChange w:id="2480" w:author="ahmad sahrul" w:date="2026-04-27T19:46:00Z">
            <w:rPr/>
          </w:rPrChange>
        </w:rPr>
        <w:t>toko</w:t>
      </w:r>
      <w:r w:rsidRPr="FA527D8A">
        <w:rPr>
          <w:rFonts w:ascii="Times New Roman" w:cs="Times New Roman"/>
          <w:color w:val="000000"/>
          <w:sz w:val="24"/>
          <w:szCs w:val="24"/>
          <w:rPrChange w:id="2481" w:author="ahmad sahrul" w:date="2026-04-27T19:46:00Z">
            <w:rPr/>
          </w:rPrChange>
        </w:rPr>
        <w:t xml:space="preserve"> </w:t>
      </w:r>
      <w:r w:rsidRPr="F223E74A">
        <w:rPr>
          <w:rFonts w:ascii="Times New Roman" w:cs="Times New Roman"/>
          <w:color w:val="000000"/>
          <w:sz w:val="24"/>
          <w:szCs w:val="24"/>
          <w:rPrChange w:id="2482" w:author="ahmad sahrul" w:date="2026-04-27T19:46:00Z">
            <w:rPr/>
          </w:rPrChange>
        </w:rPr>
        <w:t>cukup</w:t>
      </w:r>
      <w:r w:rsidRPr="530E5F80">
        <w:rPr>
          <w:rFonts w:ascii="Times New Roman" w:cs="Times New Roman"/>
          <w:color w:val="000000"/>
          <w:sz w:val="24"/>
          <w:szCs w:val="24"/>
          <w:rPrChange w:id="2483" w:author="ahmad sahrul" w:date="2026-04-27T19:46:00Z">
            <w:rPr/>
          </w:rPrChange>
        </w:rPr>
        <w:t xml:space="preserve"> </w:t>
      </w:r>
      <w:r w:rsidRPr="135DBA2B">
        <w:rPr>
          <w:rFonts w:ascii="Times New Roman" w:cs="Times New Roman"/>
          <w:color w:val="000000"/>
          <w:sz w:val="24"/>
          <w:szCs w:val="24"/>
          <w:rPrChange w:id="2484" w:author="ahmad sahrul" w:date="2026-04-27T19:46:00Z">
            <w:rPr/>
          </w:rPrChange>
        </w:rPr>
        <w:t>stabil</w:t>
      </w:r>
      <w:r w:rsidRPr="E749A872">
        <w:rPr>
          <w:rFonts w:ascii="Times New Roman" w:cs="Times New Roman"/>
          <w:color w:val="000000"/>
          <w:sz w:val="24"/>
          <w:szCs w:val="24"/>
          <w:rPrChange w:id="2485" w:author="ahmad sahrul" w:date="2026-04-27T19:46:00Z">
            <w:rPr/>
          </w:rPrChange>
        </w:rPr>
        <w:t xml:space="preserve"> </w:t>
      </w:r>
      <w:r w:rsidRPr="2F43AA96">
        <w:rPr>
          <w:rFonts w:ascii="Times New Roman" w:cs="Times New Roman"/>
          <w:color w:val="000000"/>
          <w:sz w:val="24"/>
          <w:szCs w:val="24"/>
          <w:rPrChange w:id="2486" w:author="ahmad sahrul" w:date="2026-04-27T19:46:00Z">
            <w:rPr/>
          </w:rPrChange>
        </w:rPr>
        <w:t>untuk</w:t>
      </w:r>
      <w:r w:rsidRPr="38A8A990">
        <w:rPr>
          <w:rFonts w:ascii="Times New Roman" w:cs="Times New Roman"/>
          <w:color w:val="000000"/>
          <w:sz w:val="24"/>
          <w:szCs w:val="24"/>
          <w:rPrChange w:id="2487" w:author="ahmad sahrul" w:date="2026-04-27T19:46:00Z">
            <w:rPr/>
          </w:rPrChange>
        </w:rPr>
        <w:t xml:space="preserve"> </w:t>
      </w:r>
      <w:r w:rsidRPr="CFCC6536">
        <w:rPr>
          <w:rFonts w:ascii="Times New Roman" w:cs="Times New Roman"/>
          <w:color w:val="000000"/>
          <w:sz w:val="24"/>
          <w:szCs w:val="24"/>
          <w:rPrChange w:id="2488" w:author="ahmad sahrul" w:date="2026-04-27T19:46:00Z">
            <w:rPr/>
          </w:rPrChange>
        </w:rPr>
        <w:t>operasional</w:t>
      </w:r>
      <w:r w:rsidRPr="0E88B719">
        <w:rPr>
          <w:rFonts w:ascii="Times New Roman" w:cs="Times New Roman"/>
          <w:color w:val="000000"/>
          <w:sz w:val="24"/>
          <w:szCs w:val="24"/>
          <w:rPrChange w:id="2489" w:author="ahmad sahrul" w:date="2026-04-27T19:46:00Z">
            <w:rPr/>
          </w:rPrChange>
        </w:rPr>
        <w:t xml:space="preserve"> </w:t>
      </w:r>
      <w:r w:rsidRPr="3AF3D68A">
        <w:rPr>
          <w:rFonts w:ascii="Times New Roman" w:cs="Times New Roman"/>
          <w:color w:val="000000"/>
          <w:sz w:val="24"/>
          <w:szCs w:val="24"/>
          <w:rPrChange w:id="2490" w:author="ahmad sahrul" w:date="2026-04-27T19:46:00Z">
            <w:rPr/>
          </w:rPrChange>
        </w:rPr>
        <w:t>sistem</w:t>
      </w:r>
      <w:r w:rsidRPr="681B8E30">
        <w:rPr>
          <w:rFonts w:ascii="Times New Roman" w:cs="Times New Roman"/>
          <w:color w:val="000000"/>
          <w:sz w:val="24"/>
          <w:szCs w:val="24"/>
          <w:rPrChange w:id="2491" w:author="ahmad sahrul" w:date="2026-04-27T19:46:00Z">
            <w:rPr/>
          </w:rPrChange>
        </w:rPr>
        <w:t xml:space="preserve"> real-time.</w:t>
      </w:r>
    </w:p>
    <w:p w14:paraId="794698FD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492" w:author="ahmad sahrul" w:date="2026-04-27T19:46:00Z">
            <w:rPr/>
          </w:rPrChange>
        </w:rPr>
        <w:pPrChange w:id="249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6BABD7C3">
        <w:rPr>
          <w:rFonts w:ascii="Times New Roman" w:cs="Times New Roman"/>
          <w:color w:val="000000"/>
          <w:sz w:val="24"/>
          <w:szCs w:val="24"/>
          <w:rPrChange w:id="2494" w:author="ahmad sahrul" w:date="2026-04-27T19:46:00Z">
            <w:rPr/>
          </w:rPrChange>
        </w:rPr>
        <w:t xml:space="preserve">Data </w:t>
      </w:r>
      <w:r w:rsidRPr="07611DD6">
        <w:rPr>
          <w:rFonts w:ascii="Times New Roman" w:cs="Times New Roman"/>
          <w:color w:val="000000"/>
          <w:sz w:val="24"/>
          <w:szCs w:val="24"/>
          <w:rPrChange w:id="2495" w:author="ahmad sahrul" w:date="2026-04-27T19:46:00Z">
            <w:rPr/>
          </w:rPrChange>
        </w:rPr>
        <w:t>awal</w:t>
      </w:r>
      <w:r w:rsidRPr="CCDA76AC">
        <w:rPr>
          <w:rFonts w:ascii="Times New Roman" w:cs="Times New Roman"/>
          <w:color w:val="000000"/>
          <w:sz w:val="24"/>
          <w:szCs w:val="24"/>
          <w:rPrChange w:id="2496" w:author="ahmad sahrul" w:date="2026-04-27T19:46:00Z">
            <w:rPr/>
          </w:rPrChange>
        </w:rPr>
        <w:t xml:space="preserve"> </w:t>
      </w:r>
      <w:del w:id="2497" w:author="muhammad aldi oktavian" w:date="2026-05-16T02:30:00Z">
        <w:r w:rsidRPr="CCDA76AC" w:rsidDel="001F042E">
          <w:rPr>
            <w:rFonts w:ascii="Times New Roman" w:cs="Times New Roman"/>
            <w:color w:val="000000"/>
            <w:sz w:val="24"/>
            <w:szCs w:val="24"/>
            <w:rPrChange w:id="2498" w:author="ahmad sahrul" w:date="2026-04-27T19:46:00Z">
              <w:rPr/>
            </w:rPrChange>
          </w:rPr>
          <w:delText>(</w:delText>
        </w:r>
      </w:del>
      <w:r w:rsidRPr="8B2330C3">
        <w:rPr>
          <w:rFonts w:ascii="Times New Roman" w:cs="Times New Roman"/>
          <w:color w:val="000000"/>
          <w:sz w:val="24"/>
          <w:szCs w:val="24"/>
          <w:rPrChange w:id="2499" w:author="ahmad sahrul" w:date="2026-04-27T19:46:00Z">
            <w:rPr/>
          </w:rPrChange>
        </w:rPr>
        <w:t>produk</w:t>
      </w:r>
      <w:del w:id="2500" w:author="muhammad aldi oktavian" w:date="2026-05-16T02:31:00Z">
        <w:r w:rsidRPr="4EFC9497" w:rsidDel="001F042E">
          <w:rPr>
            <w:rFonts w:ascii="Times New Roman" w:cs="Times New Roman"/>
            <w:color w:val="000000"/>
            <w:sz w:val="24"/>
            <w:szCs w:val="24"/>
            <w:rPrChange w:id="2501" w:author="ahmad sahrul" w:date="2026-04-27T19:46:00Z">
              <w:rPr/>
            </w:rPrChange>
          </w:rPr>
          <w:delText xml:space="preserve">, </w:delText>
        </w:r>
        <w:r w:rsidRPr="1528F914" w:rsidDel="001F042E">
          <w:rPr>
            <w:rFonts w:ascii="Times New Roman" w:cs="Times New Roman"/>
            <w:color w:val="000000"/>
            <w:sz w:val="24"/>
            <w:szCs w:val="24"/>
            <w:rPrChange w:id="2502" w:author="ahmad sahrul" w:date="2026-04-27T19:46:00Z">
              <w:rPr/>
            </w:rPrChange>
          </w:rPr>
          <w:delText>stok</w:delText>
        </w:r>
        <w:r w:rsidRPr="D6545177" w:rsidDel="001F042E">
          <w:rPr>
            <w:rFonts w:ascii="Times New Roman" w:cs="Times New Roman"/>
            <w:color w:val="000000"/>
            <w:sz w:val="24"/>
            <w:szCs w:val="24"/>
            <w:rPrChange w:id="2503" w:author="ahmad sahrul" w:date="2026-04-27T19:46:00Z">
              <w:rPr/>
            </w:rPrChange>
          </w:rPr>
          <w:delText>, supp</w:delText>
        </w:r>
      </w:del>
      <w:del w:id="2504" w:author="muhammad aldi oktavian" w:date="2026-05-16T02:30:00Z">
        <w:r w:rsidRPr="D6545177" w:rsidDel="001F042E">
          <w:rPr>
            <w:rFonts w:ascii="Times New Roman" w:cs="Times New Roman"/>
            <w:color w:val="000000"/>
            <w:sz w:val="24"/>
            <w:szCs w:val="24"/>
            <w:rPrChange w:id="2505" w:author="ahmad sahrul" w:date="2026-04-27T19:46:00Z">
              <w:rPr/>
            </w:rPrChange>
          </w:rPr>
          <w:delText>lier)</w:delText>
        </w:r>
      </w:del>
      <w:r w:rsidRPr="D6545177">
        <w:rPr>
          <w:rFonts w:ascii="Times New Roman" w:cs="Times New Roman"/>
          <w:color w:val="000000"/>
          <w:sz w:val="24"/>
          <w:szCs w:val="24"/>
          <w:rPrChange w:id="2506" w:author="ahmad sahrul" w:date="2026-04-27T19:46:00Z">
            <w:rPr/>
          </w:rPrChange>
        </w:rPr>
        <w:t xml:space="preserve"> </w:t>
      </w:r>
      <w:r w:rsidRPr="C8B97CAB">
        <w:rPr>
          <w:rFonts w:ascii="Times New Roman" w:cs="Times New Roman"/>
          <w:color w:val="000000"/>
          <w:sz w:val="24"/>
          <w:szCs w:val="24"/>
          <w:rPrChange w:id="2507" w:author="ahmad sahrul" w:date="2026-04-27T19:46:00Z">
            <w:rPr/>
          </w:rPrChange>
        </w:rPr>
        <w:t>akan</w:t>
      </w:r>
      <w:r w:rsidRPr="F265AA32">
        <w:rPr>
          <w:rFonts w:ascii="Times New Roman" w:cs="Times New Roman"/>
          <w:color w:val="000000"/>
          <w:sz w:val="24"/>
          <w:szCs w:val="24"/>
          <w:rPrChange w:id="2508" w:author="ahmad sahrul" w:date="2026-04-27T19:46:00Z">
            <w:rPr/>
          </w:rPrChange>
        </w:rPr>
        <w:t xml:space="preserve"> </w:t>
      </w:r>
      <w:r w:rsidRPr="95C1B0E6">
        <w:rPr>
          <w:rFonts w:ascii="Times New Roman" w:cs="Times New Roman"/>
          <w:color w:val="000000"/>
          <w:sz w:val="24"/>
          <w:szCs w:val="24"/>
          <w:rPrChange w:id="2509" w:author="ahmad sahrul" w:date="2026-04-27T19:46:00Z">
            <w:rPr/>
          </w:rPrChange>
        </w:rPr>
        <w:t>diinput</w:t>
      </w:r>
      <w:r w:rsidRPr="80EF3D69">
        <w:rPr>
          <w:rFonts w:ascii="Times New Roman" w:cs="Times New Roman"/>
          <w:color w:val="000000"/>
          <w:sz w:val="24"/>
          <w:szCs w:val="24"/>
          <w:rPrChange w:id="2510" w:author="ahmad sahrul" w:date="2026-04-27T19:46:00Z">
            <w:rPr/>
          </w:rPrChange>
        </w:rPr>
        <w:t xml:space="preserve"> </w:t>
      </w:r>
      <w:r w:rsidRPr="A14003C5">
        <w:rPr>
          <w:rFonts w:ascii="Times New Roman" w:cs="Times New Roman"/>
          <w:color w:val="000000"/>
          <w:sz w:val="24"/>
          <w:szCs w:val="24"/>
          <w:rPrChange w:id="2511" w:author="ahmad sahrul" w:date="2026-04-27T19:46:00Z">
            <w:rPr/>
          </w:rPrChange>
        </w:rPr>
        <w:t>secara</w:t>
      </w:r>
      <w:r w:rsidRPr="195ED802">
        <w:rPr>
          <w:rFonts w:ascii="Times New Roman" w:cs="Times New Roman"/>
          <w:color w:val="000000"/>
          <w:sz w:val="24"/>
          <w:szCs w:val="24"/>
          <w:rPrChange w:id="2512" w:author="ahmad sahrul" w:date="2026-04-27T19:46:00Z">
            <w:rPr/>
          </w:rPrChange>
        </w:rPr>
        <w:t xml:space="preserve"> manual pada </w:t>
      </w:r>
      <w:r w:rsidRPr="C3C7584B">
        <w:rPr>
          <w:rFonts w:ascii="Times New Roman" w:cs="Times New Roman"/>
          <w:color w:val="000000"/>
          <w:sz w:val="24"/>
          <w:szCs w:val="24"/>
          <w:rPrChange w:id="2513" w:author="ahmad sahrul" w:date="2026-04-27T19:46:00Z">
            <w:rPr/>
          </w:rPrChange>
        </w:rPr>
        <w:t>fase</w:t>
      </w:r>
      <w:r w:rsidRPr="253879DD">
        <w:rPr>
          <w:rFonts w:ascii="Times New Roman" w:cs="Times New Roman"/>
          <w:color w:val="000000"/>
          <w:sz w:val="24"/>
          <w:szCs w:val="24"/>
          <w:rPrChange w:id="2514" w:author="ahmad sahrul" w:date="2026-04-27T19:46:00Z">
            <w:rPr/>
          </w:rPrChange>
        </w:rPr>
        <w:t xml:space="preserve"> onboarding </w:t>
      </w:r>
      <w:r w:rsidRPr="D7000243">
        <w:rPr>
          <w:rFonts w:ascii="Times New Roman" w:cs="Times New Roman"/>
          <w:color w:val="000000"/>
          <w:sz w:val="24"/>
          <w:szCs w:val="24"/>
          <w:rPrChange w:id="2515" w:author="ahmad sahrul" w:date="2026-04-27T19:46:00Z">
            <w:rPr/>
          </w:rPrChange>
        </w:rPr>
        <w:t>sistem</w:t>
      </w:r>
      <w:r w:rsidRPr="44023D55">
        <w:rPr>
          <w:rFonts w:ascii="Times New Roman" w:cs="Times New Roman"/>
          <w:color w:val="000000"/>
          <w:sz w:val="24"/>
          <w:szCs w:val="24"/>
          <w:rPrChange w:id="2516" w:author="ahmad sahrul" w:date="2026-04-27T19:46:00Z">
            <w:rPr/>
          </w:rPrChange>
        </w:rPr>
        <w:t>.</w:t>
      </w:r>
    </w:p>
    <w:p w14:paraId="24682B68" w14:textId="69BD2C73" w:rsidR="00BF190D" w:rsidRPr="00BF190D" w:rsidDel="001F042E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2517" w:author="muhammad aldi oktavian" w:date="2026-05-16T02:31:00Z"/>
          <w:rFonts w:ascii="Times New Roman" w:cs="Times New Roman"/>
          <w:color w:val="000000"/>
          <w:sz w:val="24"/>
          <w:szCs w:val="24"/>
          <w:rPrChange w:id="2518" w:author="ahmad sahrul" w:date="2026-04-27T19:46:00Z">
            <w:rPr>
              <w:del w:id="2519" w:author="muhammad aldi oktavian" w:date="2026-05-16T02:31:00Z"/>
            </w:rPr>
          </w:rPrChange>
        </w:rPr>
        <w:pPrChange w:id="252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2521" w:author="muhammad aldi oktavian" w:date="2026-05-16T02:31:00Z">
        <w:r w:rsidRPr="A4903850" w:rsidDel="001F042E">
          <w:rPr>
            <w:rFonts w:ascii="Times New Roman" w:cs="Times New Roman"/>
            <w:color w:val="000000"/>
            <w:sz w:val="24"/>
            <w:szCs w:val="24"/>
            <w:rPrChange w:id="2522" w:author="ahmad sahrul" w:date="2026-04-27T19:46:00Z">
              <w:rPr/>
            </w:rPrChange>
          </w:rPr>
          <w:delText>Rekonsiliasi</w:delText>
        </w:r>
        <w:r w:rsidRPr="216A4D3F" w:rsidDel="001F042E">
          <w:rPr>
            <w:rFonts w:ascii="Times New Roman" w:cs="Times New Roman"/>
            <w:color w:val="000000"/>
            <w:sz w:val="24"/>
            <w:szCs w:val="24"/>
            <w:rPrChange w:id="2523" w:author="ahmad sahrul" w:date="2026-04-27T19:46:00Z">
              <w:rPr/>
            </w:rPrChange>
          </w:rPr>
          <w:delText xml:space="preserve"> </w:delText>
        </w:r>
        <w:r w:rsidRPr="F4A0EE05" w:rsidDel="001F042E">
          <w:rPr>
            <w:rFonts w:ascii="Times New Roman" w:cs="Times New Roman"/>
            <w:color w:val="000000"/>
            <w:sz w:val="24"/>
            <w:szCs w:val="24"/>
            <w:rPrChange w:id="2524" w:author="ahmad sahrul" w:date="2026-04-27T19:46:00Z">
              <w:rPr/>
            </w:rPrChange>
          </w:rPr>
          <w:delText>penjualan</w:delText>
        </w:r>
        <w:r w:rsidRPr="D78BA5C2" w:rsidDel="001F042E">
          <w:rPr>
            <w:rFonts w:ascii="Times New Roman" w:cs="Times New Roman"/>
            <w:color w:val="000000"/>
            <w:sz w:val="24"/>
            <w:szCs w:val="24"/>
            <w:rPrChange w:id="2525" w:author="ahmad sahrul" w:date="2026-04-27T19:46:00Z">
              <w:rPr/>
            </w:rPrChange>
          </w:rPr>
          <w:delText xml:space="preserve"> </w:delText>
        </w:r>
        <w:r w:rsidRPr="62E4EA40" w:rsidDel="001F042E">
          <w:rPr>
            <w:rFonts w:ascii="Times New Roman" w:cs="Times New Roman"/>
            <w:color w:val="000000"/>
            <w:sz w:val="24"/>
            <w:szCs w:val="24"/>
            <w:rPrChange w:id="2526" w:author="ahmad sahrul" w:date="2026-04-27T19:46:00Z">
              <w:rPr/>
            </w:rPrChange>
          </w:rPr>
          <w:delText>dari</w:delText>
        </w:r>
        <w:r w:rsidRPr="ECA09CC1" w:rsidDel="001F042E">
          <w:rPr>
            <w:rFonts w:ascii="Times New Roman" w:cs="Times New Roman"/>
            <w:color w:val="000000"/>
            <w:sz w:val="24"/>
            <w:szCs w:val="24"/>
            <w:rPrChange w:id="2527" w:author="ahmad sahrul" w:date="2026-04-27T19:46:00Z">
              <w:rPr/>
            </w:rPrChange>
          </w:rPr>
          <w:delText xml:space="preserve"> Shopee dan TikTok Shop </w:delText>
        </w:r>
        <w:r w:rsidRPr="0175AC12" w:rsidDel="001F042E">
          <w:rPr>
            <w:rFonts w:ascii="Times New Roman" w:cs="Times New Roman"/>
            <w:color w:val="000000"/>
            <w:sz w:val="24"/>
            <w:szCs w:val="24"/>
            <w:rPrChange w:id="2528" w:author="ahmad sahrul" w:date="2026-04-27T19:46:00Z">
              <w:rPr/>
            </w:rPrChange>
          </w:rPr>
          <w:delText>tetap</w:delText>
        </w:r>
        <w:r w:rsidRPr="73D0ADBA" w:rsidDel="001F042E">
          <w:rPr>
            <w:rFonts w:ascii="Times New Roman" w:cs="Times New Roman"/>
            <w:color w:val="000000"/>
            <w:sz w:val="24"/>
            <w:szCs w:val="24"/>
            <w:rPrChange w:id="2529" w:author="ahmad sahrul" w:date="2026-04-27T19:46:00Z">
              <w:rPr/>
            </w:rPrChange>
          </w:rPr>
          <w:delText xml:space="preserve"> </w:delText>
        </w:r>
        <w:r w:rsidRPr="B5633008" w:rsidDel="001F042E">
          <w:rPr>
            <w:rFonts w:ascii="Times New Roman" w:cs="Times New Roman"/>
            <w:color w:val="000000"/>
            <w:sz w:val="24"/>
            <w:szCs w:val="24"/>
            <w:rPrChange w:id="2530" w:author="ahmad sahrul" w:date="2026-04-27T19:46:00Z">
              <w:rPr/>
            </w:rPrChange>
          </w:rPr>
          <w:delText>dilakukan</w:delText>
        </w:r>
        <w:r w:rsidRPr="6128EF26" w:rsidDel="001F042E">
          <w:rPr>
            <w:rFonts w:ascii="Times New Roman" w:cs="Times New Roman"/>
            <w:color w:val="000000"/>
            <w:sz w:val="24"/>
            <w:szCs w:val="24"/>
            <w:rPrChange w:id="2531" w:author="ahmad sahrul" w:date="2026-04-27T19:46:00Z">
              <w:rPr/>
            </w:rPrChange>
          </w:rPr>
          <w:delText xml:space="preserve"> </w:delText>
        </w:r>
        <w:r w:rsidRPr="60513509" w:rsidDel="001F042E">
          <w:rPr>
            <w:rFonts w:ascii="Times New Roman" w:cs="Times New Roman"/>
            <w:color w:val="000000"/>
            <w:sz w:val="24"/>
            <w:szCs w:val="24"/>
            <w:rPrChange w:id="2532" w:author="ahmad sahrul" w:date="2026-04-27T19:46:00Z">
              <w:rPr/>
            </w:rPrChange>
          </w:rPr>
          <w:delText>secara</w:delText>
        </w:r>
        <w:r w:rsidRPr="E6BE290C" w:rsidDel="001F042E">
          <w:rPr>
            <w:rFonts w:ascii="Times New Roman" w:cs="Times New Roman"/>
            <w:color w:val="000000"/>
            <w:sz w:val="24"/>
            <w:szCs w:val="24"/>
            <w:rPrChange w:id="2533" w:author="ahmad sahrul" w:date="2026-04-27T19:46:00Z">
              <w:rPr/>
            </w:rPrChange>
          </w:rPr>
          <w:delText xml:space="preserve"> manual oleh admin online pada </w:delText>
        </w:r>
        <w:r w:rsidRPr="359547EF" w:rsidDel="001F042E">
          <w:rPr>
            <w:rFonts w:ascii="Times New Roman" w:cs="Times New Roman"/>
            <w:color w:val="000000"/>
            <w:sz w:val="24"/>
            <w:szCs w:val="24"/>
            <w:rPrChange w:id="2534" w:author="ahmad sahrul" w:date="2026-04-27T19:46:00Z">
              <w:rPr/>
            </w:rPrChange>
          </w:rPr>
          <w:delText>fase</w:delText>
        </w:r>
        <w:r w:rsidRPr="2F0624B0" w:rsidDel="001F042E">
          <w:rPr>
            <w:rFonts w:ascii="Times New Roman" w:cs="Times New Roman"/>
            <w:color w:val="000000"/>
            <w:sz w:val="24"/>
            <w:szCs w:val="24"/>
            <w:rPrChange w:id="2535" w:author="ahmad sahrul" w:date="2026-04-27T19:46:00Z">
              <w:rPr/>
            </w:rPrChange>
          </w:rPr>
          <w:delText xml:space="preserve"> </w:delText>
        </w:r>
        <w:r w:rsidRPr="B6C9615A" w:rsidDel="001F042E">
          <w:rPr>
            <w:rFonts w:ascii="Times New Roman" w:cs="Times New Roman"/>
            <w:color w:val="000000"/>
            <w:sz w:val="24"/>
            <w:szCs w:val="24"/>
            <w:rPrChange w:id="2536" w:author="ahmad sahrul" w:date="2026-04-27T19:46:00Z">
              <w:rPr/>
            </w:rPrChange>
          </w:rPr>
          <w:delText>pertama</w:delText>
        </w:r>
        <w:r w:rsidRPr="D5720E39" w:rsidDel="001F042E">
          <w:rPr>
            <w:rFonts w:ascii="Times New Roman" w:cs="Times New Roman"/>
            <w:color w:val="000000"/>
            <w:sz w:val="24"/>
            <w:szCs w:val="24"/>
            <w:rPrChange w:id="2537" w:author="ahmad sahrul" w:date="2026-04-27T19:46:00Z">
              <w:rPr/>
            </w:rPrChange>
          </w:rPr>
          <w:delText>.</w:delText>
        </w:r>
      </w:del>
    </w:p>
    <w:p w14:paraId="4B55F43F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color w:val="000000"/>
          <w:sz w:val="24"/>
          <w:szCs w:val="24"/>
          <w:rPrChange w:id="2538" w:author="ahmad sahrul" w:date="2026-04-27T19:46:00Z">
            <w:rPr/>
          </w:rPrChange>
        </w:rPr>
        <w:pPrChange w:id="2539" w:author="6781" w:date="2026-04-27T23:07:00Z">
          <w:pPr>
            <w:spacing w:before="60" w:after="60"/>
          </w:pPr>
        </w:pPrChange>
      </w:pPr>
    </w:p>
    <w:p w14:paraId="3B87E8F5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2540" w:author="ahmad sahrul" w:date="2026-04-27T19:46:00Z">
            <w:rPr/>
          </w:rPrChange>
        </w:rPr>
        <w:pPrChange w:id="2541" w:author="6781" w:date="2026-04-27T23:07:00Z">
          <w:pPr>
            <w:spacing w:before="80"/>
          </w:pPr>
        </w:pPrChange>
      </w:pPr>
      <w:r w:rsidRPr="E113DF30">
        <w:rPr>
          <w:rFonts w:ascii="Times New Roman" w:cs="Times New Roman"/>
          <w:color w:val="000000"/>
          <w:sz w:val="24"/>
          <w:szCs w:val="24"/>
          <w:rPrChange w:id="2542" w:author="ahmad sahrul" w:date="2026-04-27T19:46:00Z">
            <w:rPr/>
          </w:rPrChange>
        </w:rPr>
        <w:t>Dependensi</w:t>
      </w:r>
      <w:r w:rsidRPr="AD63C324">
        <w:rPr>
          <w:rFonts w:ascii="Times New Roman" w:cs="Times New Roman"/>
          <w:color w:val="000000"/>
          <w:sz w:val="24"/>
          <w:szCs w:val="24"/>
          <w:rPrChange w:id="2543" w:author="ahmad sahrul" w:date="2026-04-27T19:46:00Z">
            <w:rPr/>
          </w:rPrChange>
        </w:rPr>
        <w:t>:</w:t>
      </w:r>
    </w:p>
    <w:p w14:paraId="6800D13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544" w:author="ahmad sahrul" w:date="2026-04-27T19:46:00Z">
            <w:rPr/>
          </w:rPrChange>
        </w:rPr>
        <w:pPrChange w:id="254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4EA4CC1">
        <w:rPr>
          <w:rFonts w:ascii="Times New Roman" w:cs="Times New Roman"/>
          <w:color w:val="000000"/>
          <w:sz w:val="24"/>
          <w:szCs w:val="24"/>
          <w:rPrChange w:id="2546" w:author="ahmad sahrul" w:date="2026-04-27T19:46:00Z">
            <w:rPr/>
          </w:rPrChange>
        </w:rPr>
        <w:t>Ketersediaan</w:t>
      </w:r>
      <w:r w:rsidRPr="FC9ACAD4">
        <w:rPr>
          <w:rFonts w:ascii="Times New Roman" w:cs="Times New Roman"/>
          <w:color w:val="000000"/>
          <w:sz w:val="24"/>
          <w:szCs w:val="24"/>
          <w:rPrChange w:id="2547" w:author="ahmad sahrul" w:date="2026-04-27T19:46:00Z">
            <w:rPr/>
          </w:rPrChange>
        </w:rPr>
        <w:t xml:space="preserve"> </w:t>
      </w:r>
      <w:r w:rsidRPr="8938DDD5">
        <w:rPr>
          <w:rFonts w:ascii="Times New Roman" w:cs="Times New Roman"/>
          <w:color w:val="000000"/>
          <w:sz w:val="24"/>
          <w:szCs w:val="24"/>
          <w:rPrChange w:id="2548" w:author="ahmad sahrul" w:date="2026-04-27T19:46:00Z">
            <w:rPr/>
          </w:rPrChange>
        </w:rPr>
        <w:t>layanan</w:t>
      </w:r>
      <w:r w:rsidRPr="CFC32F48">
        <w:rPr>
          <w:rFonts w:ascii="Times New Roman" w:cs="Times New Roman"/>
          <w:color w:val="000000"/>
          <w:sz w:val="24"/>
          <w:szCs w:val="24"/>
          <w:rPrChange w:id="2549" w:author="ahmad sahrul" w:date="2026-04-27T19:46:00Z">
            <w:rPr/>
          </w:rPrChange>
        </w:rPr>
        <w:t xml:space="preserve"> cloud/VPS </w:t>
      </w:r>
      <w:r w:rsidRPr="8AE523E7">
        <w:rPr>
          <w:rFonts w:ascii="Times New Roman" w:cs="Times New Roman"/>
          <w:color w:val="000000"/>
          <w:sz w:val="24"/>
          <w:szCs w:val="24"/>
          <w:rPrChange w:id="2550" w:author="ahmad sahrul" w:date="2026-04-27T19:46:00Z">
            <w:rPr/>
          </w:rPrChange>
        </w:rPr>
        <w:t>untuk</w:t>
      </w:r>
      <w:r w:rsidRPr="917C0B77">
        <w:rPr>
          <w:rFonts w:ascii="Times New Roman" w:cs="Times New Roman"/>
          <w:color w:val="000000"/>
          <w:sz w:val="24"/>
          <w:szCs w:val="24"/>
          <w:rPrChange w:id="2551" w:author="ahmad sahrul" w:date="2026-04-27T19:46:00Z">
            <w:rPr/>
          </w:rPrChange>
        </w:rPr>
        <w:t xml:space="preserve"> hosting backend.</w:t>
      </w:r>
    </w:p>
    <w:p w14:paraId="0266755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552" w:author="ahmad sahrul" w:date="2026-04-27T19:46:00Z">
            <w:rPr/>
          </w:rPrChange>
        </w:rPr>
        <w:pPrChange w:id="255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4614AEF">
        <w:rPr>
          <w:rFonts w:ascii="Times New Roman" w:cs="Times New Roman"/>
          <w:color w:val="000000"/>
          <w:sz w:val="24"/>
          <w:szCs w:val="24"/>
          <w:rPrChange w:id="2554" w:author="ahmad sahrul" w:date="2026-04-27T19:46:00Z">
            <w:rPr/>
          </w:rPrChange>
        </w:rPr>
        <w:t xml:space="preserve">Laravel Sanctum </w:t>
      </w:r>
      <w:r w:rsidRPr="A916F0A9">
        <w:rPr>
          <w:rFonts w:ascii="Times New Roman" w:cs="Times New Roman"/>
          <w:color w:val="000000"/>
          <w:sz w:val="24"/>
          <w:szCs w:val="24"/>
          <w:rPrChange w:id="2555" w:author="ahmad sahrul" w:date="2026-04-27T19:46:00Z">
            <w:rPr/>
          </w:rPrChange>
        </w:rPr>
        <w:t>atau</w:t>
      </w:r>
      <w:r w:rsidRPr="0DDC34F8">
        <w:rPr>
          <w:rFonts w:ascii="Times New Roman" w:cs="Times New Roman"/>
          <w:color w:val="000000"/>
          <w:sz w:val="24"/>
          <w:szCs w:val="24"/>
          <w:rPrChange w:id="2556" w:author="ahmad sahrul" w:date="2026-04-27T19:46:00Z">
            <w:rPr/>
          </w:rPrChange>
        </w:rPr>
        <w:t xml:space="preserve"> </w:t>
      </w:r>
      <w:r w:rsidRPr="F66C47A6">
        <w:rPr>
          <w:rFonts w:ascii="Times New Roman" w:cs="Times New Roman"/>
          <w:color w:val="000000"/>
          <w:sz w:val="24"/>
          <w:szCs w:val="24"/>
          <w:rPrChange w:id="2557" w:author="ahmad sahrul" w:date="2026-04-27T19:46:00Z">
            <w:rPr/>
          </w:rPrChange>
        </w:rPr>
        <w:t>tymon</w:t>
      </w:r>
      <w:r w:rsidRPr="B0ED5EB1">
        <w:rPr>
          <w:rFonts w:ascii="Times New Roman" w:cs="Times New Roman"/>
          <w:color w:val="000000"/>
          <w:sz w:val="24"/>
          <w:szCs w:val="24"/>
          <w:rPrChange w:id="2558" w:author="ahmad sahrul" w:date="2026-04-27T19:46:00Z">
            <w:rPr/>
          </w:rPrChange>
        </w:rPr>
        <w:t>/</w:t>
      </w:r>
      <w:r w:rsidRPr="21ABEDF6">
        <w:rPr>
          <w:rFonts w:ascii="Times New Roman" w:cs="Times New Roman"/>
          <w:color w:val="000000"/>
          <w:sz w:val="24"/>
          <w:szCs w:val="24"/>
          <w:rPrChange w:id="2559" w:author="ahmad sahrul" w:date="2026-04-27T19:46:00Z">
            <w:rPr/>
          </w:rPrChange>
        </w:rPr>
        <w:t>jwt</w:t>
      </w:r>
      <w:r w:rsidRPr="8A91774D">
        <w:rPr>
          <w:rFonts w:ascii="Times New Roman" w:cs="Times New Roman"/>
          <w:color w:val="000000"/>
          <w:sz w:val="24"/>
          <w:szCs w:val="24"/>
          <w:rPrChange w:id="2560" w:author="ahmad sahrul" w:date="2026-04-27T19:46:00Z">
            <w:rPr/>
          </w:rPrChange>
        </w:rPr>
        <w:t xml:space="preserve">-auth </w:t>
      </w:r>
      <w:r w:rsidRPr="3C29ADF7">
        <w:rPr>
          <w:rFonts w:ascii="Times New Roman" w:cs="Times New Roman"/>
          <w:color w:val="000000"/>
          <w:sz w:val="24"/>
          <w:szCs w:val="24"/>
          <w:rPrChange w:id="2561" w:author="ahmad sahrul" w:date="2026-04-27T19:46:00Z">
            <w:rPr/>
          </w:rPrChange>
        </w:rPr>
        <w:t>untuk</w:t>
      </w:r>
      <w:r w:rsidRPr="207909E0">
        <w:rPr>
          <w:rFonts w:ascii="Times New Roman" w:cs="Times New Roman"/>
          <w:color w:val="000000"/>
          <w:sz w:val="24"/>
          <w:szCs w:val="24"/>
          <w:rPrChange w:id="2562" w:author="ahmad sahrul" w:date="2026-04-27T19:46:00Z">
            <w:rPr/>
          </w:rPrChange>
        </w:rPr>
        <w:t xml:space="preserve"> </w:t>
      </w:r>
      <w:r w:rsidRPr="8ABA259D">
        <w:rPr>
          <w:rFonts w:ascii="Times New Roman" w:cs="Times New Roman"/>
          <w:color w:val="000000"/>
          <w:sz w:val="24"/>
          <w:szCs w:val="24"/>
          <w:rPrChange w:id="2563" w:author="ahmad sahrul" w:date="2026-04-27T19:46:00Z">
            <w:rPr/>
          </w:rPrChange>
        </w:rPr>
        <w:t>autentikasi</w:t>
      </w:r>
      <w:r w:rsidRPr="BCF81663">
        <w:rPr>
          <w:rFonts w:ascii="Times New Roman" w:cs="Times New Roman"/>
          <w:color w:val="000000"/>
          <w:sz w:val="24"/>
          <w:szCs w:val="24"/>
          <w:rPrChange w:id="2564" w:author="ahmad sahrul" w:date="2026-04-27T19:46:00Z">
            <w:rPr/>
          </w:rPrChange>
        </w:rPr>
        <w:t>.</w:t>
      </w:r>
    </w:p>
    <w:p w14:paraId="2FB0159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565" w:author="ahmad sahrul" w:date="2026-04-27T19:46:00Z">
            <w:rPr/>
          </w:rPrChange>
        </w:rPr>
        <w:pPrChange w:id="256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C7A3796">
        <w:rPr>
          <w:rFonts w:ascii="Times New Roman" w:cs="Times New Roman"/>
          <w:color w:val="000000"/>
          <w:sz w:val="24"/>
          <w:szCs w:val="24"/>
          <w:rPrChange w:id="2567" w:author="ahmad sahrul" w:date="2026-04-27T19:46:00Z">
            <w:rPr/>
          </w:rPrChange>
        </w:rPr>
        <w:lastRenderedPageBreak/>
        <w:t xml:space="preserve">Laravel Eloquent ORM </w:t>
      </w:r>
      <w:r w:rsidRPr="4500B26B">
        <w:rPr>
          <w:rFonts w:ascii="Times New Roman" w:cs="Times New Roman"/>
          <w:color w:val="000000"/>
          <w:sz w:val="24"/>
          <w:szCs w:val="24"/>
          <w:rPrChange w:id="2568" w:author="ahmad sahrul" w:date="2026-04-27T19:46:00Z">
            <w:rPr/>
          </w:rPrChange>
        </w:rPr>
        <w:t>untuk</w:t>
      </w:r>
      <w:r w:rsidRPr="5C74708A">
        <w:rPr>
          <w:rFonts w:ascii="Times New Roman" w:cs="Times New Roman"/>
          <w:color w:val="000000"/>
          <w:sz w:val="24"/>
          <w:szCs w:val="24"/>
          <w:rPrChange w:id="2569" w:author="ahmad sahrul" w:date="2026-04-27T19:46:00Z">
            <w:rPr/>
          </w:rPrChange>
        </w:rPr>
        <w:t xml:space="preserve"> </w:t>
      </w:r>
      <w:r w:rsidRPr="5D9F5F64">
        <w:rPr>
          <w:rFonts w:ascii="Times New Roman" w:cs="Times New Roman"/>
          <w:color w:val="000000"/>
          <w:sz w:val="24"/>
          <w:szCs w:val="24"/>
          <w:rPrChange w:id="2570" w:author="ahmad sahrul" w:date="2026-04-27T19:46:00Z">
            <w:rPr/>
          </w:rPrChange>
        </w:rPr>
        <w:t>interaksi</w:t>
      </w:r>
      <w:r w:rsidRPr="CA887CD6">
        <w:rPr>
          <w:rFonts w:ascii="Times New Roman" w:cs="Times New Roman"/>
          <w:color w:val="000000"/>
          <w:sz w:val="24"/>
          <w:szCs w:val="24"/>
          <w:rPrChange w:id="2571" w:author="ahmad sahrul" w:date="2026-04-27T19:46:00Z">
            <w:rPr/>
          </w:rPrChange>
        </w:rPr>
        <w:t xml:space="preserve"> database.</w:t>
      </w:r>
    </w:p>
    <w:p w14:paraId="113A4324" w14:textId="77777777" w:rsidR="00BF190D" w:rsidRPr="00BF190D" w:rsidRDefault="00000000">
      <w:pPr>
        <w:spacing w:before="40" w:after="40"/>
        <w:ind w:left="360"/>
        <w:jc w:val="both"/>
        <w:rPr>
          <w:del w:id="2572" w:author="ahmad sahrul" w:date="2026-04-27T19:47:00Z"/>
          <w:rFonts w:ascii="Times New Roman" w:cs="Times New Roman"/>
          <w:color w:val="000000"/>
          <w:sz w:val="24"/>
          <w:szCs w:val="24"/>
          <w:rPrChange w:id="2573" w:author="ahmad sahrul" w:date="2026-04-27T20:15:00Z">
            <w:rPr>
              <w:del w:id="2574" w:author="ahmad sahrul" w:date="2026-04-27T19:47:00Z"/>
            </w:rPr>
          </w:rPrChange>
        </w:rPr>
        <w:pPrChange w:id="257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6A6279D1">
        <w:rPr>
          <w:rFonts w:ascii="Times New Roman" w:cs="Times New Roman"/>
          <w:color w:val="000000"/>
          <w:sz w:val="24"/>
          <w:szCs w:val="24"/>
          <w:rPrChange w:id="2576" w:author="ahmad sahrul" w:date="2026-04-27T20:15:00Z">
            <w:rPr/>
          </w:rPrChange>
        </w:rPr>
        <w:t xml:space="preserve">Flutter SDK dan </w:t>
      </w:r>
      <w:r w:rsidRPr="5CAE73E0">
        <w:rPr>
          <w:rFonts w:ascii="Times New Roman" w:cs="Times New Roman"/>
          <w:color w:val="000000"/>
          <w:sz w:val="24"/>
          <w:szCs w:val="24"/>
          <w:rPrChange w:id="2577" w:author="ahmad sahrul" w:date="2026-04-27T20:15:00Z">
            <w:rPr/>
          </w:rPrChange>
        </w:rPr>
        <w:t>paket</w:t>
      </w:r>
      <w:r w:rsidRPr="E12AEF9D">
        <w:rPr>
          <w:rFonts w:ascii="Times New Roman" w:cs="Times New Roman"/>
          <w:color w:val="000000"/>
          <w:sz w:val="24"/>
          <w:szCs w:val="24"/>
          <w:rPrChange w:id="2578" w:author="ahmad sahrul" w:date="2026-04-27T20:15:00Z">
            <w:rPr/>
          </w:rPrChange>
        </w:rPr>
        <w:t xml:space="preserve"> </w:t>
      </w:r>
      <w:r w:rsidRPr="4B755B40">
        <w:rPr>
          <w:rFonts w:ascii="Times New Roman" w:cs="Times New Roman"/>
          <w:color w:val="000000"/>
          <w:sz w:val="24"/>
          <w:szCs w:val="24"/>
          <w:rPrChange w:id="2579" w:author="ahmad sahrul" w:date="2026-04-27T20:15:00Z">
            <w:rPr/>
          </w:rPrChange>
        </w:rPr>
        <w:t>dio</w:t>
      </w:r>
      <w:r w:rsidRPr="78B09A26">
        <w:rPr>
          <w:rFonts w:ascii="Times New Roman" w:cs="Times New Roman"/>
          <w:color w:val="000000"/>
          <w:sz w:val="24"/>
          <w:szCs w:val="24"/>
          <w:rPrChange w:id="2580" w:author="ahmad sahrul" w:date="2026-04-27T20:15:00Z">
            <w:rPr/>
          </w:rPrChange>
        </w:rPr>
        <w:t xml:space="preserve">/http </w:t>
      </w:r>
      <w:r w:rsidRPr="8E93D706">
        <w:rPr>
          <w:rFonts w:ascii="Times New Roman" w:cs="Times New Roman"/>
          <w:color w:val="000000"/>
          <w:sz w:val="24"/>
          <w:szCs w:val="24"/>
          <w:rPrChange w:id="2581" w:author="ahmad sahrul" w:date="2026-04-27T20:15:00Z">
            <w:rPr/>
          </w:rPrChange>
        </w:rPr>
        <w:t>untuk</w:t>
      </w:r>
      <w:r w:rsidRPr="C4724439">
        <w:rPr>
          <w:rFonts w:ascii="Times New Roman" w:cs="Times New Roman"/>
          <w:color w:val="000000"/>
          <w:sz w:val="24"/>
          <w:szCs w:val="24"/>
          <w:rPrChange w:id="2582" w:author="ahmad sahrul" w:date="2026-04-27T20:15:00Z">
            <w:rPr/>
          </w:rPrChange>
        </w:rPr>
        <w:t xml:space="preserve"> </w:t>
      </w:r>
      <w:r w:rsidRPr="9FC75424">
        <w:rPr>
          <w:rFonts w:ascii="Times New Roman" w:cs="Times New Roman"/>
          <w:color w:val="000000"/>
          <w:sz w:val="24"/>
          <w:szCs w:val="24"/>
          <w:rPrChange w:id="2583" w:author="ahmad sahrul" w:date="2026-04-27T20:15:00Z">
            <w:rPr/>
          </w:rPrChange>
        </w:rPr>
        <w:t>konsumsi</w:t>
      </w:r>
      <w:r w:rsidRPr="36985185">
        <w:rPr>
          <w:rFonts w:ascii="Times New Roman" w:cs="Times New Roman"/>
          <w:color w:val="000000"/>
          <w:sz w:val="24"/>
          <w:szCs w:val="24"/>
          <w:rPrChange w:id="2584" w:author="ahmad sahrul" w:date="2026-04-27T20:15:00Z">
            <w:rPr/>
          </w:rPrChange>
        </w:rPr>
        <w:t xml:space="preserve"> API.</w:t>
      </w:r>
    </w:p>
    <w:p w14:paraId="032E866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rPrChange w:id="2585" w:author="ahmad sahrul" w:date="2026-04-27T20:14:00Z">
            <w:rPr/>
          </w:rPrChange>
        </w:rPr>
        <w:pPrChange w:id="2586" w:author="6781" w:date="2026-04-27T23:07:00Z">
          <w:pPr/>
        </w:pPrChange>
      </w:pPr>
      <w:del w:id="2587" w:author="ahmad sahrul" w:date="2026-04-27T19:47:00Z">
        <w:r w:rsidRPr="B197AD2B" w:rsidDel="196A6C0A">
          <w:rPr>
            <w:rFonts w:ascii="Times New Roman" w:cs="Times New Roman"/>
            <w:rPrChange w:id="2588" w:author="ahmad sahrul" w:date="2026-04-27T20:14:00Z">
              <w:rPr/>
            </w:rPrChange>
          </w:rPr>
          <w:br w:type="page"/>
        </w:r>
      </w:del>
    </w:p>
    <w:p w14:paraId="2AE724D1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2589" w:author="ahmad sahrul" w:date="2026-04-27T19:41:00Z">
            <w:rPr/>
          </w:rPrChange>
        </w:rPr>
        <w:pPrChange w:id="2590" w:author="6781" w:date="2026-04-27T23:07:00Z">
          <w:pPr>
            <w:pStyle w:val="Heading1"/>
          </w:pPr>
        </w:pPrChange>
      </w:pPr>
      <w:bookmarkStart w:id="2591" w:name="_Toc228212134"/>
      <w:r w:rsidRPr="AE14E76D">
        <w:rPr>
          <w:rFonts w:ascii="Times New Roman" w:cs="Times New Roman"/>
          <w:color w:val="000000"/>
          <w:rPrChange w:id="2592" w:author="ahmad sahrul" w:date="2026-04-27T19:41:00Z">
            <w:rPr/>
          </w:rPrChange>
        </w:rPr>
        <w:t>3. External Interface Requirements</w:t>
      </w:r>
      <w:bookmarkEnd w:id="2591"/>
    </w:p>
    <w:p w14:paraId="007C2206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593" w:author="ahmad sahrul" w:date="2026-04-27T19:41:00Z">
            <w:rPr/>
          </w:rPrChange>
        </w:rPr>
        <w:pPrChange w:id="2594" w:author="6781" w:date="2026-04-27T23:07:00Z">
          <w:pPr>
            <w:pStyle w:val="Heading2"/>
          </w:pPr>
        </w:pPrChange>
      </w:pPr>
      <w:bookmarkStart w:id="2595" w:name="_Toc228212135"/>
      <w:r w:rsidRPr="A5097BC3">
        <w:rPr>
          <w:rFonts w:ascii="Times New Roman" w:cs="Times New Roman"/>
          <w:color w:val="000000"/>
          <w:rPrChange w:id="2596" w:author="ahmad sahrul" w:date="2026-04-27T19:41:00Z">
            <w:rPr/>
          </w:rPrChange>
        </w:rPr>
        <w:t>3.1 User Interfaces</w:t>
      </w:r>
      <w:bookmarkEnd w:id="2595"/>
    </w:p>
    <w:p w14:paraId="3531FE39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2597" w:author="ahmad sahrul" w:date="2026-04-27T19:47:00Z">
            <w:rPr/>
          </w:rPrChange>
        </w:rPr>
        <w:pPrChange w:id="2598" w:author="6781" w:date="2026-04-27T23:07:00Z">
          <w:pPr>
            <w:spacing w:before="80"/>
          </w:pPr>
        </w:pPrChange>
      </w:pPr>
      <w:r w:rsidRPr="8CC86F63">
        <w:rPr>
          <w:rFonts w:ascii="Times New Roman" w:cs="Times New Roman"/>
          <w:color w:val="000000"/>
          <w:sz w:val="24"/>
          <w:szCs w:val="24"/>
          <w:rPrChange w:id="2599" w:author="ahmad sahrul" w:date="2026-04-27T19:47:00Z">
            <w:rPr/>
          </w:rPrChange>
        </w:rPr>
        <w:t>Antarmuka</w:t>
      </w:r>
      <w:r w:rsidRPr="E188A526">
        <w:rPr>
          <w:rFonts w:ascii="Times New Roman" w:cs="Times New Roman"/>
          <w:color w:val="000000"/>
          <w:sz w:val="24"/>
          <w:szCs w:val="24"/>
          <w:rPrChange w:id="2600" w:author="ahmad sahrul" w:date="2026-04-27T19:47:00Z">
            <w:rPr/>
          </w:rPrChange>
        </w:rPr>
        <w:t xml:space="preserve"> </w:t>
      </w:r>
      <w:r w:rsidRPr="1CE730D3">
        <w:rPr>
          <w:rFonts w:ascii="Times New Roman" w:cs="Times New Roman"/>
          <w:color w:val="000000"/>
          <w:sz w:val="24"/>
          <w:szCs w:val="24"/>
          <w:rPrChange w:id="2601" w:author="ahmad sahrul" w:date="2026-04-27T19:47:00Z">
            <w:rPr/>
          </w:rPrChange>
        </w:rPr>
        <w:t>pengguna</w:t>
      </w:r>
      <w:r w:rsidRPr="6B15F485">
        <w:rPr>
          <w:rFonts w:ascii="Times New Roman" w:cs="Times New Roman"/>
          <w:color w:val="000000"/>
          <w:sz w:val="24"/>
          <w:szCs w:val="24"/>
          <w:rPrChange w:id="2602" w:author="ahmad sahrul" w:date="2026-04-27T19:47:00Z">
            <w:rPr/>
          </w:rPrChange>
        </w:rPr>
        <w:t xml:space="preserve"> </w:t>
      </w:r>
      <w:r w:rsidRPr="3D68F2E7">
        <w:rPr>
          <w:rFonts w:ascii="Times New Roman" w:cs="Times New Roman"/>
          <w:color w:val="000000"/>
          <w:sz w:val="24"/>
          <w:szCs w:val="24"/>
          <w:rPrChange w:id="2603" w:author="ahmad sahrul" w:date="2026-04-27T19:47:00Z">
            <w:rPr/>
          </w:rPrChange>
        </w:rPr>
        <w:t>dibangun</w:t>
      </w:r>
      <w:r w:rsidRPr="A03D2818">
        <w:rPr>
          <w:rFonts w:ascii="Times New Roman" w:cs="Times New Roman"/>
          <w:color w:val="000000"/>
          <w:sz w:val="24"/>
          <w:szCs w:val="24"/>
          <w:rPrChange w:id="2604" w:author="ahmad sahrul" w:date="2026-04-27T19:47:00Z">
            <w:rPr/>
          </w:rPrChange>
        </w:rPr>
        <w:t xml:space="preserve"> </w:t>
      </w:r>
      <w:r w:rsidRPr="3C010B78">
        <w:rPr>
          <w:rFonts w:ascii="Times New Roman" w:cs="Times New Roman"/>
          <w:color w:val="000000"/>
          <w:sz w:val="24"/>
          <w:szCs w:val="24"/>
          <w:rPrChange w:id="2605" w:author="ahmad sahrul" w:date="2026-04-27T19:47:00Z">
            <w:rPr/>
          </w:rPrChange>
        </w:rPr>
        <w:t>menggunakan</w:t>
      </w:r>
      <w:r w:rsidRPr="636F115A">
        <w:rPr>
          <w:rFonts w:ascii="Times New Roman" w:cs="Times New Roman"/>
          <w:color w:val="000000"/>
          <w:sz w:val="24"/>
          <w:szCs w:val="24"/>
          <w:rPrChange w:id="2606" w:author="ahmad sahrul" w:date="2026-04-27T19:47:00Z">
            <w:rPr/>
          </w:rPrChange>
        </w:rPr>
        <w:t xml:space="preserve"> Flutter </w:t>
      </w:r>
      <w:r w:rsidRPr="CECAE95C">
        <w:rPr>
          <w:rFonts w:ascii="Times New Roman" w:cs="Times New Roman"/>
          <w:color w:val="000000"/>
          <w:sz w:val="24"/>
          <w:szCs w:val="24"/>
          <w:rPrChange w:id="2607" w:author="ahmad sahrul" w:date="2026-04-27T19:47:00Z">
            <w:rPr/>
          </w:rPrChange>
        </w:rPr>
        <w:t>untuk</w:t>
      </w:r>
      <w:r w:rsidRPr="FAD55BCC">
        <w:rPr>
          <w:rFonts w:ascii="Times New Roman" w:cs="Times New Roman"/>
          <w:color w:val="000000"/>
          <w:sz w:val="24"/>
          <w:szCs w:val="24"/>
          <w:rPrChange w:id="2608" w:author="ahmad sahrul" w:date="2026-04-27T19:47:00Z">
            <w:rPr/>
          </w:rPrChange>
        </w:rPr>
        <w:t xml:space="preserve"> platform mobile (Android &amp; iOS). Desain </w:t>
      </w:r>
      <w:r w:rsidRPr="8F057456">
        <w:rPr>
          <w:rFonts w:ascii="Times New Roman" w:cs="Times New Roman"/>
          <w:color w:val="000000"/>
          <w:sz w:val="24"/>
          <w:szCs w:val="24"/>
          <w:rPrChange w:id="2609" w:author="ahmad sahrul" w:date="2026-04-27T19:47:00Z">
            <w:rPr/>
          </w:rPrChange>
        </w:rPr>
        <w:t>mengikuti</w:t>
      </w:r>
      <w:r w:rsidRPr="EED0D659">
        <w:rPr>
          <w:rFonts w:ascii="Times New Roman" w:cs="Times New Roman"/>
          <w:color w:val="000000"/>
          <w:sz w:val="24"/>
          <w:szCs w:val="24"/>
          <w:rPrChange w:id="2610" w:author="ahmad sahrul" w:date="2026-04-27T19:47:00Z">
            <w:rPr/>
          </w:rPrChange>
        </w:rPr>
        <w:t xml:space="preserve"> </w:t>
      </w:r>
      <w:r w:rsidRPr="15391B21">
        <w:rPr>
          <w:rFonts w:ascii="Times New Roman" w:cs="Times New Roman"/>
          <w:color w:val="000000"/>
          <w:sz w:val="24"/>
          <w:szCs w:val="24"/>
          <w:rPrChange w:id="2611" w:author="ahmad sahrul" w:date="2026-04-27T19:47:00Z">
            <w:rPr/>
          </w:rPrChange>
        </w:rPr>
        <w:t>prinsip</w:t>
      </w:r>
      <w:r w:rsidRPr="353F8648">
        <w:rPr>
          <w:rFonts w:ascii="Times New Roman" w:cs="Times New Roman"/>
          <w:color w:val="000000"/>
          <w:sz w:val="24"/>
          <w:szCs w:val="24"/>
          <w:rPrChange w:id="2612" w:author="ahmad sahrul" w:date="2026-04-27T19:47:00Z">
            <w:rPr/>
          </w:rPrChange>
        </w:rPr>
        <w:t xml:space="preserve"> Material Design 3. </w:t>
      </w:r>
      <w:r w:rsidRPr="DDCBC6C9">
        <w:rPr>
          <w:rFonts w:ascii="Times New Roman" w:cs="Times New Roman"/>
          <w:color w:val="000000"/>
          <w:sz w:val="24"/>
          <w:szCs w:val="24"/>
          <w:rPrChange w:id="2613" w:author="ahmad sahrul" w:date="2026-04-27T19:47:00Z">
            <w:rPr/>
          </w:rPrChange>
        </w:rPr>
        <w:t>Ketentuan</w:t>
      </w:r>
      <w:r w:rsidRPr="8FF3BD57">
        <w:rPr>
          <w:rFonts w:ascii="Times New Roman" w:cs="Times New Roman"/>
          <w:color w:val="000000"/>
          <w:sz w:val="24"/>
          <w:szCs w:val="24"/>
          <w:rPrChange w:id="2614" w:author="ahmad sahrul" w:date="2026-04-27T19:47:00Z">
            <w:rPr/>
          </w:rPrChange>
        </w:rPr>
        <w:t xml:space="preserve"> </w:t>
      </w:r>
      <w:r w:rsidRPr="717D2FE1">
        <w:rPr>
          <w:rFonts w:ascii="Times New Roman" w:cs="Times New Roman"/>
          <w:color w:val="000000"/>
          <w:sz w:val="24"/>
          <w:szCs w:val="24"/>
          <w:rPrChange w:id="2615" w:author="ahmad sahrul" w:date="2026-04-27T19:47:00Z">
            <w:rPr/>
          </w:rPrChange>
        </w:rPr>
        <w:t>umum</w:t>
      </w:r>
      <w:r w:rsidRPr="7AC568F7">
        <w:rPr>
          <w:rFonts w:ascii="Times New Roman" w:cs="Times New Roman"/>
          <w:color w:val="000000"/>
          <w:sz w:val="24"/>
          <w:szCs w:val="24"/>
          <w:rPrChange w:id="2616" w:author="ahmad sahrul" w:date="2026-04-27T19:47:00Z">
            <w:rPr/>
          </w:rPrChange>
        </w:rPr>
        <w:t xml:space="preserve"> </w:t>
      </w:r>
      <w:r w:rsidRPr="92E5F95F">
        <w:rPr>
          <w:rFonts w:ascii="Times New Roman" w:cs="Times New Roman"/>
          <w:color w:val="000000"/>
          <w:sz w:val="24"/>
          <w:szCs w:val="24"/>
          <w:rPrChange w:id="2617" w:author="ahmad sahrul" w:date="2026-04-27T19:47:00Z">
            <w:rPr/>
          </w:rPrChange>
        </w:rPr>
        <w:t>antarmuka</w:t>
      </w:r>
      <w:r w:rsidRPr="037FC6C5">
        <w:rPr>
          <w:rFonts w:ascii="Times New Roman" w:cs="Times New Roman"/>
          <w:color w:val="000000"/>
          <w:sz w:val="24"/>
          <w:szCs w:val="24"/>
          <w:rPrChange w:id="2618" w:author="ahmad sahrul" w:date="2026-04-27T19:47:00Z">
            <w:rPr/>
          </w:rPrChange>
        </w:rPr>
        <w:t>:</w:t>
      </w:r>
    </w:p>
    <w:p w14:paraId="59F29378" w14:textId="0C5124FD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619" w:author="ahmad sahrul" w:date="2026-04-27T19:47:00Z">
            <w:rPr/>
          </w:rPrChange>
        </w:rPr>
        <w:pPrChange w:id="262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89BFD98A">
        <w:rPr>
          <w:rFonts w:ascii="Times New Roman" w:cs="Times New Roman"/>
          <w:color w:val="000000"/>
          <w:sz w:val="24"/>
          <w:szCs w:val="24"/>
          <w:rPrChange w:id="2621" w:author="ahmad sahrul" w:date="2026-04-27T19:47:00Z">
            <w:rPr/>
          </w:rPrChange>
        </w:rPr>
        <w:t>Navigasi</w:t>
      </w:r>
      <w:r w:rsidRPr="34EC9D59">
        <w:rPr>
          <w:rFonts w:ascii="Times New Roman" w:cs="Times New Roman"/>
          <w:color w:val="000000"/>
          <w:sz w:val="24"/>
          <w:szCs w:val="24"/>
          <w:rPrChange w:id="2622" w:author="ahmad sahrul" w:date="2026-04-27T19:47:00Z">
            <w:rPr/>
          </w:rPrChange>
        </w:rPr>
        <w:t xml:space="preserve"> </w:t>
      </w:r>
      <w:r w:rsidRPr="E5E9A03A">
        <w:rPr>
          <w:rFonts w:ascii="Times New Roman" w:cs="Times New Roman"/>
          <w:color w:val="000000"/>
          <w:sz w:val="24"/>
          <w:szCs w:val="24"/>
          <w:rPrChange w:id="2623" w:author="ahmad sahrul" w:date="2026-04-27T19:47:00Z">
            <w:rPr/>
          </w:rPrChange>
        </w:rPr>
        <w:t>utama</w:t>
      </w:r>
      <w:r w:rsidRPr="0D585DE6">
        <w:rPr>
          <w:rFonts w:ascii="Times New Roman" w:cs="Times New Roman"/>
          <w:color w:val="000000"/>
          <w:sz w:val="24"/>
          <w:szCs w:val="24"/>
          <w:rPrChange w:id="2624" w:author="ahmad sahrul" w:date="2026-04-27T19:47:00Z">
            <w:rPr/>
          </w:rPrChange>
        </w:rPr>
        <w:t xml:space="preserve"> </w:t>
      </w:r>
      <w:r w:rsidRPr="44C9CE91">
        <w:rPr>
          <w:rFonts w:ascii="Times New Roman" w:cs="Times New Roman"/>
          <w:color w:val="000000"/>
          <w:sz w:val="24"/>
          <w:szCs w:val="24"/>
          <w:rPrChange w:id="2625" w:author="ahmad sahrul" w:date="2026-04-27T19:47:00Z">
            <w:rPr/>
          </w:rPrChange>
        </w:rPr>
        <w:t>menggunakan</w:t>
      </w:r>
      <w:r w:rsidRPr="0ACDCFEC">
        <w:rPr>
          <w:rFonts w:ascii="Times New Roman" w:cs="Times New Roman"/>
          <w:color w:val="000000"/>
          <w:sz w:val="24"/>
          <w:szCs w:val="24"/>
          <w:rPrChange w:id="2626" w:author="ahmad sahrul" w:date="2026-04-27T19:47:00Z">
            <w:rPr/>
          </w:rPrChange>
        </w:rPr>
        <w:t xml:space="preserve"> Bottom Navigation Bar </w:t>
      </w:r>
      <w:r w:rsidRPr="B2D1D220">
        <w:rPr>
          <w:rFonts w:ascii="Times New Roman" w:cs="Times New Roman"/>
          <w:color w:val="000000"/>
          <w:sz w:val="24"/>
          <w:szCs w:val="24"/>
          <w:rPrChange w:id="2627" w:author="ahmad sahrul" w:date="2026-04-27T19:47:00Z">
            <w:rPr/>
          </w:rPrChange>
        </w:rPr>
        <w:t>dengan</w:t>
      </w:r>
      <w:r w:rsidRPr="72B2A755">
        <w:rPr>
          <w:rFonts w:ascii="Times New Roman" w:cs="Times New Roman"/>
          <w:color w:val="000000"/>
          <w:sz w:val="24"/>
          <w:szCs w:val="24"/>
          <w:rPrChange w:id="2628" w:author="ahmad sahrul" w:date="2026-04-27T19:47:00Z">
            <w:rPr/>
          </w:rPrChange>
        </w:rPr>
        <w:t xml:space="preserve"> </w:t>
      </w:r>
      <w:ins w:id="2629" w:author="pajar280505@gmail.com" w:date="2026-05-16T09:33:00Z">
        <w:r w:rsidR="00FA5E6C">
          <w:rPr>
            <w:rFonts w:ascii="Times New Roman" w:cs="Times New Roman"/>
            <w:color w:val="000000"/>
            <w:sz w:val="24"/>
            <w:szCs w:val="24"/>
          </w:rPr>
          <w:t>3</w:t>
        </w:r>
      </w:ins>
      <w:ins w:id="2630" w:author="muhammad aldi oktavian" w:date="2026-05-16T02:31:00Z">
        <w:del w:id="2631" w:author="pajar280505@gmail.com" w:date="2026-05-16T09:33:00Z">
          <w:r w:rsidR="001F042E" w:rsidDel="00FA5E6C">
            <w:rPr>
              <w:rFonts w:ascii="Times New Roman" w:cs="Times New Roman"/>
              <w:color w:val="000000"/>
              <w:sz w:val="24"/>
              <w:szCs w:val="24"/>
            </w:rPr>
            <w:delText>4</w:delText>
          </w:r>
        </w:del>
      </w:ins>
      <w:del w:id="2632" w:author="muhammad aldi oktavian" w:date="2026-05-16T02:31:00Z">
        <w:r w:rsidRPr="72B2A755" w:rsidDel="001F042E">
          <w:rPr>
            <w:rFonts w:ascii="Times New Roman" w:cs="Times New Roman"/>
            <w:color w:val="000000"/>
            <w:sz w:val="24"/>
            <w:szCs w:val="24"/>
            <w:rPrChange w:id="2633" w:author="ahmad sahrul" w:date="2026-04-27T19:47:00Z">
              <w:rPr/>
            </w:rPrChange>
          </w:rPr>
          <w:delText>5</w:delText>
        </w:r>
      </w:del>
      <w:r w:rsidRPr="72B2A755">
        <w:rPr>
          <w:rFonts w:ascii="Times New Roman" w:cs="Times New Roman"/>
          <w:color w:val="000000"/>
          <w:sz w:val="24"/>
          <w:szCs w:val="24"/>
          <w:rPrChange w:id="2634" w:author="ahmad sahrul" w:date="2026-04-27T19:47:00Z">
            <w:rPr/>
          </w:rPrChange>
        </w:rPr>
        <w:t xml:space="preserve"> tab: Dashboard, </w:t>
      </w:r>
      <w:r w:rsidRPr="529857C8">
        <w:rPr>
          <w:rFonts w:ascii="Times New Roman" w:cs="Times New Roman"/>
          <w:color w:val="000000"/>
          <w:sz w:val="24"/>
          <w:szCs w:val="24"/>
          <w:rPrChange w:id="2635" w:author="ahmad sahrul" w:date="2026-04-27T19:47:00Z">
            <w:rPr/>
          </w:rPrChange>
        </w:rPr>
        <w:t>Produk</w:t>
      </w:r>
      <w:r w:rsidRPr="308E45A5">
        <w:rPr>
          <w:rFonts w:ascii="Times New Roman" w:cs="Times New Roman"/>
          <w:color w:val="000000"/>
          <w:sz w:val="24"/>
          <w:szCs w:val="24"/>
          <w:rPrChange w:id="2636" w:author="ahmad sahrul" w:date="2026-04-27T19:47:00Z">
            <w:rPr/>
          </w:rPrChange>
        </w:rPr>
        <w:t>,</w:t>
      </w:r>
      <w:ins w:id="2637" w:author="pajar280505@gmail.com" w:date="2026-05-16T09:33:00Z">
        <w:r w:rsidR="00FA5E6C">
          <w:rPr>
            <w:rFonts w:ascii="Times New Roman" w:cs="Times New Roman"/>
            <w:color w:val="000000"/>
            <w:sz w:val="24"/>
            <w:szCs w:val="24"/>
          </w:rPr>
          <w:t xml:space="preserve"> dan</w:t>
        </w:r>
      </w:ins>
      <w:r w:rsidRPr="308E45A5">
        <w:rPr>
          <w:rFonts w:ascii="Times New Roman" w:cs="Times New Roman"/>
          <w:color w:val="000000"/>
          <w:sz w:val="24"/>
          <w:szCs w:val="24"/>
          <w:rPrChange w:id="2638" w:author="ahmad sahrul" w:date="2026-04-27T19:47:00Z">
            <w:rPr/>
          </w:rPrChange>
        </w:rPr>
        <w:t xml:space="preserve"> POS/Kasir,</w:t>
      </w:r>
      <w:del w:id="2639" w:author="muhammad aldi oktavian" w:date="2026-05-16T02:31:00Z">
        <w:r w:rsidRPr="308E45A5" w:rsidDel="001F042E">
          <w:rPr>
            <w:rFonts w:ascii="Times New Roman" w:cs="Times New Roman"/>
            <w:color w:val="000000"/>
            <w:sz w:val="24"/>
            <w:szCs w:val="24"/>
            <w:rPrChange w:id="2640" w:author="ahmad sahrul" w:date="2026-04-27T19:47:00Z">
              <w:rPr/>
            </w:rPrChange>
          </w:rPr>
          <w:delText xml:space="preserve"> Stok,</w:delText>
        </w:r>
      </w:del>
      <w:del w:id="2641" w:author="pajar280505@gmail.com" w:date="2026-05-16T09:33:00Z">
        <w:r w:rsidRPr="308E45A5" w:rsidDel="00FA5E6C">
          <w:rPr>
            <w:rFonts w:ascii="Times New Roman" w:cs="Times New Roman"/>
            <w:color w:val="000000"/>
            <w:sz w:val="24"/>
            <w:szCs w:val="24"/>
            <w:rPrChange w:id="2642" w:author="ahmad sahrul" w:date="2026-04-27T19:47:00Z">
              <w:rPr/>
            </w:rPrChange>
          </w:rPr>
          <w:delText xml:space="preserve"> dan Laporan.</w:delText>
        </w:r>
      </w:del>
    </w:p>
    <w:p w14:paraId="4A1041DD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643" w:author="ahmad sahrul" w:date="2026-04-27T19:47:00Z">
            <w:rPr/>
          </w:rPrChange>
        </w:rPr>
        <w:pPrChange w:id="264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91C0BA00">
        <w:rPr>
          <w:rFonts w:ascii="Times New Roman" w:cs="Times New Roman"/>
          <w:color w:val="000000"/>
          <w:sz w:val="24"/>
          <w:szCs w:val="24"/>
          <w:rPrChange w:id="2645" w:author="ahmad sahrul" w:date="2026-04-27T19:47:00Z">
            <w:rPr/>
          </w:rPrChange>
        </w:rPr>
        <w:t>Setiap</w:t>
      </w:r>
      <w:r w:rsidRPr="BE2C5057">
        <w:rPr>
          <w:rFonts w:ascii="Times New Roman" w:cs="Times New Roman"/>
          <w:color w:val="000000"/>
          <w:sz w:val="24"/>
          <w:szCs w:val="24"/>
          <w:rPrChange w:id="2646" w:author="ahmad sahrul" w:date="2026-04-27T19:47:00Z">
            <w:rPr/>
          </w:rPrChange>
        </w:rPr>
        <w:t xml:space="preserve"> </w:t>
      </w:r>
      <w:r w:rsidRPr="A808B3BC">
        <w:rPr>
          <w:rFonts w:ascii="Times New Roman" w:cs="Times New Roman"/>
          <w:color w:val="000000"/>
          <w:sz w:val="24"/>
          <w:szCs w:val="24"/>
          <w:rPrChange w:id="2647" w:author="ahmad sahrul" w:date="2026-04-27T19:47:00Z">
            <w:rPr/>
          </w:rPrChange>
        </w:rPr>
        <w:t>halaman</w:t>
      </w:r>
      <w:r w:rsidRPr="B3791359">
        <w:rPr>
          <w:rFonts w:ascii="Times New Roman" w:cs="Times New Roman"/>
          <w:color w:val="000000"/>
          <w:sz w:val="24"/>
          <w:szCs w:val="24"/>
          <w:rPrChange w:id="2648" w:author="ahmad sahrul" w:date="2026-04-27T19:47:00Z">
            <w:rPr/>
          </w:rPrChange>
        </w:rPr>
        <w:t xml:space="preserve"> </w:t>
      </w:r>
      <w:r w:rsidRPr="52CE9040">
        <w:rPr>
          <w:rFonts w:ascii="Times New Roman" w:cs="Times New Roman"/>
          <w:color w:val="000000"/>
          <w:sz w:val="24"/>
          <w:szCs w:val="24"/>
          <w:rPrChange w:id="2649" w:author="ahmad sahrul" w:date="2026-04-27T19:47:00Z">
            <w:rPr/>
          </w:rPrChange>
        </w:rPr>
        <w:t>memiliki</w:t>
      </w:r>
      <w:r w:rsidRPr="CBBA0127">
        <w:rPr>
          <w:rFonts w:ascii="Times New Roman" w:cs="Times New Roman"/>
          <w:color w:val="000000"/>
          <w:sz w:val="24"/>
          <w:szCs w:val="24"/>
          <w:rPrChange w:id="2650" w:author="ahmad sahrul" w:date="2026-04-27T19:47:00Z">
            <w:rPr/>
          </w:rPrChange>
        </w:rPr>
        <w:t xml:space="preserve"> loading indicator </w:t>
      </w:r>
      <w:r w:rsidRPr="5AC0A4AA">
        <w:rPr>
          <w:rFonts w:ascii="Times New Roman" w:cs="Times New Roman"/>
          <w:color w:val="000000"/>
          <w:sz w:val="24"/>
          <w:szCs w:val="24"/>
          <w:rPrChange w:id="2651" w:author="ahmad sahrul" w:date="2026-04-27T19:47:00Z">
            <w:rPr/>
          </w:rPrChange>
        </w:rPr>
        <w:t>saat</w:t>
      </w:r>
      <w:r w:rsidRPr="207E8862">
        <w:rPr>
          <w:rFonts w:ascii="Times New Roman" w:cs="Times New Roman"/>
          <w:color w:val="000000"/>
          <w:sz w:val="24"/>
          <w:szCs w:val="24"/>
          <w:rPrChange w:id="2652" w:author="ahmad sahrul" w:date="2026-04-27T19:47:00Z">
            <w:rPr/>
          </w:rPrChange>
        </w:rPr>
        <w:t xml:space="preserve"> </w:t>
      </w:r>
      <w:r w:rsidRPr="453533B4">
        <w:rPr>
          <w:rFonts w:ascii="Times New Roman" w:cs="Times New Roman"/>
          <w:color w:val="000000"/>
          <w:sz w:val="24"/>
          <w:szCs w:val="24"/>
          <w:rPrChange w:id="2653" w:author="ahmad sahrul" w:date="2026-04-27T19:47:00Z">
            <w:rPr/>
          </w:rPrChange>
        </w:rPr>
        <w:t>menunggu</w:t>
      </w:r>
      <w:r w:rsidRPr="A47BA372">
        <w:rPr>
          <w:rFonts w:ascii="Times New Roman" w:cs="Times New Roman"/>
          <w:color w:val="000000"/>
          <w:sz w:val="24"/>
          <w:szCs w:val="24"/>
          <w:rPrChange w:id="2654" w:author="ahmad sahrul" w:date="2026-04-27T19:47:00Z">
            <w:rPr/>
          </w:rPrChange>
        </w:rPr>
        <w:t xml:space="preserve"> </w:t>
      </w:r>
      <w:r w:rsidRPr="426E84C6">
        <w:rPr>
          <w:rFonts w:ascii="Times New Roman" w:cs="Times New Roman"/>
          <w:color w:val="000000"/>
          <w:sz w:val="24"/>
          <w:szCs w:val="24"/>
          <w:rPrChange w:id="2655" w:author="ahmad sahrul" w:date="2026-04-27T19:47:00Z">
            <w:rPr/>
          </w:rPrChange>
        </w:rPr>
        <w:t>respons</w:t>
      </w:r>
      <w:r w:rsidRPr="FC802750">
        <w:rPr>
          <w:rFonts w:ascii="Times New Roman" w:cs="Times New Roman"/>
          <w:color w:val="000000"/>
          <w:sz w:val="24"/>
          <w:szCs w:val="24"/>
          <w:rPrChange w:id="2656" w:author="ahmad sahrul" w:date="2026-04-27T19:47:00Z">
            <w:rPr/>
          </w:rPrChange>
        </w:rPr>
        <w:t xml:space="preserve"> API.</w:t>
      </w:r>
    </w:p>
    <w:p w14:paraId="6CBBA69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657" w:author="ahmad sahrul" w:date="2026-04-27T19:47:00Z">
            <w:rPr/>
          </w:rPrChange>
        </w:rPr>
        <w:pPrChange w:id="265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7ADF7F5">
        <w:rPr>
          <w:rFonts w:ascii="Times New Roman" w:cs="Times New Roman"/>
          <w:color w:val="000000"/>
          <w:sz w:val="24"/>
          <w:szCs w:val="24"/>
          <w:rPrChange w:id="2659" w:author="ahmad sahrul" w:date="2026-04-27T19:47:00Z">
            <w:rPr/>
          </w:rPrChange>
        </w:rPr>
        <w:t>Pesan</w:t>
      </w:r>
      <w:r w:rsidRPr="C1443240">
        <w:rPr>
          <w:rFonts w:ascii="Times New Roman" w:cs="Times New Roman"/>
          <w:color w:val="000000"/>
          <w:sz w:val="24"/>
          <w:szCs w:val="24"/>
          <w:rPrChange w:id="2660" w:author="ahmad sahrul" w:date="2026-04-27T19:47:00Z">
            <w:rPr/>
          </w:rPrChange>
        </w:rPr>
        <w:t xml:space="preserve"> error </w:t>
      </w:r>
      <w:r w:rsidRPr="6D0D302A">
        <w:rPr>
          <w:rFonts w:ascii="Times New Roman" w:cs="Times New Roman"/>
          <w:color w:val="000000"/>
          <w:sz w:val="24"/>
          <w:szCs w:val="24"/>
          <w:rPrChange w:id="2661" w:author="ahmad sahrul" w:date="2026-04-27T19:47:00Z">
            <w:rPr/>
          </w:rPrChange>
        </w:rPr>
        <w:t>ditampilkan</w:t>
      </w:r>
      <w:r w:rsidRPr="D7F05A0D">
        <w:rPr>
          <w:rFonts w:ascii="Times New Roman" w:cs="Times New Roman"/>
          <w:color w:val="000000"/>
          <w:sz w:val="24"/>
          <w:szCs w:val="24"/>
          <w:rPrChange w:id="2662" w:author="ahmad sahrul" w:date="2026-04-27T19:47:00Z">
            <w:rPr/>
          </w:rPrChange>
        </w:rPr>
        <w:t xml:space="preserve"> </w:t>
      </w:r>
      <w:r w:rsidRPr="801D6A9D">
        <w:rPr>
          <w:rFonts w:ascii="Times New Roman" w:cs="Times New Roman"/>
          <w:color w:val="000000"/>
          <w:sz w:val="24"/>
          <w:szCs w:val="24"/>
          <w:rPrChange w:id="2663" w:author="ahmad sahrul" w:date="2026-04-27T19:47:00Z">
            <w:rPr/>
          </w:rPrChange>
        </w:rPr>
        <w:t>melalui</w:t>
      </w:r>
      <w:r w:rsidRPr="BF8B69D7">
        <w:rPr>
          <w:rFonts w:ascii="Times New Roman" w:cs="Times New Roman"/>
          <w:color w:val="000000"/>
          <w:sz w:val="24"/>
          <w:szCs w:val="24"/>
          <w:rPrChange w:id="2664" w:author="ahmad sahrul" w:date="2026-04-27T19:47:00Z">
            <w:rPr/>
          </w:rPrChange>
        </w:rPr>
        <w:t xml:space="preserve"> </w:t>
      </w:r>
      <w:r w:rsidRPr="A8892F5E">
        <w:rPr>
          <w:rFonts w:ascii="Times New Roman" w:cs="Times New Roman"/>
          <w:color w:val="000000"/>
          <w:sz w:val="24"/>
          <w:szCs w:val="24"/>
          <w:rPrChange w:id="2665" w:author="ahmad sahrul" w:date="2026-04-27T19:47:00Z">
            <w:rPr/>
          </w:rPrChange>
        </w:rPr>
        <w:t>SnackBar</w:t>
      </w:r>
      <w:r w:rsidRPr="D36A21A8">
        <w:rPr>
          <w:rFonts w:ascii="Times New Roman" w:cs="Times New Roman"/>
          <w:color w:val="000000"/>
          <w:sz w:val="24"/>
          <w:szCs w:val="24"/>
          <w:rPrChange w:id="2666" w:author="ahmad sahrul" w:date="2026-04-27T19:47:00Z">
            <w:rPr/>
          </w:rPrChange>
        </w:rPr>
        <w:t xml:space="preserve"> </w:t>
      </w:r>
      <w:r w:rsidRPr="51E9907A">
        <w:rPr>
          <w:rFonts w:ascii="Times New Roman" w:cs="Times New Roman"/>
          <w:color w:val="000000"/>
          <w:sz w:val="24"/>
          <w:szCs w:val="24"/>
          <w:rPrChange w:id="2667" w:author="ahmad sahrul" w:date="2026-04-27T19:47:00Z">
            <w:rPr/>
          </w:rPrChange>
        </w:rPr>
        <w:t>atau</w:t>
      </w:r>
      <w:r w:rsidRPr="58D88587">
        <w:rPr>
          <w:rFonts w:ascii="Times New Roman" w:cs="Times New Roman"/>
          <w:color w:val="000000"/>
          <w:sz w:val="24"/>
          <w:szCs w:val="24"/>
          <w:rPrChange w:id="2668" w:author="ahmad sahrul" w:date="2026-04-27T19:47:00Z">
            <w:rPr/>
          </w:rPrChange>
        </w:rPr>
        <w:t xml:space="preserve"> Dialog.</w:t>
      </w:r>
    </w:p>
    <w:p w14:paraId="75F2802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669" w:author="ahmad sahrul" w:date="2026-04-27T19:47:00Z">
            <w:rPr/>
          </w:rPrChange>
        </w:rPr>
        <w:pPrChange w:id="267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EC917CB2">
        <w:rPr>
          <w:rFonts w:ascii="Times New Roman" w:cs="Times New Roman"/>
          <w:color w:val="000000"/>
          <w:sz w:val="24"/>
          <w:szCs w:val="24"/>
          <w:rPrChange w:id="2671" w:author="ahmad sahrul" w:date="2026-04-27T19:47:00Z">
            <w:rPr/>
          </w:rPrChange>
        </w:rPr>
        <w:t xml:space="preserve">Halaman POS </w:t>
      </w:r>
      <w:r w:rsidRPr="23006C10">
        <w:rPr>
          <w:rFonts w:ascii="Times New Roman" w:cs="Times New Roman"/>
          <w:color w:val="000000"/>
          <w:sz w:val="24"/>
          <w:szCs w:val="24"/>
          <w:rPrChange w:id="2672" w:author="ahmad sahrul" w:date="2026-04-27T19:47:00Z">
            <w:rPr/>
          </w:rPrChange>
        </w:rPr>
        <w:t>menampilkan</w:t>
      </w:r>
      <w:r w:rsidRPr="D1C49F85">
        <w:rPr>
          <w:rFonts w:ascii="Times New Roman" w:cs="Times New Roman"/>
          <w:color w:val="000000"/>
          <w:sz w:val="24"/>
          <w:szCs w:val="24"/>
          <w:rPrChange w:id="2673" w:author="ahmad sahrul" w:date="2026-04-27T19:47:00Z">
            <w:rPr/>
          </w:rPrChange>
        </w:rPr>
        <w:t xml:space="preserve"> daftar </w:t>
      </w:r>
      <w:r w:rsidRPr="F00EB22E">
        <w:rPr>
          <w:rFonts w:ascii="Times New Roman" w:cs="Times New Roman"/>
          <w:color w:val="000000"/>
          <w:sz w:val="24"/>
          <w:szCs w:val="24"/>
          <w:rPrChange w:id="2674" w:author="ahmad sahrul" w:date="2026-04-27T19:47:00Z">
            <w:rPr/>
          </w:rPrChange>
        </w:rPr>
        <w:t>produk</w:t>
      </w:r>
      <w:r w:rsidRPr="824BA726">
        <w:rPr>
          <w:rFonts w:ascii="Times New Roman" w:cs="Times New Roman"/>
          <w:color w:val="000000"/>
          <w:sz w:val="24"/>
          <w:szCs w:val="24"/>
          <w:rPrChange w:id="2675" w:author="ahmad sahrul" w:date="2026-04-27T19:47:00Z">
            <w:rPr/>
          </w:rPrChange>
        </w:rPr>
        <w:t xml:space="preserve"> </w:t>
      </w:r>
      <w:r w:rsidRPr="DC66F04A">
        <w:rPr>
          <w:rFonts w:ascii="Times New Roman" w:cs="Times New Roman"/>
          <w:color w:val="000000"/>
          <w:sz w:val="24"/>
          <w:szCs w:val="24"/>
          <w:rPrChange w:id="2676" w:author="ahmad sahrul" w:date="2026-04-27T19:47:00Z">
            <w:rPr/>
          </w:rPrChange>
        </w:rPr>
        <w:t>dengan</w:t>
      </w:r>
      <w:r w:rsidRPr="424F6092">
        <w:rPr>
          <w:rFonts w:ascii="Times New Roman" w:cs="Times New Roman"/>
          <w:color w:val="000000"/>
          <w:sz w:val="24"/>
          <w:szCs w:val="24"/>
          <w:rPrChange w:id="2677" w:author="ahmad sahrul" w:date="2026-04-27T19:47:00Z">
            <w:rPr/>
          </w:rPrChange>
        </w:rPr>
        <w:t xml:space="preserve"> </w:t>
      </w:r>
      <w:r w:rsidRPr="CB1882F6">
        <w:rPr>
          <w:rFonts w:ascii="Times New Roman" w:cs="Times New Roman"/>
          <w:color w:val="000000"/>
          <w:sz w:val="24"/>
          <w:szCs w:val="24"/>
          <w:rPrChange w:id="2678" w:author="ahmad sahrul" w:date="2026-04-27T19:47:00Z">
            <w:rPr/>
          </w:rPrChange>
        </w:rPr>
        <w:t>fitur</w:t>
      </w:r>
      <w:r w:rsidRPr="8B25730A">
        <w:rPr>
          <w:rFonts w:ascii="Times New Roman" w:cs="Times New Roman"/>
          <w:color w:val="000000"/>
          <w:sz w:val="24"/>
          <w:szCs w:val="24"/>
          <w:rPrChange w:id="2679" w:author="ahmad sahrul" w:date="2026-04-27T19:47:00Z">
            <w:rPr/>
          </w:rPrChange>
        </w:rPr>
        <w:t xml:space="preserve"> </w:t>
      </w:r>
      <w:r w:rsidRPr="BBC41620">
        <w:rPr>
          <w:rFonts w:ascii="Times New Roman" w:cs="Times New Roman"/>
          <w:color w:val="000000"/>
          <w:sz w:val="24"/>
          <w:szCs w:val="24"/>
          <w:rPrChange w:id="2680" w:author="ahmad sahrul" w:date="2026-04-27T19:47:00Z">
            <w:rPr/>
          </w:rPrChange>
        </w:rPr>
        <w:t>pencarian</w:t>
      </w:r>
      <w:r w:rsidRPr="708F31E9">
        <w:rPr>
          <w:rFonts w:ascii="Times New Roman" w:cs="Times New Roman"/>
          <w:color w:val="000000"/>
          <w:sz w:val="24"/>
          <w:szCs w:val="24"/>
          <w:rPrChange w:id="2681" w:author="ahmad sahrul" w:date="2026-04-27T19:47:00Z">
            <w:rPr/>
          </w:rPrChange>
        </w:rPr>
        <w:t xml:space="preserve">/filter, </w:t>
      </w:r>
      <w:r w:rsidRPr="1806DDFA">
        <w:rPr>
          <w:rFonts w:ascii="Times New Roman" w:cs="Times New Roman"/>
          <w:color w:val="000000"/>
          <w:sz w:val="24"/>
          <w:szCs w:val="24"/>
          <w:rPrChange w:id="2682" w:author="ahmad sahrul" w:date="2026-04-27T19:47:00Z">
            <w:rPr/>
          </w:rPrChange>
        </w:rPr>
        <w:t>keranjang</w:t>
      </w:r>
      <w:r w:rsidRPr="DA7C0AB7">
        <w:rPr>
          <w:rFonts w:ascii="Times New Roman" w:cs="Times New Roman"/>
          <w:color w:val="000000"/>
          <w:sz w:val="24"/>
          <w:szCs w:val="24"/>
          <w:rPrChange w:id="2683" w:author="ahmad sahrul" w:date="2026-04-27T19:47:00Z">
            <w:rPr/>
          </w:rPrChange>
        </w:rPr>
        <w:t xml:space="preserve"> </w:t>
      </w:r>
      <w:r w:rsidRPr="A98A23DF">
        <w:rPr>
          <w:rFonts w:ascii="Times New Roman" w:cs="Times New Roman"/>
          <w:color w:val="000000"/>
          <w:sz w:val="24"/>
          <w:szCs w:val="24"/>
          <w:rPrChange w:id="2684" w:author="ahmad sahrul" w:date="2026-04-27T19:47:00Z">
            <w:rPr/>
          </w:rPrChange>
        </w:rPr>
        <w:t>belanja</w:t>
      </w:r>
      <w:r w:rsidRPr="87C16A41">
        <w:rPr>
          <w:rFonts w:ascii="Times New Roman" w:cs="Times New Roman"/>
          <w:color w:val="000000"/>
          <w:sz w:val="24"/>
          <w:szCs w:val="24"/>
          <w:rPrChange w:id="2685" w:author="ahmad sahrul" w:date="2026-04-27T19:47:00Z">
            <w:rPr/>
          </w:rPrChange>
        </w:rPr>
        <w:t xml:space="preserve">, dan </w:t>
      </w:r>
      <w:r w:rsidRPr="B820FE59">
        <w:rPr>
          <w:rFonts w:ascii="Times New Roman" w:cs="Times New Roman"/>
          <w:color w:val="000000"/>
          <w:sz w:val="24"/>
          <w:szCs w:val="24"/>
          <w:rPrChange w:id="2686" w:author="ahmad sahrul" w:date="2026-04-27T19:47:00Z">
            <w:rPr/>
          </w:rPrChange>
        </w:rPr>
        <w:t>konfirmasi</w:t>
      </w:r>
      <w:r w:rsidRPr="3A06A4BF">
        <w:rPr>
          <w:rFonts w:ascii="Times New Roman" w:cs="Times New Roman"/>
          <w:color w:val="000000"/>
          <w:sz w:val="24"/>
          <w:szCs w:val="24"/>
          <w:rPrChange w:id="2687" w:author="ahmad sahrul" w:date="2026-04-27T19:47:00Z">
            <w:rPr/>
          </w:rPrChange>
        </w:rPr>
        <w:t xml:space="preserve"> </w:t>
      </w:r>
      <w:r w:rsidRPr="83C503B0">
        <w:rPr>
          <w:rFonts w:ascii="Times New Roman" w:cs="Times New Roman"/>
          <w:color w:val="000000"/>
          <w:sz w:val="24"/>
          <w:szCs w:val="24"/>
          <w:rPrChange w:id="2688" w:author="ahmad sahrul" w:date="2026-04-27T19:47:00Z">
            <w:rPr/>
          </w:rPrChange>
        </w:rPr>
        <w:t>pembayaran</w:t>
      </w:r>
      <w:r w:rsidRPr="1904A04D">
        <w:rPr>
          <w:rFonts w:ascii="Times New Roman" w:cs="Times New Roman"/>
          <w:color w:val="000000"/>
          <w:sz w:val="24"/>
          <w:szCs w:val="24"/>
          <w:rPrChange w:id="2689" w:author="ahmad sahrul" w:date="2026-04-27T19:47:00Z">
            <w:rPr/>
          </w:rPrChange>
        </w:rPr>
        <w:t>.</w:t>
      </w:r>
    </w:p>
    <w:p w14:paraId="732BA398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690" w:author="ahmad sahrul" w:date="2026-04-27T19:47:00Z">
            <w:rPr/>
          </w:rPrChange>
        </w:rPr>
        <w:pPrChange w:id="269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A3CFB963">
        <w:rPr>
          <w:rFonts w:ascii="Times New Roman" w:cs="Times New Roman"/>
          <w:color w:val="000000"/>
          <w:sz w:val="24"/>
          <w:szCs w:val="24"/>
          <w:rPrChange w:id="2692" w:author="ahmad sahrul" w:date="2026-04-27T19:47:00Z">
            <w:rPr/>
          </w:rPrChange>
        </w:rPr>
        <w:t xml:space="preserve">Dashboard </w:t>
      </w:r>
      <w:r w:rsidRPr="9A19E72D">
        <w:rPr>
          <w:rFonts w:ascii="Times New Roman" w:cs="Times New Roman"/>
          <w:color w:val="000000"/>
          <w:sz w:val="24"/>
          <w:szCs w:val="24"/>
          <w:rPrChange w:id="2693" w:author="ahmad sahrul" w:date="2026-04-27T19:47:00Z">
            <w:rPr/>
          </w:rPrChange>
        </w:rPr>
        <w:t>menampilkan</w:t>
      </w:r>
      <w:r w:rsidRPr="B20B5065">
        <w:rPr>
          <w:rFonts w:ascii="Times New Roman" w:cs="Times New Roman"/>
          <w:color w:val="000000"/>
          <w:sz w:val="24"/>
          <w:szCs w:val="24"/>
          <w:rPrChange w:id="2694" w:author="ahmad sahrul" w:date="2026-04-27T19:47:00Z">
            <w:rPr/>
          </w:rPrChange>
        </w:rPr>
        <w:t xml:space="preserve"> </w:t>
      </w:r>
      <w:r w:rsidRPr="473A567F">
        <w:rPr>
          <w:rFonts w:ascii="Times New Roman" w:cs="Times New Roman"/>
          <w:color w:val="000000"/>
          <w:sz w:val="24"/>
          <w:szCs w:val="24"/>
          <w:rPrChange w:id="2695" w:author="ahmad sahrul" w:date="2026-04-27T19:47:00Z">
            <w:rPr/>
          </w:rPrChange>
        </w:rPr>
        <w:t>grafik</w:t>
      </w:r>
      <w:r w:rsidRPr="6FC4F06D">
        <w:rPr>
          <w:rFonts w:ascii="Times New Roman" w:cs="Times New Roman"/>
          <w:color w:val="000000"/>
          <w:sz w:val="24"/>
          <w:szCs w:val="24"/>
          <w:rPrChange w:id="2696" w:author="ahmad sahrul" w:date="2026-04-27T19:47:00Z">
            <w:rPr/>
          </w:rPrChange>
        </w:rPr>
        <w:t xml:space="preserve"> (line chart / bar chart) </w:t>
      </w:r>
      <w:r w:rsidRPr="D598DE27">
        <w:rPr>
          <w:rFonts w:ascii="Times New Roman" w:cs="Times New Roman"/>
          <w:color w:val="000000"/>
          <w:sz w:val="24"/>
          <w:szCs w:val="24"/>
          <w:rPrChange w:id="2697" w:author="ahmad sahrul" w:date="2026-04-27T19:47:00Z">
            <w:rPr/>
          </w:rPrChange>
        </w:rPr>
        <w:t>menggunakan</w:t>
      </w:r>
      <w:r w:rsidRPr="F6C41F80">
        <w:rPr>
          <w:rFonts w:ascii="Times New Roman" w:cs="Times New Roman"/>
          <w:color w:val="000000"/>
          <w:sz w:val="24"/>
          <w:szCs w:val="24"/>
          <w:rPrChange w:id="2698" w:author="ahmad sahrul" w:date="2026-04-27T19:47:00Z">
            <w:rPr/>
          </w:rPrChange>
        </w:rPr>
        <w:t xml:space="preserve"> library </w:t>
      </w:r>
      <w:r w:rsidRPr="8AAB97AD">
        <w:rPr>
          <w:rFonts w:ascii="Times New Roman" w:cs="Times New Roman"/>
          <w:color w:val="000000"/>
          <w:sz w:val="24"/>
          <w:szCs w:val="24"/>
          <w:rPrChange w:id="2699" w:author="ahmad sahrul" w:date="2026-04-27T19:47:00Z">
            <w:rPr/>
          </w:rPrChange>
        </w:rPr>
        <w:t>fl_chart</w:t>
      </w:r>
      <w:r w:rsidRPr="0C5BE633">
        <w:rPr>
          <w:rFonts w:ascii="Times New Roman" w:cs="Times New Roman"/>
          <w:color w:val="000000"/>
          <w:sz w:val="24"/>
          <w:szCs w:val="24"/>
          <w:rPrChange w:id="2700" w:author="ahmad sahrul" w:date="2026-04-27T19:47:00Z">
            <w:rPr/>
          </w:rPrChange>
        </w:rPr>
        <w:t xml:space="preserve"> </w:t>
      </w:r>
      <w:r w:rsidRPr="0F288796">
        <w:rPr>
          <w:rFonts w:ascii="Times New Roman" w:cs="Times New Roman"/>
          <w:color w:val="000000"/>
          <w:sz w:val="24"/>
          <w:szCs w:val="24"/>
          <w:rPrChange w:id="2701" w:author="ahmad sahrul" w:date="2026-04-27T19:47:00Z">
            <w:rPr/>
          </w:rPrChange>
        </w:rPr>
        <w:t>atau</w:t>
      </w:r>
      <w:r w:rsidRPr="C0F3145D">
        <w:rPr>
          <w:rFonts w:ascii="Times New Roman" w:cs="Times New Roman"/>
          <w:color w:val="000000"/>
          <w:sz w:val="24"/>
          <w:szCs w:val="24"/>
          <w:rPrChange w:id="2702" w:author="ahmad sahrul" w:date="2026-04-27T19:47:00Z">
            <w:rPr/>
          </w:rPrChange>
        </w:rPr>
        <w:t xml:space="preserve"> </w:t>
      </w:r>
      <w:r w:rsidRPr="CA8E590B">
        <w:rPr>
          <w:rFonts w:ascii="Times New Roman" w:cs="Times New Roman"/>
          <w:color w:val="000000"/>
          <w:sz w:val="24"/>
          <w:szCs w:val="24"/>
          <w:rPrChange w:id="2703" w:author="ahmad sahrul" w:date="2026-04-27T19:47:00Z">
            <w:rPr/>
          </w:rPrChange>
        </w:rPr>
        <w:t>charts_flutter</w:t>
      </w:r>
      <w:r w:rsidRPr="07333489">
        <w:rPr>
          <w:rFonts w:ascii="Times New Roman" w:cs="Times New Roman"/>
          <w:color w:val="000000"/>
          <w:sz w:val="24"/>
          <w:szCs w:val="24"/>
          <w:rPrChange w:id="2704" w:author="ahmad sahrul" w:date="2026-04-27T19:47:00Z">
            <w:rPr/>
          </w:rPrChange>
        </w:rPr>
        <w:t>.</w:t>
      </w:r>
    </w:p>
    <w:p w14:paraId="6C30046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705" w:author="ahmad sahrul" w:date="2026-04-27T19:47:00Z">
            <w:rPr/>
          </w:rPrChange>
        </w:rPr>
        <w:pPrChange w:id="270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0827635">
        <w:rPr>
          <w:rFonts w:ascii="Times New Roman" w:cs="Times New Roman"/>
          <w:color w:val="000000"/>
          <w:sz w:val="24"/>
          <w:szCs w:val="24"/>
          <w:rPrChange w:id="2707" w:author="ahmad sahrul" w:date="2026-04-27T19:47:00Z">
            <w:rPr/>
          </w:rPrChange>
        </w:rPr>
        <w:t xml:space="preserve">Desain UI/UX </w:t>
      </w:r>
      <w:r w:rsidRPr="919F4074">
        <w:rPr>
          <w:rFonts w:ascii="Times New Roman" w:cs="Times New Roman"/>
          <w:color w:val="000000"/>
          <w:sz w:val="24"/>
          <w:szCs w:val="24"/>
          <w:rPrChange w:id="2708" w:author="ahmad sahrul" w:date="2026-04-27T19:47:00Z">
            <w:rPr/>
          </w:rPrChange>
        </w:rPr>
        <w:t>lengkap</w:t>
      </w:r>
      <w:r w:rsidRPr="D1E24730">
        <w:rPr>
          <w:rFonts w:ascii="Times New Roman" w:cs="Times New Roman"/>
          <w:color w:val="000000"/>
          <w:sz w:val="24"/>
          <w:szCs w:val="24"/>
          <w:rPrChange w:id="2709" w:author="ahmad sahrul" w:date="2026-04-27T19:47:00Z">
            <w:rPr/>
          </w:rPrChange>
        </w:rPr>
        <w:t xml:space="preserve"> (wireframe/mockup) </w:t>
      </w:r>
      <w:r w:rsidRPr="D68F3DE9">
        <w:rPr>
          <w:rFonts w:ascii="Times New Roman" w:cs="Times New Roman"/>
          <w:color w:val="000000"/>
          <w:sz w:val="24"/>
          <w:szCs w:val="24"/>
          <w:rPrChange w:id="2710" w:author="ahmad sahrul" w:date="2026-04-27T19:47:00Z">
            <w:rPr/>
          </w:rPrChange>
        </w:rPr>
        <w:t>dilampirkan</w:t>
      </w:r>
      <w:r w:rsidRPr="188EF7B9">
        <w:rPr>
          <w:rFonts w:ascii="Times New Roman" w:cs="Times New Roman"/>
          <w:color w:val="000000"/>
          <w:sz w:val="24"/>
          <w:szCs w:val="24"/>
          <w:rPrChange w:id="2711" w:author="ahmad sahrul" w:date="2026-04-27T19:47:00Z">
            <w:rPr/>
          </w:rPrChange>
        </w:rPr>
        <w:t xml:space="preserve"> </w:t>
      </w:r>
      <w:r w:rsidRPr="292A5137">
        <w:rPr>
          <w:rFonts w:ascii="Times New Roman" w:cs="Times New Roman"/>
          <w:color w:val="000000"/>
          <w:sz w:val="24"/>
          <w:szCs w:val="24"/>
          <w:rPrChange w:id="2712" w:author="ahmad sahrul" w:date="2026-04-27T19:47:00Z">
            <w:rPr/>
          </w:rPrChange>
        </w:rPr>
        <w:t>sebagai</w:t>
      </w:r>
      <w:r w:rsidRPr="D840959C">
        <w:rPr>
          <w:rFonts w:ascii="Times New Roman" w:cs="Times New Roman"/>
          <w:color w:val="000000"/>
          <w:sz w:val="24"/>
          <w:szCs w:val="24"/>
          <w:rPrChange w:id="2713" w:author="ahmad sahrul" w:date="2026-04-27T19:47:00Z">
            <w:rPr/>
          </w:rPrChange>
        </w:rPr>
        <w:t xml:space="preserve"> data </w:t>
      </w:r>
      <w:r w:rsidRPr="A196E9DB">
        <w:rPr>
          <w:rFonts w:ascii="Times New Roman" w:cs="Times New Roman"/>
          <w:color w:val="000000"/>
          <w:sz w:val="24"/>
          <w:szCs w:val="24"/>
          <w:rPrChange w:id="2714" w:author="ahmad sahrul" w:date="2026-04-27T19:47:00Z">
            <w:rPr/>
          </w:rPrChange>
        </w:rPr>
        <w:t>pendukung</w:t>
      </w:r>
      <w:r w:rsidRPr="BF7968EA">
        <w:rPr>
          <w:rFonts w:ascii="Times New Roman" w:cs="Times New Roman"/>
          <w:color w:val="000000"/>
          <w:sz w:val="24"/>
          <w:szCs w:val="24"/>
          <w:rPrChange w:id="2715" w:author="ahmad sahrul" w:date="2026-04-27T19:47:00Z">
            <w:rPr/>
          </w:rPrChange>
        </w:rPr>
        <w:t xml:space="preserve"> di Appendix B</w:t>
      </w:r>
      <w:r w:rsidRPr="2150938D">
        <w:rPr>
          <w:rFonts w:ascii="Times New Roman" w:cs="Times New Roman"/>
          <w:color w:val="000000"/>
          <w:sz w:val="24"/>
          <w:szCs w:val="24"/>
          <w:rPrChange w:id="2716" w:author="ahmad sahrul" w:date="2026-04-27T19:47:00Z">
            <w:rPr/>
          </w:rPrChange>
        </w:rPr>
        <w:t>.</w:t>
      </w:r>
    </w:p>
    <w:p w14:paraId="09263CA4" w14:textId="3EFD7F9B" w:rsidR="00BF190D" w:rsidRPr="00BF190D" w:rsidRDefault="00E360FD" w:rsidP="00704AC2">
      <w:pPr>
        <w:pStyle w:val="ListParagraph"/>
        <w:spacing w:before="40" w:after="40"/>
        <w:ind w:left="720"/>
        <w:jc w:val="left"/>
        <w:rPr>
          <w:rFonts w:ascii="Times New Roman" w:cs="Times New Roman"/>
          <w:color w:val="000000"/>
          <w:rPrChange w:id="2717" w:author="ahmad sahrul" w:date="2026-04-27T19:41:00Z">
            <w:rPr/>
          </w:rPrChange>
        </w:rPr>
        <w:pPrChange w:id="2718" w:author="pajar280505@gmail.com" w:date="2026-05-16T09:26:00Z">
          <w:pPr>
            <w:pStyle w:val="ListParagraph"/>
            <w:spacing w:before="40" w:after="40"/>
            <w:ind w:left="720"/>
          </w:pPr>
        </w:pPrChange>
      </w:pPr>
      <w:ins w:id="2719" w:author="pajar280505@gmail.com" w:date="2026-05-16T09:58:00Z">
        <w:r>
          <w:rPr>
            <w:rFonts w:ascii="Times New Roman" w:cs="Times New Roman"/>
            <w:noProof/>
            <w:color w:val="000000"/>
          </w:rPr>
          <w:drawing>
            <wp:inline distT="0" distB="0" distL="0" distR="0" wp14:anchorId="36A6EBA8" wp14:editId="18BDEE36">
              <wp:extent cx="5029200" cy="3804285"/>
              <wp:effectExtent l="0" t="0" r="0" b="5715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3804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del w:id="2720" w:author="pajar280505@gmail.com" w:date="2026-05-16T09:26:00Z">
        <w:r w:rsidR="00000000" w:rsidRPr="5FF74197" w:rsidDel="00704AC2">
          <w:rPr>
            <w:rFonts w:ascii="Times New Roman" w:cs="Times New Roman"/>
            <w:noProof/>
            <w:color w:val="000000"/>
            <w:rPrChange w:id="2721" w:author="ahmad sahrul" w:date="2026-04-27T19:41:00Z">
              <w:rPr>
                <w:noProof/>
              </w:rPr>
            </w:rPrChange>
          </w:rPr>
          <w:drawing>
            <wp:inline distT="0" distB="0" distL="0" distR="0" wp14:anchorId="1258EE1B" wp14:editId="6B9DEBF2">
              <wp:extent cx="3641919" cy="2353310"/>
              <wp:effectExtent l="0" t="0" r="0" b="8890"/>
              <wp:docPr id="1029" name="Pictur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3"/>
                      <pic:cNvPicPr/>
                    </pic:nvPicPr>
                    <pic:blipFill>
                      <a:blip r:embed="rId13" cstate="print"/>
                      <a:srcRect/>
                      <a:stretch/>
                    </pic:blipFill>
                    <pic:spPr>
                      <a:xfrm>
                        <a:off x="0" y="0"/>
                        <a:ext cx="3653589" cy="2360851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AF102DF" w14:textId="77777777" w:rsidR="00BF190D" w:rsidRPr="00BF190D" w:rsidRDefault="00000000">
      <w:pPr>
        <w:pStyle w:val="ListParagraph"/>
        <w:spacing w:before="40" w:after="40"/>
        <w:ind w:left="720"/>
        <w:jc w:val="both"/>
        <w:rPr>
          <w:rFonts w:ascii="Times New Roman" w:cs="Times New Roman"/>
          <w:i/>
          <w:iCs/>
          <w:color w:val="000000"/>
          <w:rPrChange w:id="2722" w:author="ahmad sahrul" w:date="2026-04-27T19:41:00Z">
            <w:rPr>
              <w:i/>
              <w:iCs/>
            </w:rPr>
          </w:rPrChange>
        </w:rPr>
        <w:pPrChange w:id="2723" w:author="6781" w:date="2026-04-27T23:07:00Z">
          <w:pPr>
            <w:pStyle w:val="ListParagraph"/>
            <w:spacing w:before="40" w:after="40"/>
            <w:ind w:left="720"/>
          </w:pPr>
        </w:pPrChange>
      </w:pPr>
      <w:r w:rsidRPr="B9E28D32">
        <w:rPr>
          <w:rFonts w:ascii="Times New Roman" w:cs="Times New Roman"/>
          <w:i/>
          <w:iCs/>
          <w:color w:val="000000"/>
          <w:rPrChange w:id="2724" w:author="ahmad sahrul" w:date="2026-04-27T19:41:00Z">
            <w:rPr>
              <w:i/>
              <w:iCs/>
            </w:rPr>
          </w:rPrChange>
        </w:rPr>
        <w:t>Gambar UI Wireframe</w:t>
      </w:r>
    </w:p>
    <w:p w14:paraId="2B07EDB2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725" w:author="ahmad sahrul" w:date="2026-04-27T19:41:00Z">
            <w:rPr/>
          </w:rPrChange>
        </w:rPr>
        <w:pPrChange w:id="2726" w:author="6781" w:date="2026-04-27T23:07:00Z">
          <w:pPr>
            <w:pStyle w:val="Heading2"/>
          </w:pPr>
        </w:pPrChange>
      </w:pPr>
      <w:bookmarkStart w:id="2727" w:name="_Toc228212136"/>
      <w:r w:rsidRPr="96F1FC97">
        <w:rPr>
          <w:rFonts w:ascii="Times New Roman" w:cs="Times New Roman"/>
          <w:color w:val="000000"/>
          <w:rPrChange w:id="2728" w:author="ahmad sahrul" w:date="2026-04-27T19:41:00Z">
            <w:rPr/>
          </w:rPrChange>
        </w:rPr>
        <w:t>3.2 Hardware Interfaces</w:t>
      </w:r>
      <w:bookmarkEnd w:id="2727"/>
    </w:p>
    <w:p w14:paraId="6A36807B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729" w:author="ahmad sahrul" w:date="2026-04-27T19:47:00Z">
            <w:rPr/>
          </w:rPrChange>
        </w:rPr>
        <w:pPrChange w:id="273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E3893B11">
        <w:rPr>
          <w:rFonts w:ascii="Times New Roman" w:cs="Times New Roman"/>
          <w:color w:val="000000"/>
          <w:sz w:val="24"/>
          <w:szCs w:val="24"/>
          <w:rPrChange w:id="2731" w:author="ahmad sahrul" w:date="2026-04-27T19:47:00Z">
            <w:rPr/>
          </w:rPrChange>
        </w:rPr>
        <w:lastRenderedPageBreak/>
        <w:t xml:space="preserve">Kamera smartphone: </w:t>
      </w:r>
      <w:r w:rsidRPr="DEB4CD55">
        <w:rPr>
          <w:rFonts w:ascii="Times New Roman" w:cs="Times New Roman"/>
          <w:color w:val="000000"/>
          <w:sz w:val="24"/>
          <w:szCs w:val="24"/>
          <w:rPrChange w:id="2732" w:author="ahmad sahrul" w:date="2026-04-27T19:47:00Z">
            <w:rPr/>
          </w:rPrChange>
        </w:rPr>
        <w:t>Digunakan</w:t>
      </w:r>
      <w:r w:rsidRPr="737862B6">
        <w:rPr>
          <w:rFonts w:ascii="Times New Roman" w:cs="Times New Roman"/>
          <w:color w:val="000000"/>
          <w:sz w:val="24"/>
          <w:szCs w:val="24"/>
          <w:rPrChange w:id="2733" w:author="ahmad sahrul" w:date="2026-04-27T19:47:00Z">
            <w:rPr/>
          </w:rPrChange>
        </w:rPr>
        <w:t xml:space="preserve"> </w:t>
      </w:r>
      <w:r w:rsidRPr="4C2BA137">
        <w:rPr>
          <w:rFonts w:ascii="Times New Roman" w:cs="Times New Roman"/>
          <w:color w:val="000000"/>
          <w:sz w:val="24"/>
          <w:szCs w:val="24"/>
          <w:rPrChange w:id="2734" w:author="ahmad sahrul" w:date="2026-04-27T19:47:00Z">
            <w:rPr/>
          </w:rPrChange>
        </w:rPr>
        <w:t>untuk</w:t>
      </w:r>
      <w:r w:rsidRPr="E4C0250E">
        <w:rPr>
          <w:rFonts w:ascii="Times New Roman" w:cs="Times New Roman"/>
          <w:color w:val="000000"/>
          <w:sz w:val="24"/>
          <w:szCs w:val="24"/>
          <w:rPrChange w:id="2735" w:author="ahmad sahrul" w:date="2026-04-27T19:47:00Z">
            <w:rPr/>
          </w:rPrChange>
        </w:rPr>
        <w:t xml:space="preserve"> </w:t>
      </w:r>
      <w:r w:rsidRPr="B6B06AEB">
        <w:rPr>
          <w:rFonts w:ascii="Times New Roman" w:cs="Times New Roman"/>
          <w:color w:val="000000"/>
          <w:sz w:val="24"/>
          <w:szCs w:val="24"/>
          <w:rPrChange w:id="2736" w:author="ahmad sahrul" w:date="2026-04-27T19:47:00Z">
            <w:rPr/>
          </w:rPrChange>
        </w:rPr>
        <w:t>fitur</w:t>
      </w:r>
      <w:r w:rsidRPr="6C7A2D3A">
        <w:rPr>
          <w:rFonts w:ascii="Times New Roman" w:cs="Times New Roman"/>
          <w:color w:val="000000"/>
          <w:sz w:val="24"/>
          <w:szCs w:val="24"/>
          <w:rPrChange w:id="2737" w:author="ahmad sahrul" w:date="2026-04-27T19:47:00Z">
            <w:rPr/>
          </w:rPrChange>
        </w:rPr>
        <w:t xml:space="preserve"> scan barcode </w:t>
      </w:r>
      <w:r w:rsidRPr="1EBEC734">
        <w:rPr>
          <w:rFonts w:ascii="Times New Roman" w:cs="Times New Roman"/>
          <w:color w:val="000000"/>
          <w:sz w:val="24"/>
          <w:szCs w:val="24"/>
          <w:rPrChange w:id="2738" w:author="ahmad sahrul" w:date="2026-04-27T19:47:00Z">
            <w:rPr/>
          </w:rPrChange>
        </w:rPr>
        <w:t>produk</w:t>
      </w:r>
      <w:r w:rsidRPr="6FFB3E84">
        <w:rPr>
          <w:rFonts w:ascii="Times New Roman" w:cs="Times New Roman"/>
          <w:color w:val="000000"/>
          <w:sz w:val="24"/>
          <w:szCs w:val="24"/>
          <w:rPrChange w:id="2739" w:author="ahmad sahrul" w:date="2026-04-27T19:47:00Z">
            <w:rPr/>
          </w:rPrChange>
        </w:rPr>
        <w:t xml:space="preserve"> pada </w:t>
      </w:r>
      <w:r w:rsidRPr="D02410F9">
        <w:rPr>
          <w:rFonts w:ascii="Times New Roman" w:cs="Times New Roman"/>
          <w:color w:val="000000"/>
          <w:sz w:val="24"/>
          <w:szCs w:val="24"/>
          <w:rPrChange w:id="2740" w:author="ahmad sahrul" w:date="2026-04-27T19:47:00Z">
            <w:rPr/>
          </w:rPrChange>
        </w:rPr>
        <w:t>halaman</w:t>
      </w:r>
      <w:r w:rsidRPr="6DE9ED14">
        <w:rPr>
          <w:rFonts w:ascii="Times New Roman" w:cs="Times New Roman"/>
          <w:color w:val="000000"/>
          <w:sz w:val="24"/>
          <w:szCs w:val="24"/>
          <w:rPrChange w:id="2741" w:author="ahmad sahrul" w:date="2026-04-27T19:47:00Z">
            <w:rPr/>
          </w:rPrChange>
        </w:rPr>
        <w:t xml:space="preserve"> POS dan </w:t>
      </w:r>
      <w:r w:rsidRPr="FABF7486">
        <w:rPr>
          <w:rFonts w:ascii="Times New Roman" w:cs="Times New Roman"/>
          <w:color w:val="000000"/>
          <w:sz w:val="24"/>
          <w:szCs w:val="24"/>
          <w:rPrChange w:id="2742" w:author="ahmad sahrul" w:date="2026-04-27T19:47:00Z">
            <w:rPr/>
          </w:rPrChange>
        </w:rPr>
        <w:t>manajemen</w:t>
      </w:r>
      <w:r w:rsidRPr="BD33C6C6">
        <w:rPr>
          <w:rFonts w:ascii="Times New Roman" w:cs="Times New Roman"/>
          <w:color w:val="000000"/>
          <w:sz w:val="24"/>
          <w:szCs w:val="24"/>
          <w:rPrChange w:id="2743" w:author="ahmad sahrul" w:date="2026-04-27T19:47:00Z">
            <w:rPr/>
          </w:rPrChange>
        </w:rPr>
        <w:t xml:space="preserve"> </w:t>
      </w:r>
      <w:r w:rsidRPr="BD0699CA">
        <w:rPr>
          <w:rFonts w:ascii="Times New Roman" w:cs="Times New Roman"/>
          <w:color w:val="000000"/>
          <w:sz w:val="24"/>
          <w:szCs w:val="24"/>
          <w:rPrChange w:id="2744" w:author="ahmad sahrul" w:date="2026-04-27T19:47:00Z">
            <w:rPr/>
          </w:rPrChange>
        </w:rPr>
        <w:t>produk</w:t>
      </w:r>
      <w:r w:rsidRPr="807F4699">
        <w:rPr>
          <w:rFonts w:ascii="Times New Roman" w:cs="Times New Roman"/>
          <w:color w:val="000000"/>
          <w:sz w:val="24"/>
          <w:szCs w:val="24"/>
          <w:rPrChange w:id="2745" w:author="ahmad sahrul" w:date="2026-04-27T19:47:00Z">
            <w:rPr/>
          </w:rPrChange>
        </w:rPr>
        <w:t xml:space="preserve"> (</w:t>
      </w:r>
      <w:r w:rsidRPr="9471A165">
        <w:rPr>
          <w:rFonts w:ascii="Times New Roman" w:cs="Times New Roman"/>
          <w:color w:val="000000"/>
          <w:sz w:val="24"/>
          <w:szCs w:val="24"/>
          <w:rPrChange w:id="2746" w:author="ahmad sahrul" w:date="2026-04-27T19:47:00Z">
            <w:rPr/>
          </w:rPrChange>
        </w:rPr>
        <w:t>opsional</w:t>
      </w:r>
      <w:r w:rsidRPr="5F970484">
        <w:rPr>
          <w:rFonts w:ascii="Times New Roman" w:cs="Times New Roman"/>
          <w:color w:val="000000"/>
          <w:sz w:val="24"/>
          <w:szCs w:val="24"/>
          <w:rPrChange w:id="2747" w:author="ahmad sahrul" w:date="2026-04-27T19:47:00Z">
            <w:rPr/>
          </w:rPrChange>
        </w:rPr>
        <w:t xml:space="preserve">, </w:t>
      </w:r>
      <w:r w:rsidRPr="486496B9">
        <w:rPr>
          <w:rFonts w:ascii="Times New Roman" w:cs="Times New Roman"/>
          <w:color w:val="000000"/>
          <w:sz w:val="24"/>
          <w:szCs w:val="24"/>
          <w:rPrChange w:id="2748" w:author="ahmad sahrul" w:date="2026-04-27T19:47:00Z">
            <w:rPr/>
          </w:rPrChange>
        </w:rPr>
        <w:t>fase</w:t>
      </w:r>
      <w:r w:rsidRPr="DA4A9CB2">
        <w:rPr>
          <w:rFonts w:ascii="Times New Roman" w:cs="Times New Roman"/>
          <w:color w:val="000000"/>
          <w:sz w:val="24"/>
          <w:szCs w:val="24"/>
          <w:rPrChange w:id="2749" w:author="ahmad sahrul" w:date="2026-04-27T19:47:00Z">
            <w:rPr/>
          </w:rPrChange>
        </w:rPr>
        <w:t xml:space="preserve"> 2).</w:t>
      </w:r>
    </w:p>
    <w:p w14:paraId="47EBDF1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750" w:author="ahmad sahrul" w:date="2026-04-27T19:47:00Z">
            <w:rPr/>
          </w:rPrChange>
        </w:rPr>
        <w:pPrChange w:id="275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ECDD0AD1">
        <w:rPr>
          <w:rFonts w:ascii="Times New Roman" w:cs="Times New Roman"/>
          <w:color w:val="000000"/>
          <w:sz w:val="24"/>
          <w:szCs w:val="24"/>
          <w:rPrChange w:id="2752" w:author="ahmad sahrul" w:date="2026-04-27T19:47:00Z">
            <w:rPr/>
          </w:rPrChange>
        </w:rPr>
        <w:t>Printer thermal (</w:t>
      </w:r>
      <w:r w:rsidRPr="A8AFE0AB">
        <w:rPr>
          <w:rFonts w:ascii="Times New Roman" w:cs="Times New Roman"/>
          <w:color w:val="000000"/>
          <w:sz w:val="24"/>
          <w:szCs w:val="24"/>
          <w:rPrChange w:id="2753" w:author="ahmad sahrul" w:date="2026-04-27T19:47:00Z">
            <w:rPr/>
          </w:rPrChange>
        </w:rPr>
        <w:t>opsional</w:t>
      </w:r>
      <w:r w:rsidRPr="3AEE80B3">
        <w:rPr>
          <w:rFonts w:ascii="Times New Roman" w:cs="Times New Roman"/>
          <w:color w:val="000000"/>
          <w:sz w:val="24"/>
          <w:szCs w:val="24"/>
          <w:rPrChange w:id="2754" w:author="ahmad sahrul" w:date="2026-04-27T19:47:00Z">
            <w:rPr/>
          </w:rPrChange>
        </w:rPr>
        <w:t xml:space="preserve">): </w:t>
      </w:r>
      <w:r w:rsidRPr="DD9F6F88">
        <w:rPr>
          <w:rFonts w:ascii="Times New Roman" w:cs="Times New Roman"/>
          <w:color w:val="000000"/>
          <w:sz w:val="24"/>
          <w:szCs w:val="24"/>
          <w:rPrChange w:id="2755" w:author="ahmad sahrul" w:date="2026-04-27T19:47:00Z">
            <w:rPr/>
          </w:rPrChange>
        </w:rPr>
        <w:t>Untuk</w:t>
      </w:r>
      <w:r w:rsidRPr="4C5CABB3">
        <w:rPr>
          <w:rFonts w:ascii="Times New Roman" w:cs="Times New Roman"/>
          <w:color w:val="000000"/>
          <w:sz w:val="24"/>
          <w:szCs w:val="24"/>
          <w:rPrChange w:id="2756" w:author="ahmad sahrul" w:date="2026-04-27T19:47:00Z">
            <w:rPr/>
          </w:rPrChange>
        </w:rPr>
        <w:t xml:space="preserve"> </w:t>
      </w:r>
      <w:r w:rsidRPr="D19E0B4B">
        <w:rPr>
          <w:rFonts w:ascii="Times New Roman" w:cs="Times New Roman"/>
          <w:color w:val="000000"/>
          <w:sz w:val="24"/>
          <w:szCs w:val="24"/>
          <w:rPrChange w:id="2757" w:author="ahmad sahrul" w:date="2026-04-27T19:47:00Z">
            <w:rPr/>
          </w:rPrChange>
        </w:rPr>
        <w:t>cetak</w:t>
      </w:r>
      <w:r w:rsidRPr="B6F1B99D">
        <w:rPr>
          <w:rFonts w:ascii="Times New Roman" w:cs="Times New Roman"/>
          <w:color w:val="000000"/>
          <w:sz w:val="24"/>
          <w:szCs w:val="24"/>
          <w:rPrChange w:id="2758" w:author="ahmad sahrul" w:date="2026-04-27T19:47:00Z">
            <w:rPr/>
          </w:rPrChange>
        </w:rPr>
        <w:t xml:space="preserve"> </w:t>
      </w:r>
      <w:r w:rsidRPr="F5A25BA0">
        <w:rPr>
          <w:rFonts w:ascii="Times New Roman" w:cs="Times New Roman"/>
          <w:color w:val="000000"/>
          <w:sz w:val="24"/>
          <w:szCs w:val="24"/>
          <w:rPrChange w:id="2759" w:author="ahmad sahrul" w:date="2026-04-27T19:47:00Z">
            <w:rPr/>
          </w:rPrChange>
        </w:rPr>
        <w:t>struk</w:t>
      </w:r>
      <w:r w:rsidRPr="C3D1CCBC">
        <w:rPr>
          <w:rFonts w:ascii="Times New Roman" w:cs="Times New Roman"/>
          <w:color w:val="000000"/>
          <w:sz w:val="24"/>
          <w:szCs w:val="24"/>
          <w:rPrChange w:id="2760" w:author="ahmad sahrul" w:date="2026-04-27T19:47:00Z">
            <w:rPr/>
          </w:rPrChange>
        </w:rPr>
        <w:t xml:space="preserve"> </w:t>
      </w:r>
      <w:r w:rsidRPr="799C9324">
        <w:rPr>
          <w:rFonts w:ascii="Times New Roman" w:cs="Times New Roman"/>
          <w:color w:val="000000"/>
          <w:sz w:val="24"/>
          <w:szCs w:val="24"/>
          <w:rPrChange w:id="2761" w:author="ahmad sahrul" w:date="2026-04-27T19:47:00Z">
            <w:rPr/>
          </w:rPrChange>
        </w:rPr>
        <w:t>fisik</w:t>
      </w:r>
      <w:r w:rsidRPr="FA68DE57">
        <w:rPr>
          <w:rFonts w:ascii="Times New Roman" w:cs="Times New Roman"/>
          <w:color w:val="000000"/>
          <w:sz w:val="24"/>
          <w:szCs w:val="24"/>
          <w:rPrChange w:id="2762" w:author="ahmad sahrul" w:date="2026-04-27T19:47:00Z">
            <w:rPr/>
          </w:rPrChange>
        </w:rPr>
        <w:t xml:space="preserve"> </w:t>
      </w:r>
      <w:r w:rsidRPr="AF2BBC7E">
        <w:rPr>
          <w:rFonts w:ascii="Times New Roman" w:cs="Times New Roman"/>
          <w:color w:val="000000"/>
          <w:sz w:val="24"/>
          <w:szCs w:val="24"/>
          <w:rPrChange w:id="2763" w:author="ahmad sahrul" w:date="2026-04-27T19:47:00Z">
            <w:rPr/>
          </w:rPrChange>
        </w:rPr>
        <w:t>melalui</w:t>
      </w:r>
      <w:r w:rsidRPr="24915866">
        <w:rPr>
          <w:rFonts w:ascii="Times New Roman" w:cs="Times New Roman"/>
          <w:color w:val="000000"/>
          <w:sz w:val="24"/>
          <w:szCs w:val="24"/>
          <w:rPrChange w:id="2764" w:author="ahmad sahrul" w:date="2026-04-27T19:47:00Z">
            <w:rPr/>
          </w:rPrChange>
        </w:rPr>
        <w:t xml:space="preserve"> Bluetooth (TBD).</w:t>
      </w:r>
    </w:p>
    <w:p w14:paraId="3ED9C76D" w14:textId="79F23F3E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765" w:author="ahmad sahrul" w:date="2026-04-27T19:47:00Z">
            <w:rPr/>
          </w:rPrChange>
        </w:rPr>
        <w:pPrChange w:id="276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366F73A">
        <w:rPr>
          <w:rFonts w:ascii="Times New Roman" w:cs="Times New Roman"/>
          <w:color w:val="000000"/>
          <w:sz w:val="24"/>
          <w:szCs w:val="24"/>
          <w:rPrChange w:id="2767" w:author="ahmad sahrul" w:date="2026-04-27T19:47:00Z">
            <w:rPr/>
          </w:rPrChange>
        </w:rPr>
        <w:t xml:space="preserve">Server VPS: Minimal 1 vCPU, 2 GB RAM, </w:t>
      </w:r>
      <w:ins w:id="2768" w:author="pajar280505@gmail.com" w:date="2026-05-16T09:45:00Z">
        <w:r w:rsidR="00921B7B">
          <w:rPr>
            <w:rFonts w:ascii="Times New Roman" w:cs="Times New Roman"/>
            <w:color w:val="000000"/>
            <w:sz w:val="24"/>
            <w:szCs w:val="24"/>
          </w:rPr>
          <w:t>20</w:t>
        </w:r>
      </w:ins>
      <w:del w:id="2769" w:author="pajar280505@gmail.com" w:date="2026-05-16T09:41:00Z">
        <w:r w:rsidRPr="F366F73A" w:rsidDel="00921B7B">
          <w:rPr>
            <w:rFonts w:ascii="Times New Roman" w:cs="Times New Roman"/>
            <w:color w:val="000000"/>
            <w:sz w:val="24"/>
            <w:szCs w:val="24"/>
            <w:rPrChange w:id="2770" w:author="ahmad sahrul" w:date="2026-04-27T19:47:00Z">
              <w:rPr/>
            </w:rPrChange>
          </w:rPr>
          <w:delText>20</w:delText>
        </w:r>
      </w:del>
      <w:r w:rsidRPr="F366F73A">
        <w:rPr>
          <w:rFonts w:ascii="Times New Roman" w:cs="Times New Roman"/>
          <w:color w:val="000000"/>
          <w:sz w:val="24"/>
          <w:szCs w:val="24"/>
          <w:rPrChange w:id="2771" w:author="ahmad sahrul" w:date="2026-04-27T19:47:00Z">
            <w:rPr/>
          </w:rPrChange>
        </w:rPr>
        <w:t xml:space="preserve"> GB SSD </w:t>
      </w:r>
      <w:r w:rsidRPr="D5C77BEE">
        <w:rPr>
          <w:rFonts w:ascii="Times New Roman" w:cs="Times New Roman"/>
          <w:color w:val="000000"/>
          <w:sz w:val="24"/>
          <w:szCs w:val="24"/>
          <w:rPrChange w:id="2772" w:author="ahmad sahrul" w:date="2026-04-27T19:47:00Z">
            <w:rPr/>
          </w:rPrChange>
        </w:rPr>
        <w:t>untuk</w:t>
      </w:r>
      <w:r w:rsidRPr="65779C8A">
        <w:rPr>
          <w:rFonts w:ascii="Times New Roman" w:cs="Times New Roman"/>
          <w:color w:val="000000"/>
          <w:sz w:val="24"/>
          <w:szCs w:val="24"/>
          <w:rPrChange w:id="2773" w:author="ahmad sahrul" w:date="2026-04-27T19:47:00Z">
            <w:rPr/>
          </w:rPrChange>
        </w:rPr>
        <w:t xml:space="preserve"> </w:t>
      </w:r>
      <w:r w:rsidRPr="F83AB3D1">
        <w:rPr>
          <w:rFonts w:ascii="Times New Roman" w:cs="Times New Roman"/>
          <w:color w:val="000000"/>
          <w:sz w:val="24"/>
          <w:szCs w:val="24"/>
          <w:rPrChange w:id="2774" w:author="ahmad sahrul" w:date="2026-04-27T19:47:00Z">
            <w:rPr/>
          </w:rPrChange>
        </w:rPr>
        <w:t>menjalankan</w:t>
      </w:r>
      <w:r w:rsidRPr="70A4DD45">
        <w:rPr>
          <w:rFonts w:ascii="Times New Roman" w:cs="Times New Roman"/>
          <w:color w:val="000000"/>
          <w:sz w:val="24"/>
          <w:szCs w:val="24"/>
          <w:rPrChange w:id="2775" w:author="ahmad sahrul" w:date="2026-04-27T19:47:00Z">
            <w:rPr/>
          </w:rPrChange>
        </w:rPr>
        <w:t xml:space="preserve"> container Docker.</w:t>
      </w:r>
    </w:p>
    <w:p w14:paraId="43C46D2D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776" w:author="ahmad sahrul" w:date="2026-04-27T19:41:00Z">
            <w:rPr/>
          </w:rPrChange>
        </w:rPr>
        <w:pPrChange w:id="2777" w:author="6781" w:date="2026-04-27T23:07:00Z">
          <w:pPr>
            <w:pStyle w:val="Heading2"/>
          </w:pPr>
        </w:pPrChange>
      </w:pPr>
      <w:bookmarkStart w:id="2778" w:name="_Toc228212137"/>
      <w:r w:rsidRPr="2EC6D2B4">
        <w:rPr>
          <w:rFonts w:ascii="Times New Roman" w:cs="Times New Roman"/>
          <w:color w:val="000000"/>
          <w:rPrChange w:id="2779" w:author="ahmad sahrul" w:date="2026-04-27T19:41:00Z">
            <w:rPr/>
          </w:rPrChange>
        </w:rPr>
        <w:t>3.3 Software Interfaces</w:t>
      </w:r>
      <w:bookmarkEnd w:id="2778"/>
    </w:p>
    <w:p w14:paraId="619D234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780" w:author="ahmad sahrul" w:date="2026-04-27T19:47:00Z">
            <w:rPr/>
          </w:rPrChange>
        </w:rPr>
        <w:pPrChange w:id="278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E23D2EE">
        <w:rPr>
          <w:rFonts w:ascii="Times New Roman" w:cs="Times New Roman"/>
          <w:color w:val="000000"/>
          <w:sz w:val="24"/>
          <w:szCs w:val="24"/>
          <w:rPrChange w:id="2782" w:author="ahmad sahrul" w:date="2026-04-27T19:47:00Z">
            <w:rPr/>
          </w:rPrChange>
        </w:rPr>
        <w:t xml:space="preserve">MySQL 8.0: Database </w:t>
      </w:r>
      <w:r w:rsidRPr="9F8B68BA">
        <w:rPr>
          <w:rFonts w:ascii="Times New Roman" w:cs="Times New Roman"/>
          <w:color w:val="000000"/>
          <w:sz w:val="24"/>
          <w:szCs w:val="24"/>
          <w:rPrChange w:id="2783" w:author="ahmad sahrul" w:date="2026-04-27T19:47:00Z">
            <w:rPr/>
          </w:rPrChange>
        </w:rPr>
        <w:t>relasional</w:t>
      </w:r>
      <w:r w:rsidRPr="EB32BF65">
        <w:rPr>
          <w:rFonts w:ascii="Times New Roman" w:cs="Times New Roman"/>
          <w:color w:val="000000"/>
          <w:sz w:val="24"/>
          <w:szCs w:val="24"/>
          <w:rPrChange w:id="2784" w:author="ahmad sahrul" w:date="2026-04-27T19:47:00Z">
            <w:rPr/>
          </w:rPrChange>
        </w:rPr>
        <w:t xml:space="preserve"> </w:t>
      </w:r>
      <w:r w:rsidRPr="F2A3A334">
        <w:rPr>
          <w:rFonts w:ascii="Times New Roman" w:cs="Times New Roman"/>
          <w:color w:val="000000"/>
          <w:sz w:val="24"/>
          <w:szCs w:val="24"/>
          <w:rPrChange w:id="2785" w:author="ahmad sahrul" w:date="2026-04-27T19:47:00Z">
            <w:rPr/>
          </w:rPrChange>
        </w:rPr>
        <w:t>untuk</w:t>
      </w:r>
      <w:r w:rsidRPr="430E06EE">
        <w:rPr>
          <w:rFonts w:ascii="Times New Roman" w:cs="Times New Roman"/>
          <w:color w:val="000000"/>
          <w:sz w:val="24"/>
          <w:szCs w:val="24"/>
          <w:rPrChange w:id="2786" w:author="ahmad sahrul" w:date="2026-04-27T19:47:00Z">
            <w:rPr/>
          </w:rPrChange>
        </w:rPr>
        <w:t xml:space="preserve"> </w:t>
      </w:r>
      <w:r w:rsidRPr="00ED50DD">
        <w:rPr>
          <w:rFonts w:ascii="Times New Roman" w:cs="Times New Roman"/>
          <w:color w:val="000000"/>
          <w:sz w:val="24"/>
          <w:szCs w:val="24"/>
          <w:rPrChange w:id="2787" w:author="ahmad sahrul" w:date="2026-04-27T19:47:00Z">
            <w:rPr/>
          </w:rPrChange>
        </w:rPr>
        <w:t>menyimpan</w:t>
      </w:r>
      <w:r w:rsidRPr="D4B30772">
        <w:rPr>
          <w:rFonts w:ascii="Times New Roman" w:cs="Times New Roman"/>
          <w:color w:val="000000"/>
          <w:sz w:val="24"/>
          <w:szCs w:val="24"/>
          <w:rPrChange w:id="2788" w:author="ahmad sahrul" w:date="2026-04-27T19:47:00Z">
            <w:rPr/>
          </w:rPrChange>
        </w:rPr>
        <w:t xml:space="preserve"> </w:t>
      </w:r>
      <w:r w:rsidRPr="151EBBBF">
        <w:rPr>
          <w:rFonts w:ascii="Times New Roman" w:cs="Times New Roman"/>
          <w:color w:val="000000"/>
          <w:sz w:val="24"/>
          <w:szCs w:val="24"/>
          <w:rPrChange w:id="2789" w:author="ahmad sahrul" w:date="2026-04-27T19:47:00Z">
            <w:rPr/>
          </w:rPrChange>
        </w:rPr>
        <w:t>seluruh</w:t>
      </w:r>
      <w:r w:rsidRPr="F71FCAE4">
        <w:rPr>
          <w:rFonts w:ascii="Times New Roman" w:cs="Times New Roman"/>
          <w:color w:val="000000"/>
          <w:sz w:val="24"/>
          <w:szCs w:val="24"/>
          <w:rPrChange w:id="2790" w:author="ahmad sahrul" w:date="2026-04-27T19:47:00Z">
            <w:rPr/>
          </w:rPrChange>
        </w:rPr>
        <w:t xml:space="preserve"> data </w:t>
      </w:r>
      <w:r w:rsidRPr="FC8B6763">
        <w:rPr>
          <w:rFonts w:ascii="Times New Roman" w:cs="Times New Roman"/>
          <w:color w:val="000000"/>
          <w:sz w:val="24"/>
          <w:szCs w:val="24"/>
          <w:rPrChange w:id="2791" w:author="ahmad sahrul" w:date="2026-04-27T19:47:00Z">
            <w:rPr/>
          </w:rPrChange>
        </w:rPr>
        <w:t>sistem</w:t>
      </w:r>
      <w:r w:rsidRPr="FCB6D898">
        <w:rPr>
          <w:rFonts w:ascii="Times New Roman" w:cs="Times New Roman"/>
          <w:color w:val="000000"/>
          <w:sz w:val="24"/>
          <w:szCs w:val="24"/>
          <w:rPrChange w:id="2792" w:author="ahmad sahrul" w:date="2026-04-27T19:47:00Z">
            <w:rPr/>
          </w:rPrChange>
        </w:rPr>
        <w:t xml:space="preserve"> (</w:t>
      </w:r>
      <w:r w:rsidRPr="D379B992">
        <w:rPr>
          <w:rFonts w:ascii="Times New Roman" w:cs="Times New Roman"/>
          <w:color w:val="000000"/>
          <w:sz w:val="24"/>
          <w:szCs w:val="24"/>
          <w:rPrChange w:id="2793" w:author="ahmad sahrul" w:date="2026-04-27T19:47:00Z">
            <w:rPr/>
          </w:rPrChange>
        </w:rPr>
        <w:t>produk</w:t>
      </w:r>
      <w:r w:rsidRPr="ED995F36">
        <w:rPr>
          <w:rFonts w:ascii="Times New Roman" w:cs="Times New Roman"/>
          <w:color w:val="000000"/>
          <w:sz w:val="24"/>
          <w:szCs w:val="24"/>
          <w:rPrChange w:id="2794" w:author="ahmad sahrul" w:date="2026-04-27T19:47:00Z">
            <w:rPr/>
          </w:rPrChange>
        </w:rPr>
        <w:t xml:space="preserve">, </w:t>
      </w:r>
      <w:r w:rsidRPr="2E6905AD">
        <w:rPr>
          <w:rFonts w:ascii="Times New Roman" w:cs="Times New Roman"/>
          <w:color w:val="000000"/>
          <w:sz w:val="24"/>
          <w:szCs w:val="24"/>
          <w:rPrChange w:id="2795" w:author="ahmad sahrul" w:date="2026-04-27T19:47:00Z">
            <w:rPr/>
          </w:rPrChange>
        </w:rPr>
        <w:t>transaksi</w:t>
      </w:r>
      <w:r w:rsidRPr="ECE202B9">
        <w:rPr>
          <w:rFonts w:ascii="Times New Roman" w:cs="Times New Roman"/>
          <w:color w:val="000000"/>
          <w:sz w:val="24"/>
          <w:szCs w:val="24"/>
          <w:rPrChange w:id="2796" w:author="ahmad sahrul" w:date="2026-04-27T19:47:00Z">
            <w:rPr/>
          </w:rPrChange>
        </w:rPr>
        <w:t xml:space="preserve">, </w:t>
      </w:r>
      <w:r w:rsidRPr="DEA985DB">
        <w:rPr>
          <w:rFonts w:ascii="Times New Roman" w:cs="Times New Roman"/>
          <w:color w:val="000000"/>
          <w:sz w:val="24"/>
          <w:szCs w:val="24"/>
          <w:rPrChange w:id="2797" w:author="ahmad sahrul" w:date="2026-04-27T19:47:00Z">
            <w:rPr/>
          </w:rPrChange>
        </w:rPr>
        <w:t>stok</w:t>
      </w:r>
      <w:r w:rsidRPr="51CB4C20">
        <w:rPr>
          <w:rFonts w:ascii="Times New Roman" w:cs="Times New Roman"/>
          <w:color w:val="000000"/>
          <w:sz w:val="24"/>
          <w:szCs w:val="24"/>
          <w:rPrChange w:id="2798" w:author="ahmad sahrul" w:date="2026-04-27T19:47:00Z">
            <w:rPr/>
          </w:rPrChange>
        </w:rPr>
        <w:t xml:space="preserve">, </w:t>
      </w:r>
      <w:r w:rsidRPr="92B93289">
        <w:rPr>
          <w:rFonts w:ascii="Times New Roman" w:cs="Times New Roman"/>
          <w:color w:val="000000"/>
          <w:sz w:val="24"/>
          <w:szCs w:val="24"/>
          <w:rPrChange w:id="2799" w:author="ahmad sahrul" w:date="2026-04-27T19:47:00Z">
            <w:rPr/>
          </w:rPrChange>
        </w:rPr>
        <w:t>pengguna</w:t>
      </w:r>
      <w:del w:id="2800" w:author="muhammad aldi oktavian" w:date="2026-05-16T02:32:00Z">
        <w:r w:rsidRPr="D72C54B8" w:rsidDel="009F036B">
          <w:rPr>
            <w:rFonts w:ascii="Times New Roman" w:cs="Times New Roman"/>
            <w:color w:val="000000"/>
            <w:sz w:val="24"/>
            <w:szCs w:val="24"/>
            <w:rPrChange w:id="2801" w:author="ahmad sahrul" w:date="2026-04-27T19:47:00Z">
              <w:rPr/>
            </w:rPrChange>
          </w:rPr>
          <w:delText>, supplier</w:delText>
        </w:r>
      </w:del>
      <w:r w:rsidRPr="D72C54B8">
        <w:rPr>
          <w:rFonts w:ascii="Times New Roman" w:cs="Times New Roman"/>
          <w:color w:val="000000"/>
          <w:sz w:val="24"/>
          <w:szCs w:val="24"/>
          <w:rPrChange w:id="2802" w:author="ahmad sahrul" w:date="2026-04-27T19:47:00Z">
            <w:rPr/>
          </w:rPrChange>
        </w:rPr>
        <w:t>).</w:t>
      </w:r>
    </w:p>
    <w:p w14:paraId="645E282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03" w:author="ahmad sahrul" w:date="2026-04-27T19:47:00Z">
            <w:rPr/>
          </w:rPrChange>
        </w:rPr>
        <w:pPrChange w:id="280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91BC03C5">
        <w:rPr>
          <w:rFonts w:ascii="Times New Roman" w:cs="Times New Roman"/>
          <w:color w:val="000000"/>
          <w:sz w:val="24"/>
          <w:szCs w:val="24"/>
          <w:rPrChange w:id="2805" w:author="ahmad sahrul" w:date="2026-04-27T19:47:00Z">
            <w:rPr/>
          </w:rPrChange>
        </w:rPr>
        <w:t xml:space="preserve">Laravel 11 + PHP 8.2: Framework backend yang </w:t>
      </w:r>
      <w:r w:rsidRPr="D53F2082">
        <w:rPr>
          <w:rFonts w:ascii="Times New Roman" w:cs="Times New Roman"/>
          <w:color w:val="000000"/>
          <w:sz w:val="24"/>
          <w:szCs w:val="24"/>
          <w:rPrChange w:id="2806" w:author="ahmad sahrul" w:date="2026-04-27T19:47:00Z">
            <w:rPr/>
          </w:rPrChange>
        </w:rPr>
        <w:t>menyediakan</w:t>
      </w:r>
      <w:r w:rsidRPr="9DF5FBD5">
        <w:rPr>
          <w:rFonts w:ascii="Times New Roman" w:cs="Times New Roman"/>
          <w:color w:val="000000"/>
          <w:sz w:val="24"/>
          <w:szCs w:val="24"/>
          <w:rPrChange w:id="2807" w:author="ahmad sahrul" w:date="2026-04-27T19:47:00Z">
            <w:rPr/>
          </w:rPrChange>
        </w:rPr>
        <w:t xml:space="preserve"> RESTful API.</w:t>
      </w:r>
    </w:p>
    <w:p w14:paraId="0B37ABE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08" w:author="ahmad sahrul" w:date="2026-04-27T19:47:00Z">
            <w:rPr/>
          </w:rPrChange>
        </w:rPr>
        <w:pPrChange w:id="280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E587B52">
        <w:rPr>
          <w:rFonts w:ascii="Times New Roman" w:cs="Times New Roman"/>
          <w:color w:val="000000"/>
          <w:sz w:val="24"/>
          <w:szCs w:val="24"/>
          <w:rPrChange w:id="2810" w:author="ahmad sahrul" w:date="2026-04-27T19:47:00Z">
            <w:rPr/>
          </w:rPrChange>
        </w:rPr>
        <w:t xml:space="preserve">Laravel Sanctum: Library </w:t>
      </w:r>
      <w:r w:rsidRPr="9D005582">
        <w:rPr>
          <w:rFonts w:ascii="Times New Roman" w:cs="Times New Roman"/>
          <w:color w:val="000000"/>
          <w:sz w:val="24"/>
          <w:szCs w:val="24"/>
          <w:rPrChange w:id="2811" w:author="ahmad sahrul" w:date="2026-04-27T19:47:00Z">
            <w:rPr/>
          </w:rPrChange>
        </w:rPr>
        <w:t>autentikasi</w:t>
      </w:r>
      <w:r w:rsidRPr="D33B71A0">
        <w:rPr>
          <w:rFonts w:ascii="Times New Roman" w:cs="Times New Roman"/>
          <w:color w:val="000000"/>
          <w:sz w:val="24"/>
          <w:szCs w:val="24"/>
          <w:rPrChange w:id="2812" w:author="ahmad sahrul" w:date="2026-04-27T19:47:00Z">
            <w:rPr/>
          </w:rPrChange>
        </w:rPr>
        <w:t xml:space="preserve"> API </w:t>
      </w:r>
      <w:r w:rsidRPr="B662B7D4">
        <w:rPr>
          <w:rFonts w:ascii="Times New Roman" w:cs="Times New Roman"/>
          <w:color w:val="000000"/>
          <w:sz w:val="24"/>
          <w:szCs w:val="24"/>
          <w:rPrChange w:id="2813" w:author="ahmad sahrul" w:date="2026-04-27T19:47:00Z">
            <w:rPr/>
          </w:rPrChange>
        </w:rPr>
        <w:t>berbasis</w:t>
      </w:r>
      <w:r w:rsidRPr="17EBBE30">
        <w:rPr>
          <w:rFonts w:ascii="Times New Roman" w:cs="Times New Roman"/>
          <w:color w:val="000000"/>
          <w:sz w:val="24"/>
          <w:szCs w:val="24"/>
          <w:rPrChange w:id="2814" w:author="ahmad sahrul" w:date="2026-04-27T19:47:00Z">
            <w:rPr/>
          </w:rPrChange>
        </w:rPr>
        <w:t xml:space="preserve"> token.</w:t>
      </w:r>
    </w:p>
    <w:p w14:paraId="71CA6BD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15" w:author="ahmad sahrul" w:date="2026-04-27T19:47:00Z">
            <w:rPr/>
          </w:rPrChange>
        </w:rPr>
        <w:pPrChange w:id="281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A2880FE">
        <w:rPr>
          <w:rFonts w:ascii="Times New Roman" w:cs="Times New Roman"/>
          <w:color w:val="000000"/>
          <w:sz w:val="24"/>
          <w:szCs w:val="24"/>
          <w:rPrChange w:id="2817" w:author="ahmad sahrul" w:date="2026-04-27T19:47:00Z">
            <w:rPr/>
          </w:rPrChange>
        </w:rPr>
        <w:t xml:space="preserve">Nginx: Web server yang </w:t>
      </w:r>
      <w:r w:rsidRPr="B2AB0ABA">
        <w:rPr>
          <w:rFonts w:ascii="Times New Roman" w:cs="Times New Roman"/>
          <w:color w:val="000000"/>
          <w:sz w:val="24"/>
          <w:szCs w:val="24"/>
          <w:rPrChange w:id="2818" w:author="ahmad sahrul" w:date="2026-04-27T19:47:00Z">
            <w:rPr/>
          </w:rPrChange>
        </w:rPr>
        <w:t>menjadi</w:t>
      </w:r>
      <w:r w:rsidRPr="D3A0A1E9">
        <w:rPr>
          <w:rFonts w:ascii="Times New Roman" w:cs="Times New Roman"/>
          <w:color w:val="000000"/>
          <w:sz w:val="24"/>
          <w:szCs w:val="24"/>
          <w:rPrChange w:id="2819" w:author="ahmad sahrul" w:date="2026-04-27T19:47:00Z">
            <w:rPr/>
          </w:rPrChange>
        </w:rPr>
        <w:t xml:space="preserve"> entry point </w:t>
      </w:r>
      <w:r w:rsidRPr="24246C0F">
        <w:rPr>
          <w:rFonts w:ascii="Times New Roman" w:cs="Times New Roman"/>
          <w:color w:val="000000"/>
          <w:sz w:val="24"/>
          <w:szCs w:val="24"/>
          <w:rPrChange w:id="2820" w:author="ahmad sahrul" w:date="2026-04-27T19:47:00Z">
            <w:rPr/>
          </w:rPrChange>
        </w:rPr>
        <w:t>untuk</w:t>
      </w:r>
      <w:r w:rsidRPr="E6F59720">
        <w:rPr>
          <w:rFonts w:ascii="Times New Roman" w:cs="Times New Roman"/>
          <w:color w:val="000000"/>
          <w:sz w:val="24"/>
          <w:szCs w:val="24"/>
          <w:rPrChange w:id="2821" w:author="ahmad sahrul" w:date="2026-04-27T19:47:00Z">
            <w:rPr/>
          </w:rPrChange>
        </w:rPr>
        <w:t xml:space="preserve"> request </w:t>
      </w:r>
      <w:r w:rsidRPr="0E1DD826">
        <w:rPr>
          <w:rFonts w:ascii="Times New Roman" w:cs="Times New Roman"/>
          <w:color w:val="000000"/>
          <w:sz w:val="24"/>
          <w:szCs w:val="24"/>
          <w:rPrChange w:id="2822" w:author="ahmad sahrul" w:date="2026-04-27T19:47:00Z">
            <w:rPr/>
          </w:rPrChange>
        </w:rPr>
        <w:t>ke</w:t>
      </w:r>
      <w:r w:rsidRPr="A5B74C80">
        <w:rPr>
          <w:rFonts w:ascii="Times New Roman" w:cs="Times New Roman"/>
          <w:color w:val="000000"/>
          <w:sz w:val="24"/>
          <w:szCs w:val="24"/>
          <w:rPrChange w:id="2823" w:author="ahmad sahrul" w:date="2026-04-27T19:47:00Z">
            <w:rPr/>
          </w:rPrChange>
        </w:rPr>
        <w:t xml:space="preserve"> container Laravel.</w:t>
      </w:r>
    </w:p>
    <w:p w14:paraId="7D974C4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24" w:author="ahmad sahrul" w:date="2026-04-27T19:47:00Z">
            <w:rPr/>
          </w:rPrChange>
        </w:rPr>
        <w:pPrChange w:id="282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8CA4CC86">
        <w:rPr>
          <w:rFonts w:ascii="Times New Roman" w:cs="Times New Roman"/>
          <w:color w:val="000000"/>
          <w:sz w:val="24"/>
          <w:szCs w:val="24"/>
          <w:rPrChange w:id="2826" w:author="ahmad sahrul" w:date="2026-04-27T19:47:00Z">
            <w:rPr/>
          </w:rPrChange>
        </w:rPr>
        <w:t xml:space="preserve">Docker &amp; Docker Compose: Platform container </w:t>
      </w:r>
      <w:r w:rsidRPr="7ED5716A">
        <w:rPr>
          <w:rFonts w:ascii="Times New Roman" w:cs="Times New Roman"/>
          <w:color w:val="000000"/>
          <w:sz w:val="24"/>
          <w:szCs w:val="24"/>
          <w:rPrChange w:id="2827" w:author="ahmad sahrul" w:date="2026-04-27T19:47:00Z">
            <w:rPr/>
          </w:rPrChange>
        </w:rPr>
        <w:t>untuk</w:t>
      </w:r>
      <w:r w:rsidRPr="C2A162A7">
        <w:rPr>
          <w:rFonts w:ascii="Times New Roman" w:cs="Times New Roman"/>
          <w:color w:val="000000"/>
          <w:sz w:val="24"/>
          <w:szCs w:val="24"/>
          <w:rPrChange w:id="2828" w:author="ahmad sahrul" w:date="2026-04-27T19:47:00Z">
            <w:rPr/>
          </w:rPrChange>
        </w:rPr>
        <w:t xml:space="preserve"> </w:t>
      </w:r>
      <w:r w:rsidRPr="A3621E04">
        <w:rPr>
          <w:rFonts w:ascii="Times New Roman" w:cs="Times New Roman"/>
          <w:color w:val="000000"/>
          <w:sz w:val="24"/>
          <w:szCs w:val="24"/>
          <w:rPrChange w:id="2829" w:author="ahmad sahrul" w:date="2026-04-27T19:47:00Z">
            <w:rPr/>
          </w:rPrChange>
        </w:rPr>
        <w:t>isolasi</w:t>
      </w:r>
      <w:r w:rsidRPr="090B664E">
        <w:rPr>
          <w:rFonts w:ascii="Times New Roman" w:cs="Times New Roman"/>
          <w:color w:val="000000"/>
          <w:sz w:val="24"/>
          <w:szCs w:val="24"/>
          <w:rPrChange w:id="2830" w:author="ahmad sahrul" w:date="2026-04-27T19:47:00Z">
            <w:rPr/>
          </w:rPrChange>
        </w:rPr>
        <w:t xml:space="preserve"> dan </w:t>
      </w:r>
      <w:r w:rsidRPr="CF447A02">
        <w:rPr>
          <w:rFonts w:ascii="Times New Roman" w:cs="Times New Roman"/>
          <w:color w:val="000000"/>
          <w:sz w:val="24"/>
          <w:szCs w:val="24"/>
          <w:rPrChange w:id="2831" w:author="ahmad sahrul" w:date="2026-04-27T19:47:00Z">
            <w:rPr/>
          </w:rPrChange>
        </w:rPr>
        <w:t>orchestrasi</w:t>
      </w:r>
      <w:r w:rsidRPr="94DF61CC">
        <w:rPr>
          <w:rFonts w:ascii="Times New Roman" w:cs="Times New Roman"/>
          <w:color w:val="000000"/>
          <w:sz w:val="24"/>
          <w:szCs w:val="24"/>
          <w:rPrChange w:id="2832" w:author="ahmad sahrul" w:date="2026-04-27T19:47:00Z">
            <w:rPr/>
          </w:rPrChange>
        </w:rPr>
        <w:t xml:space="preserve"> environment backend.</w:t>
      </w:r>
    </w:p>
    <w:p w14:paraId="305521E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33" w:author="ahmad sahrul" w:date="2026-04-27T19:47:00Z">
            <w:rPr/>
          </w:rPrChange>
        </w:rPr>
        <w:pPrChange w:id="283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FA9CE92">
        <w:rPr>
          <w:rFonts w:ascii="Times New Roman" w:cs="Times New Roman"/>
          <w:color w:val="000000"/>
          <w:sz w:val="24"/>
          <w:szCs w:val="24"/>
          <w:rPrChange w:id="2835" w:author="ahmad sahrul" w:date="2026-04-27T19:47:00Z">
            <w:rPr/>
          </w:rPrChange>
        </w:rPr>
        <w:t xml:space="preserve">Flutter SDK: Framework frontend mobile </w:t>
      </w:r>
      <w:r w:rsidRPr="8843AB0A">
        <w:rPr>
          <w:rFonts w:ascii="Times New Roman" w:cs="Times New Roman"/>
          <w:color w:val="000000"/>
          <w:sz w:val="24"/>
          <w:szCs w:val="24"/>
          <w:rPrChange w:id="2836" w:author="ahmad sahrul" w:date="2026-04-27T19:47:00Z">
            <w:rPr/>
          </w:rPrChange>
        </w:rPr>
        <w:t>untuk</w:t>
      </w:r>
      <w:r w:rsidRPr="8CD51E6C">
        <w:rPr>
          <w:rFonts w:ascii="Times New Roman" w:cs="Times New Roman"/>
          <w:color w:val="000000"/>
          <w:sz w:val="24"/>
          <w:szCs w:val="24"/>
          <w:rPrChange w:id="2837" w:author="ahmad sahrul" w:date="2026-04-27T19:47:00Z">
            <w:rPr/>
          </w:rPrChange>
        </w:rPr>
        <w:t xml:space="preserve"> Android dan iOS.</w:t>
      </w:r>
    </w:p>
    <w:p w14:paraId="4D031926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838" w:author="ahmad sahrul" w:date="2026-04-27T19:41:00Z">
            <w:rPr/>
          </w:rPrChange>
        </w:rPr>
        <w:pPrChange w:id="2839" w:author="6781" w:date="2026-04-27T23:07:00Z">
          <w:pPr>
            <w:pStyle w:val="Heading2"/>
          </w:pPr>
        </w:pPrChange>
      </w:pPr>
      <w:bookmarkStart w:id="2840" w:name="_Toc228212138"/>
      <w:r w:rsidRPr="32408E05">
        <w:rPr>
          <w:rFonts w:ascii="Times New Roman" w:cs="Times New Roman"/>
          <w:color w:val="000000"/>
          <w:rPrChange w:id="2841" w:author="ahmad sahrul" w:date="2026-04-27T19:41:00Z">
            <w:rPr/>
          </w:rPrChange>
        </w:rPr>
        <w:t>3.4 Communications Interfaces</w:t>
      </w:r>
      <w:bookmarkEnd w:id="2840"/>
    </w:p>
    <w:p w14:paraId="0AE8AC6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42" w:author="ahmad sahrul" w:date="2026-04-27T19:48:00Z">
            <w:rPr/>
          </w:rPrChange>
        </w:rPr>
        <w:pPrChange w:id="284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0E230FF">
        <w:rPr>
          <w:rFonts w:ascii="Times New Roman" w:cs="Times New Roman"/>
          <w:color w:val="000000"/>
          <w:sz w:val="24"/>
          <w:szCs w:val="24"/>
          <w:rPrChange w:id="2844" w:author="ahmad sahrul" w:date="2026-04-27T19:48:00Z">
            <w:rPr/>
          </w:rPrChange>
        </w:rPr>
        <w:t>Protokol</w:t>
      </w:r>
      <w:r w:rsidRPr="D1CA8CE0">
        <w:rPr>
          <w:rFonts w:ascii="Times New Roman" w:cs="Times New Roman"/>
          <w:color w:val="000000"/>
          <w:sz w:val="24"/>
          <w:szCs w:val="24"/>
          <w:rPrChange w:id="2845" w:author="ahmad sahrul" w:date="2026-04-27T19:48:00Z">
            <w:rPr/>
          </w:rPrChange>
        </w:rPr>
        <w:t xml:space="preserve"> </w:t>
      </w:r>
      <w:r w:rsidRPr="98FA62BC">
        <w:rPr>
          <w:rFonts w:ascii="Times New Roman" w:cs="Times New Roman"/>
          <w:color w:val="000000"/>
          <w:sz w:val="24"/>
          <w:szCs w:val="24"/>
          <w:rPrChange w:id="2846" w:author="ahmad sahrul" w:date="2026-04-27T19:48:00Z">
            <w:rPr/>
          </w:rPrChange>
        </w:rPr>
        <w:t>komunikasi</w:t>
      </w:r>
      <w:r w:rsidRPr="2E305E5A">
        <w:rPr>
          <w:rFonts w:ascii="Times New Roman" w:cs="Times New Roman"/>
          <w:color w:val="000000"/>
          <w:sz w:val="24"/>
          <w:szCs w:val="24"/>
          <w:rPrChange w:id="2847" w:author="ahmad sahrul" w:date="2026-04-27T19:48:00Z">
            <w:rPr/>
          </w:rPrChange>
        </w:rPr>
        <w:t xml:space="preserve"> </w:t>
      </w:r>
      <w:r w:rsidRPr="EEE0436C">
        <w:rPr>
          <w:rFonts w:ascii="Times New Roman" w:cs="Times New Roman"/>
          <w:color w:val="000000"/>
          <w:sz w:val="24"/>
          <w:szCs w:val="24"/>
          <w:rPrChange w:id="2848" w:author="ahmad sahrul" w:date="2026-04-27T19:48:00Z">
            <w:rPr/>
          </w:rPrChange>
        </w:rPr>
        <w:t>antara</w:t>
      </w:r>
      <w:r w:rsidRPr="FC1DCF73">
        <w:rPr>
          <w:rFonts w:ascii="Times New Roman" w:cs="Times New Roman"/>
          <w:color w:val="000000"/>
          <w:sz w:val="24"/>
          <w:szCs w:val="24"/>
          <w:rPrChange w:id="2849" w:author="ahmad sahrul" w:date="2026-04-27T19:48:00Z">
            <w:rPr/>
          </w:rPrChange>
        </w:rPr>
        <w:t xml:space="preserve"> mobile app dan backend </w:t>
      </w:r>
      <w:r w:rsidRPr="B31AB907">
        <w:rPr>
          <w:rFonts w:ascii="Times New Roman" w:cs="Times New Roman"/>
          <w:color w:val="000000"/>
          <w:sz w:val="24"/>
          <w:szCs w:val="24"/>
          <w:rPrChange w:id="2850" w:author="ahmad sahrul" w:date="2026-04-27T19:48:00Z">
            <w:rPr/>
          </w:rPrChange>
        </w:rPr>
        <w:t>menggunakan</w:t>
      </w:r>
      <w:r w:rsidRPr="32CA87CF">
        <w:rPr>
          <w:rFonts w:ascii="Times New Roman" w:cs="Times New Roman"/>
          <w:color w:val="000000"/>
          <w:sz w:val="24"/>
          <w:szCs w:val="24"/>
          <w:rPrChange w:id="2851" w:author="ahmad sahrul" w:date="2026-04-27T19:48:00Z">
            <w:rPr/>
          </w:rPrChange>
        </w:rPr>
        <w:t xml:space="preserve"> HTTPS (HTTP/1.1 dan HTTP/2) pada port 443.</w:t>
      </w:r>
    </w:p>
    <w:p w14:paraId="1B2AF75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52" w:author="ahmad sahrul" w:date="2026-04-27T19:48:00Z">
            <w:rPr/>
          </w:rPrChange>
        </w:rPr>
        <w:pPrChange w:id="285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6DE607A4">
        <w:rPr>
          <w:rFonts w:ascii="Times New Roman" w:cs="Times New Roman"/>
          <w:color w:val="000000"/>
          <w:sz w:val="24"/>
          <w:szCs w:val="24"/>
          <w:rPrChange w:id="2854" w:author="ahmad sahrul" w:date="2026-04-27T19:48:00Z">
            <w:rPr/>
          </w:rPrChange>
        </w:rPr>
        <w:t xml:space="preserve">Format data </w:t>
      </w:r>
      <w:r w:rsidRPr="49258665">
        <w:rPr>
          <w:rFonts w:ascii="Times New Roman" w:cs="Times New Roman"/>
          <w:color w:val="000000"/>
          <w:sz w:val="24"/>
          <w:szCs w:val="24"/>
          <w:rPrChange w:id="2855" w:author="ahmad sahrul" w:date="2026-04-27T19:48:00Z">
            <w:rPr/>
          </w:rPrChange>
        </w:rPr>
        <w:t>pertukaran</w:t>
      </w:r>
      <w:r w:rsidRPr="46D88C49">
        <w:rPr>
          <w:rFonts w:ascii="Times New Roman" w:cs="Times New Roman"/>
          <w:color w:val="000000"/>
          <w:sz w:val="24"/>
          <w:szCs w:val="24"/>
          <w:rPrChange w:id="2856" w:author="ahmad sahrul" w:date="2026-04-27T19:48:00Z">
            <w:rPr/>
          </w:rPrChange>
        </w:rPr>
        <w:t xml:space="preserve"> </w:t>
      </w:r>
      <w:r w:rsidRPr="FBEC3BEA">
        <w:rPr>
          <w:rFonts w:ascii="Times New Roman" w:cs="Times New Roman"/>
          <w:color w:val="000000"/>
          <w:sz w:val="24"/>
          <w:szCs w:val="24"/>
          <w:rPrChange w:id="2857" w:author="ahmad sahrul" w:date="2026-04-27T19:48:00Z">
            <w:rPr/>
          </w:rPrChange>
        </w:rPr>
        <w:t>menggunakan</w:t>
      </w:r>
      <w:r w:rsidRPr="3AA38484">
        <w:rPr>
          <w:rFonts w:ascii="Times New Roman" w:cs="Times New Roman"/>
          <w:color w:val="000000"/>
          <w:sz w:val="24"/>
          <w:szCs w:val="24"/>
          <w:rPrChange w:id="2858" w:author="ahmad sahrul" w:date="2026-04-27T19:48:00Z">
            <w:rPr/>
          </w:rPrChange>
        </w:rPr>
        <w:t xml:space="preserve"> JSON (Content-Type: application/</w:t>
      </w:r>
      <w:r w:rsidRPr="22059B55">
        <w:rPr>
          <w:rFonts w:ascii="Times New Roman" w:cs="Times New Roman"/>
          <w:color w:val="000000"/>
          <w:sz w:val="24"/>
          <w:szCs w:val="24"/>
          <w:rPrChange w:id="2859" w:author="ahmad sahrul" w:date="2026-04-27T19:48:00Z">
            <w:rPr/>
          </w:rPrChange>
        </w:rPr>
        <w:t>json</w:t>
      </w:r>
      <w:r w:rsidRPr="1DCDD1C4">
        <w:rPr>
          <w:rFonts w:ascii="Times New Roman" w:cs="Times New Roman"/>
          <w:color w:val="000000"/>
          <w:sz w:val="24"/>
          <w:szCs w:val="24"/>
          <w:rPrChange w:id="2860" w:author="ahmad sahrul" w:date="2026-04-27T19:48:00Z">
            <w:rPr/>
          </w:rPrChange>
        </w:rPr>
        <w:t>).</w:t>
      </w:r>
    </w:p>
    <w:p w14:paraId="5A5E704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61" w:author="ahmad sahrul" w:date="2026-04-27T19:48:00Z">
            <w:rPr/>
          </w:rPrChange>
        </w:rPr>
        <w:pPrChange w:id="286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9506035">
        <w:rPr>
          <w:rFonts w:ascii="Times New Roman" w:cs="Times New Roman"/>
          <w:color w:val="000000"/>
          <w:sz w:val="24"/>
          <w:szCs w:val="24"/>
          <w:rPrChange w:id="2863" w:author="ahmad sahrul" w:date="2026-04-27T19:48:00Z">
            <w:rPr/>
          </w:rPrChange>
        </w:rPr>
        <w:t>Autentikasi</w:t>
      </w:r>
      <w:r w:rsidRPr="06C06624">
        <w:rPr>
          <w:rFonts w:ascii="Times New Roman" w:cs="Times New Roman"/>
          <w:color w:val="000000"/>
          <w:sz w:val="24"/>
          <w:szCs w:val="24"/>
          <w:rPrChange w:id="2864" w:author="ahmad sahrul" w:date="2026-04-27T19:48:00Z">
            <w:rPr/>
          </w:rPrChange>
        </w:rPr>
        <w:t xml:space="preserve"> request API </w:t>
      </w:r>
      <w:r w:rsidRPr="FE8E2A3D">
        <w:rPr>
          <w:rFonts w:ascii="Times New Roman" w:cs="Times New Roman"/>
          <w:color w:val="000000"/>
          <w:sz w:val="24"/>
          <w:szCs w:val="24"/>
          <w:rPrChange w:id="2865" w:author="ahmad sahrul" w:date="2026-04-27T19:48:00Z">
            <w:rPr/>
          </w:rPrChange>
        </w:rPr>
        <w:t>menggunakan</w:t>
      </w:r>
      <w:r w:rsidRPr="25F718C8">
        <w:rPr>
          <w:rFonts w:ascii="Times New Roman" w:cs="Times New Roman"/>
          <w:color w:val="000000"/>
          <w:sz w:val="24"/>
          <w:szCs w:val="24"/>
          <w:rPrChange w:id="2866" w:author="ahmad sahrul" w:date="2026-04-27T19:48:00Z">
            <w:rPr/>
          </w:rPrChange>
        </w:rPr>
        <w:t xml:space="preserve"> Bearer Token yang </w:t>
      </w:r>
      <w:r w:rsidRPr="94026B45">
        <w:rPr>
          <w:rFonts w:ascii="Times New Roman" w:cs="Times New Roman"/>
          <w:color w:val="000000"/>
          <w:sz w:val="24"/>
          <w:szCs w:val="24"/>
          <w:rPrChange w:id="2867" w:author="ahmad sahrul" w:date="2026-04-27T19:48:00Z">
            <w:rPr/>
          </w:rPrChange>
        </w:rPr>
        <w:t>dikirim</w:t>
      </w:r>
      <w:r w:rsidRPr="1F4C64B0">
        <w:rPr>
          <w:rFonts w:ascii="Times New Roman" w:cs="Times New Roman"/>
          <w:color w:val="000000"/>
          <w:sz w:val="24"/>
          <w:szCs w:val="24"/>
          <w:rPrChange w:id="2868" w:author="ahmad sahrul" w:date="2026-04-27T19:48:00Z">
            <w:rPr/>
          </w:rPrChange>
        </w:rPr>
        <w:t xml:space="preserve"> di header Authorization.</w:t>
      </w:r>
    </w:p>
    <w:p w14:paraId="740576A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69" w:author="ahmad sahrul" w:date="2026-04-27T19:48:00Z">
            <w:rPr/>
          </w:rPrChange>
        </w:rPr>
        <w:pPrChange w:id="287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FEA6508">
        <w:rPr>
          <w:rFonts w:ascii="Times New Roman" w:cs="Times New Roman"/>
          <w:color w:val="000000"/>
          <w:sz w:val="24"/>
          <w:szCs w:val="24"/>
          <w:rPrChange w:id="2871" w:author="ahmad sahrul" w:date="2026-04-27T19:48:00Z">
            <w:rPr/>
          </w:rPrChange>
        </w:rPr>
        <w:t xml:space="preserve">Format </w:t>
      </w:r>
      <w:r w:rsidRPr="BC8D4DFA">
        <w:rPr>
          <w:rFonts w:ascii="Times New Roman" w:cs="Times New Roman"/>
          <w:color w:val="000000"/>
          <w:sz w:val="24"/>
          <w:szCs w:val="24"/>
          <w:rPrChange w:id="2872" w:author="ahmad sahrul" w:date="2026-04-27T19:48:00Z">
            <w:rPr/>
          </w:rPrChange>
        </w:rPr>
        <w:t>respons</w:t>
      </w:r>
      <w:r w:rsidRPr="5EEEBCF3">
        <w:rPr>
          <w:rFonts w:ascii="Times New Roman" w:cs="Times New Roman"/>
          <w:color w:val="000000"/>
          <w:sz w:val="24"/>
          <w:szCs w:val="24"/>
          <w:rPrChange w:id="2873" w:author="ahmad sahrul" w:date="2026-04-27T19:48:00Z">
            <w:rPr/>
          </w:rPrChange>
        </w:rPr>
        <w:t xml:space="preserve"> </w:t>
      </w:r>
      <w:r w:rsidRPr="1F139CE3">
        <w:rPr>
          <w:rFonts w:ascii="Times New Roman" w:cs="Times New Roman"/>
          <w:color w:val="000000"/>
          <w:sz w:val="24"/>
          <w:szCs w:val="24"/>
          <w:rPrChange w:id="2874" w:author="ahmad sahrul" w:date="2026-04-27T19:48:00Z">
            <w:rPr/>
          </w:rPrChange>
        </w:rPr>
        <w:t>standar</w:t>
      </w:r>
      <w:r w:rsidRPr="9D876316">
        <w:rPr>
          <w:rFonts w:ascii="Times New Roman" w:cs="Times New Roman"/>
          <w:color w:val="000000"/>
          <w:sz w:val="24"/>
          <w:szCs w:val="24"/>
          <w:rPrChange w:id="2875" w:author="ahmad sahrul" w:date="2026-04-27T19:48:00Z">
            <w:rPr/>
          </w:rPrChange>
        </w:rPr>
        <w:t xml:space="preserve"> API: </w:t>
      </w:r>
      <w:r w:rsidRPr="E7D52C20">
        <w:rPr>
          <w:rFonts w:ascii="Times New Roman" w:cs="Times New Roman"/>
          <w:color w:val="000000"/>
          <w:sz w:val="24"/>
          <w:szCs w:val="24"/>
          <w:rPrChange w:id="2876" w:author="ahmad sahrul" w:date="2026-04-27T19:48:00Z">
            <w:rPr/>
          </w:rPrChange>
        </w:rPr>
        <w:t>{ "</w:t>
      </w:r>
      <w:r w:rsidRPr="38AC5D0A">
        <w:rPr>
          <w:rFonts w:ascii="Times New Roman" w:cs="Times New Roman"/>
          <w:color w:val="000000"/>
          <w:sz w:val="24"/>
          <w:szCs w:val="24"/>
          <w:rPrChange w:id="2877" w:author="ahmad sahrul" w:date="2026-04-27T19:48:00Z">
            <w:rPr/>
          </w:rPrChange>
        </w:rPr>
        <w:t xml:space="preserve">status": true/false, "message": "...", "data": </w:t>
      </w:r>
      <w:r w:rsidRPr="B1635912">
        <w:rPr>
          <w:rFonts w:ascii="Times New Roman" w:cs="Times New Roman"/>
          <w:color w:val="000000"/>
          <w:sz w:val="24"/>
          <w:szCs w:val="24"/>
          <w:rPrChange w:id="2878" w:author="ahmad sahrul" w:date="2026-04-27T19:48:00Z">
            <w:rPr/>
          </w:rPrChange>
        </w:rPr>
        <w:t>{...} }</w:t>
      </w:r>
      <w:r w:rsidRPr="03F19C30">
        <w:rPr>
          <w:rFonts w:ascii="Times New Roman" w:cs="Times New Roman"/>
          <w:color w:val="000000"/>
          <w:sz w:val="24"/>
          <w:szCs w:val="24"/>
          <w:rPrChange w:id="2879" w:author="ahmad sahrul" w:date="2026-04-27T19:48:00Z">
            <w:rPr/>
          </w:rPrChange>
        </w:rPr>
        <w:t>.</w:t>
      </w:r>
    </w:p>
    <w:p w14:paraId="10A5ED5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2880" w:author="ahmad sahrul" w:date="2026-04-27T19:48:00Z">
            <w:rPr/>
          </w:rPrChange>
        </w:rPr>
        <w:pPrChange w:id="288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17EFC0E">
        <w:rPr>
          <w:rFonts w:ascii="Times New Roman" w:cs="Times New Roman"/>
          <w:color w:val="000000"/>
          <w:sz w:val="24"/>
          <w:szCs w:val="24"/>
          <w:rPrChange w:id="2882" w:author="ahmad sahrul" w:date="2026-04-27T19:48:00Z">
            <w:rPr/>
          </w:rPrChange>
        </w:rPr>
        <w:t xml:space="preserve">Timeout </w:t>
      </w:r>
      <w:r w:rsidRPr="FD91C995">
        <w:rPr>
          <w:rFonts w:ascii="Times New Roman" w:cs="Times New Roman"/>
          <w:color w:val="000000"/>
          <w:sz w:val="24"/>
          <w:szCs w:val="24"/>
          <w:rPrChange w:id="2883" w:author="ahmad sahrul" w:date="2026-04-27T19:48:00Z">
            <w:rPr/>
          </w:rPrChange>
        </w:rPr>
        <w:t>koneksi</w:t>
      </w:r>
      <w:r w:rsidRPr="4F51BE86">
        <w:rPr>
          <w:rFonts w:ascii="Times New Roman" w:cs="Times New Roman"/>
          <w:color w:val="000000"/>
          <w:sz w:val="24"/>
          <w:szCs w:val="24"/>
          <w:rPrChange w:id="2884" w:author="ahmad sahrul" w:date="2026-04-27T19:48:00Z">
            <w:rPr/>
          </w:rPrChange>
        </w:rPr>
        <w:t xml:space="preserve">: 30 </w:t>
      </w:r>
      <w:r w:rsidRPr="7B75FE01">
        <w:rPr>
          <w:rFonts w:ascii="Times New Roman" w:cs="Times New Roman"/>
          <w:color w:val="000000"/>
          <w:sz w:val="24"/>
          <w:szCs w:val="24"/>
          <w:rPrChange w:id="2885" w:author="ahmad sahrul" w:date="2026-04-27T19:48:00Z">
            <w:rPr/>
          </w:rPrChange>
        </w:rPr>
        <w:t>detik</w:t>
      </w:r>
      <w:r w:rsidRPr="99B87F36">
        <w:rPr>
          <w:rFonts w:ascii="Times New Roman" w:cs="Times New Roman"/>
          <w:color w:val="000000"/>
          <w:sz w:val="24"/>
          <w:szCs w:val="24"/>
          <w:rPrChange w:id="2886" w:author="ahmad sahrul" w:date="2026-04-27T19:48:00Z">
            <w:rPr/>
          </w:rPrChange>
        </w:rPr>
        <w:t xml:space="preserve"> </w:t>
      </w:r>
      <w:r w:rsidRPr="B3DCC993">
        <w:rPr>
          <w:rFonts w:ascii="Times New Roman" w:cs="Times New Roman"/>
          <w:color w:val="000000"/>
          <w:sz w:val="24"/>
          <w:szCs w:val="24"/>
          <w:rPrChange w:id="2887" w:author="ahmad sahrul" w:date="2026-04-27T19:48:00Z">
            <w:rPr/>
          </w:rPrChange>
        </w:rPr>
        <w:t>untuk</w:t>
      </w:r>
      <w:r w:rsidRPr="F50B58A3">
        <w:rPr>
          <w:rFonts w:ascii="Times New Roman" w:cs="Times New Roman"/>
          <w:color w:val="000000"/>
          <w:sz w:val="24"/>
          <w:szCs w:val="24"/>
          <w:rPrChange w:id="2888" w:author="ahmad sahrul" w:date="2026-04-27T19:48:00Z">
            <w:rPr/>
          </w:rPrChange>
        </w:rPr>
        <w:t xml:space="preserve"> request normal, 60 </w:t>
      </w:r>
      <w:r w:rsidRPr="9EA7B326">
        <w:rPr>
          <w:rFonts w:ascii="Times New Roman" w:cs="Times New Roman"/>
          <w:color w:val="000000"/>
          <w:sz w:val="24"/>
          <w:szCs w:val="24"/>
          <w:rPrChange w:id="2889" w:author="ahmad sahrul" w:date="2026-04-27T19:48:00Z">
            <w:rPr/>
          </w:rPrChange>
        </w:rPr>
        <w:t>detik</w:t>
      </w:r>
      <w:r w:rsidRPr="2345C621">
        <w:rPr>
          <w:rFonts w:ascii="Times New Roman" w:cs="Times New Roman"/>
          <w:color w:val="000000"/>
          <w:sz w:val="24"/>
          <w:szCs w:val="24"/>
          <w:rPrChange w:id="2890" w:author="ahmad sahrul" w:date="2026-04-27T19:48:00Z">
            <w:rPr/>
          </w:rPrChange>
        </w:rPr>
        <w:t xml:space="preserve"> </w:t>
      </w:r>
      <w:r w:rsidRPr="558E5760">
        <w:rPr>
          <w:rFonts w:ascii="Times New Roman" w:cs="Times New Roman"/>
          <w:color w:val="000000"/>
          <w:sz w:val="24"/>
          <w:szCs w:val="24"/>
          <w:rPrChange w:id="2891" w:author="ahmad sahrul" w:date="2026-04-27T19:48:00Z">
            <w:rPr/>
          </w:rPrChange>
        </w:rPr>
        <w:t>untuk</w:t>
      </w:r>
      <w:r w:rsidRPr="7ED3A19A">
        <w:rPr>
          <w:rFonts w:ascii="Times New Roman" w:cs="Times New Roman"/>
          <w:color w:val="000000"/>
          <w:sz w:val="24"/>
          <w:szCs w:val="24"/>
          <w:rPrChange w:id="2892" w:author="ahmad sahrul" w:date="2026-04-27T19:48:00Z">
            <w:rPr/>
          </w:rPrChange>
        </w:rPr>
        <w:t xml:space="preserve"> request upload.</w:t>
      </w:r>
    </w:p>
    <w:p w14:paraId="488EE212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color w:val="000000"/>
          <w:rPrChange w:id="2893" w:author="ahmad sahrul" w:date="2026-04-27T19:41:00Z">
            <w:rPr/>
          </w:rPrChange>
        </w:rPr>
        <w:pPrChange w:id="2894" w:author="6781" w:date="2026-04-27T23:07:00Z">
          <w:pPr>
            <w:spacing w:before="60" w:after="60"/>
          </w:pPr>
        </w:pPrChange>
      </w:pPr>
    </w:p>
    <w:p w14:paraId="2C83A09C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2895" w:author="ahmad sahrul" w:date="2026-04-27T19:41:00Z">
            <w:rPr/>
          </w:rPrChange>
        </w:rPr>
        <w:pPrChange w:id="2896" w:author="6781" w:date="2026-04-27T23:07:00Z">
          <w:pPr>
            <w:pStyle w:val="Heading2"/>
          </w:pPr>
        </w:pPrChange>
      </w:pPr>
      <w:bookmarkStart w:id="2897" w:name="_Toc228212139"/>
      <w:r w:rsidRPr="FF36EC2A">
        <w:rPr>
          <w:rFonts w:ascii="Times New Roman" w:cs="Times New Roman"/>
          <w:color w:val="000000"/>
          <w:rPrChange w:id="2898" w:author="ahmad sahrul" w:date="2026-04-27T19:41:00Z">
            <w:rPr/>
          </w:rPrChange>
        </w:rPr>
        <w:t>3.5 API Contract (Daftar Endpoint REST API)</w:t>
      </w:r>
      <w:bookmarkEnd w:id="2897"/>
    </w:p>
    <w:p w14:paraId="50B552DE" w14:textId="54A40511" w:rsidR="00BF190D" w:rsidRDefault="00000000">
      <w:pPr>
        <w:spacing w:before="80"/>
        <w:jc w:val="both"/>
        <w:rPr>
          <w:ins w:id="2899" w:author="pajar280505@gmail.com" w:date="2026-05-16T09:45:00Z"/>
          <w:rFonts w:ascii="Times New Roman" w:cs="Times New Roman"/>
          <w:sz w:val="24"/>
          <w:szCs w:val="24"/>
        </w:rPr>
      </w:pPr>
      <w:r w:rsidRPr="0B0DBCB4">
        <w:rPr>
          <w:rFonts w:ascii="Times New Roman" w:cs="Times New Roman"/>
          <w:sz w:val="24"/>
          <w:szCs w:val="24"/>
          <w:rPrChange w:id="2900" w:author="ahmad sahrul" w:date="2026-04-27T19:48:00Z">
            <w:rPr/>
          </w:rPrChange>
        </w:rPr>
        <w:t>Berikut</w:t>
      </w:r>
      <w:r w:rsidRPr="CDC5A01A">
        <w:rPr>
          <w:rFonts w:ascii="Times New Roman" w:cs="Times New Roman"/>
          <w:sz w:val="24"/>
          <w:szCs w:val="24"/>
          <w:rPrChange w:id="2901" w:author="ahmad sahrul" w:date="2026-04-27T19:48:00Z">
            <w:rPr/>
          </w:rPrChange>
        </w:rPr>
        <w:t xml:space="preserve"> </w:t>
      </w:r>
      <w:r w:rsidRPr="CE9E1D6B">
        <w:rPr>
          <w:rFonts w:ascii="Times New Roman" w:cs="Times New Roman"/>
          <w:sz w:val="24"/>
          <w:szCs w:val="24"/>
          <w:rPrChange w:id="2902" w:author="ahmad sahrul" w:date="2026-04-27T19:48:00Z">
            <w:rPr/>
          </w:rPrChange>
        </w:rPr>
        <w:t>adalah</w:t>
      </w:r>
      <w:r w:rsidRPr="B4016ED7">
        <w:rPr>
          <w:rFonts w:ascii="Times New Roman" w:cs="Times New Roman"/>
          <w:sz w:val="24"/>
          <w:szCs w:val="24"/>
          <w:rPrChange w:id="2903" w:author="ahmad sahrul" w:date="2026-04-27T19:48:00Z">
            <w:rPr/>
          </w:rPrChange>
        </w:rPr>
        <w:t xml:space="preserve"> daftar endpoint REST API yang </w:t>
      </w:r>
      <w:r w:rsidRPr="4F99B2A9">
        <w:rPr>
          <w:rFonts w:ascii="Times New Roman" w:cs="Times New Roman"/>
          <w:sz w:val="24"/>
          <w:szCs w:val="24"/>
          <w:rPrChange w:id="2904" w:author="ahmad sahrul" w:date="2026-04-27T19:48:00Z">
            <w:rPr/>
          </w:rPrChange>
        </w:rPr>
        <w:t>akan</w:t>
      </w:r>
      <w:r w:rsidRPr="FE9A5491">
        <w:rPr>
          <w:rFonts w:ascii="Times New Roman" w:cs="Times New Roman"/>
          <w:sz w:val="24"/>
          <w:szCs w:val="24"/>
          <w:rPrChange w:id="2905" w:author="ahmad sahrul" w:date="2026-04-27T19:48:00Z">
            <w:rPr/>
          </w:rPrChange>
        </w:rPr>
        <w:t xml:space="preserve"> </w:t>
      </w:r>
      <w:r w:rsidRPr="EFBC0C82">
        <w:rPr>
          <w:rFonts w:ascii="Times New Roman" w:cs="Times New Roman"/>
          <w:sz w:val="24"/>
          <w:szCs w:val="24"/>
          <w:rPrChange w:id="2906" w:author="ahmad sahrul" w:date="2026-04-27T19:48:00Z">
            <w:rPr/>
          </w:rPrChange>
        </w:rPr>
        <w:t>dikembangkan</w:t>
      </w:r>
      <w:r w:rsidRPr="5687A77B">
        <w:rPr>
          <w:rFonts w:ascii="Times New Roman" w:cs="Times New Roman"/>
          <w:sz w:val="24"/>
          <w:szCs w:val="24"/>
          <w:rPrChange w:id="2907" w:author="ahmad sahrul" w:date="2026-04-27T19:48:00Z">
            <w:rPr/>
          </w:rPrChange>
        </w:rPr>
        <w:t xml:space="preserve">. Base URL: </w:t>
      </w:r>
      <w:ins w:id="2908" w:author="pajar280505@gmail.com" w:date="2026-05-16T09:45:00Z">
        <w:r w:rsidR="00921B7B">
          <w:rPr>
            <w:rFonts w:ascii="Times New Roman" w:cs="Times New Roman"/>
            <w:sz w:val="24"/>
            <w:szCs w:val="24"/>
          </w:rPr>
          <w:fldChar w:fldCharType="begin"/>
        </w:r>
        <w:r w:rsidR="00921B7B">
          <w:rPr>
            <w:rFonts w:ascii="Times New Roman" w:cs="Times New Roman"/>
            <w:sz w:val="24"/>
            <w:szCs w:val="24"/>
          </w:rPr>
          <w:instrText>HYPERLINK "</w:instrText>
        </w:r>
      </w:ins>
      <w:r w:rsidR="00921B7B" w:rsidRPr="5687A77B">
        <w:rPr>
          <w:rFonts w:ascii="Times New Roman" w:cs="Times New Roman"/>
          <w:sz w:val="24"/>
          <w:szCs w:val="24"/>
          <w:rPrChange w:id="2909" w:author="ahmad sahrul" w:date="2026-04-27T19:48:00Z">
            <w:rPr/>
          </w:rPrChange>
        </w:rPr>
        <w:instrText>https://[domain]/api</w:instrText>
      </w:r>
      <w:ins w:id="2910" w:author="pajar280505@gmail.com" w:date="2026-05-16T09:45:00Z">
        <w:r w:rsidR="00921B7B">
          <w:rPr>
            <w:rFonts w:ascii="Times New Roman" w:cs="Times New Roman"/>
            <w:sz w:val="24"/>
            <w:szCs w:val="24"/>
          </w:rPr>
          <w:instrText>"</w:instrText>
        </w:r>
        <w:r w:rsidR="00921B7B">
          <w:rPr>
            <w:rFonts w:ascii="Times New Roman" w:cs="Times New Roman"/>
            <w:sz w:val="24"/>
            <w:szCs w:val="24"/>
          </w:rPr>
          <w:fldChar w:fldCharType="separate"/>
        </w:r>
      </w:ins>
      <w:r w:rsidR="00921B7B" w:rsidRPr="00204C62">
        <w:rPr>
          <w:rStyle w:val="Hyperlink"/>
          <w:rFonts w:ascii="Times New Roman" w:cs="Times New Roman"/>
          <w:sz w:val="24"/>
          <w:szCs w:val="24"/>
          <w:rPrChange w:id="2911" w:author="ahmad sahrul" w:date="2026-04-27T19:48:00Z">
            <w:rPr/>
          </w:rPrChange>
        </w:rPr>
        <w:t>https://[domain]/api</w:t>
      </w:r>
      <w:ins w:id="2912" w:author="pajar280505@gmail.com" w:date="2026-05-16T09:45:00Z">
        <w:r w:rsidR="00921B7B">
          <w:rPr>
            <w:rFonts w:ascii="Times New Roman" w:cs="Times New Roman"/>
            <w:sz w:val="24"/>
            <w:szCs w:val="24"/>
          </w:rPr>
          <w:fldChar w:fldCharType="end"/>
        </w:r>
      </w:ins>
    </w:p>
    <w:p w14:paraId="753BC063" w14:textId="77777777" w:rsidR="00921B7B" w:rsidRDefault="00921B7B">
      <w:pPr>
        <w:spacing w:before="80"/>
        <w:jc w:val="both"/>
        <w:rPr>
          <w:ins w:id="2913" w:author="pajar280505@gmail.com" w:date="2026-05-16T09:46:00Z"/>
          <w:rFonts w:ascii="Times New Roman" w:cs="Times New Roman"/>
          <w:sz w:val="24"/>
          <w:szCs w:val="24"/>
        </w:rPr>
      </w:pPr>
    </w:p>
    <w:p w14:paraId="01224751" w14:textId="77777777" w:rsidR="00921B7B" w:rsidRDefault="00921B7B">
      <w:pPr>
        <w:spacing w:before="80"/>
        <w:jc w:val="both"/>
        <w:rPr>
          <w:ins w:id="2914" w:author="pajar280505@gmail.com" w:date="2026-05-16T09:46:00Z"/>
          <w:rFonts w:ascii="Times New Roman" w:cs="Times New Roman"/>
          <w:sz w:val="24"/>
          <w:szCs w:val="24"/>
        </w:rPr>
      </w:pPr>
    </w:p>
    <w:p w14:paraId="464D55C7" w14:textId="77777777" w:rsidR="00921B7B" w:rsidRDefault="00921B7B">
      <w:pPr>
        <w:spacing w:before="80"/>
        <w:jc w:val="both"/>
        <w:rPr>
          <w:ins w:id="2915" w:author="pajar280505@gmail.com" w:date="2026-05-16T09:46:00Z"/>
          <w:rFonts w:ascii="Times New Roman" w:cs="Times New Roman"/>
          <w:sz w:val="24"/>
          <w:szCs w:val="24"/>
        </w:rPr>
      </w:pPr>
    </w:p>
    <w:p w14:paraId="0288CD6D" w14:textId="77777777" w:rsidR="00921B7B" w:rsidRPr="00BF190D" w:rsidRDefault="00921B7B">
      <w:pPr>
        <w:spacing w:before="80"/>
        <w:jc w:val="both"/>
        <w:rPr>
          <w:rFonts w:ascii="Times New Roman" w:cs="Times New Roman"/>
          <w:sz w:val="24"/>
          <w:szCs w:val="24"/>
          <w:rPrChange w:id="2916" w:author="ahmad sahrul" w:date="2026-04-27T19:48:00Z">
            <w:rPr/>
          </w:rPrChange>
        </w:rPr>
        <w:pPrChange w:id="2917" w:author="6781" w:date="2026-04-27T23:07:00Z">
          <w:pPr>
            <w:spacing w:before="80"/>
          </w:pPr>
        </w:pPrChange>
      </w:pPr>
    </w:p>
    <w:p w14:paraId="5738F274" w14:textId="77777777" w:rsidR="00BF190D" w:rsidRDefault="00BF190D">
      <w:pPr>
        <w:spacing w:before="60" w:after="60"/>
        <w:jc w:val="both"/>
        <w:rPr>
          <w:ins w:id="2918" w:author="pajar280505@gmail.com" w:date="2026-05-16T09:46:00Z"/>
          <w:rFonts w:ascii="Times New Roman" w:cs="Times New Roman"/>
          <w:sz w:val="24"/>
          <w:szCs w:val="24"/>
        </w:rPr>
      </w:pPr>
    </w:p>
    <w:p w14:paraId="746DCB4D" w14:textId="77777777" w:rsidR="00921B7B" w:rsidRPr="00BF190D" w:rsidRDefault="00921B7B">
      <w:pPr>
        <w:spacing w:before="60" w:after="60"/>
        <w:jc w:val="both"/>
        <w:rPr>
          <w:rFonts w:ascii="Times New Roman" w:cs="Times New Roman"/>
          <w:sz w:val="24"/>
          <w:szCs w:val="24"/>
          <w:rPrChange w:id="2919" w:author="ahmad sahrul" w:date="2026-04-27T19:48:00Z">
            <w:rPr/>
          </w:rPrChange>
        </w:rPr>
        <w:pPrChange w:id="2920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3197"/>
        <w:gridCol w:w="4817"/>
      </w:tblGrid>
      <w:tr w:rsidR="00BF190D" w14:paraId="33044BD3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23E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21" w:author="ahmad sahrul" w:date="2026-04-27T19:54:00Z">
                  <w:rPr/>
                </w:rPrChange>
              </w:rPr>
              <w:pPrChange w:id="2922" w:author="6781" w:date="2026-04-27T23:07:00Z">
                <w:pPr/>
              </w:pPrChange>
            </w:pPr>
            <w:r w:rsidRPr="0321BB7F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2923" w:author="ahmad sahrul" w:date="2026-04-27T19:54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Method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637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24" w:author="ahmad sahrul" w:date="2026-04-27T19:54:00Z">
                  <w:rPr/>
                </w:rPrChange>
              </w:rPr>
              <w:pPrChange w:id="2925" w:author="6781" w:date="2026-04-27T23:07:00Z">
                <w:pPr/>
              </w:pPrChange>
            </w:pPr>
            <w:r w:rsidRPr="114493A7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2926" w:author="ahmad sahrul" w:date="2026-04-27T19:54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Endpoint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190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27" w:author="ahmad sahrul" w:date="2026-04-27T19:54:00Z">
                  <w:rPr/>
                </w:rPrChange>
              </w:rPr>
              <w:pPrChange w:id="2928" w:author="6781" w:date="2026-04-27T23:07:00Z">
                <w:pPr/>
              </w:pPrChange>
            </w:pPr>
            <w:r w:rsidRPr="C2D15B3E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2929" w:author="ahmad sahrul" w:date="2026-04-27T19:54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Deskripsi</w:t>
            </w:r>
          </w:p>
        </w:tc>
      </w:tr>
      <w:tr w:rsidR="00BF190D" w14:paraId="440020FF" w14:textId="77777777"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DBF4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30" w:author="ahmad sahrul" w:date="2026-04-27T19:54:00Z">
                  <w:rPr/>
                </w:rPrChange>
              </w:rPr>
              <w:pPrChange w:id="2931" w:author="6781" w:date="2026-04-27T23:07:00Z">
                <w:pPr/>
              </w:pPrChange>
            </w:pPr>
            <w:r w:rsidRPr="20B7A2EA">
              <w:rPr>
                <w:rFonts w:ascii="Times New Roman" w:cs="Times New Roman"/>
                <w:b/>
                <w:bCs/>
                <w:sz w:val="20"/>
                <w:szCs w:val="20"/>
                <w:rPrChange w:id="2932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lastRenderedPageBreak/>
              <w:t>Authentication</w:t>
            </w:r>
          </w:p>
        </w:tc>
      </w:tr>
      <w:tr w:rsidR="00BF190D" w14:paraId="6A8E8AFF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A96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33" w:author="ahmad sahrul" w:date="2026-04-27T19:54:00Z">
                  <w:rPr/>
                </w:rPrChange>
              </w:rPr>
              <w:pPrChange w:id="2934" w:author="6781" w:date="2026-04-27T23:07:00Z">
                <w:pPr/>
              </w:pPrChange>
            </w:pPr>
            <w:r w:rsidRPr="F104E6B6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2935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POST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D625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36" w:author="ahmad sahrul" w:date="2026-04-27T19:54:00Z">
                  <w:rPr/>
                </w:rPrChange>
              </w:rPr>
              <w:pPrChange w:id="2937" w:author="6781" w:date="2026-04-27T23:07:00Z">
                <w:pPr/>
              </w:pPrChange>
            </w:pPr>
            <w:r w:rsidRPr="34059CB5">
              <w:rPr>
                <w:rFonts w:ascii="Times New Roman" w:eastAsia="Courier New" w:hAnsi="Times New Roman" w:cs="Times New Roman"/>
                <w:sz w:val="20"/>
                <w:szCs w:val="18"/>
                <w:rPrChange w:id="293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53AADC4D">
              <w:rPr>
                <w:rFonts w:ascii="Times New Roman" w:eastAsia="Courier New" w:hAnsi="Times New Roman" w:cs="Times New Roman"/>
                <w:sz w:val="20"/>
                <w:szCs w:val="18"/>
                <w:rPrChange w:id="293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A5729F92">
              <w:rPr>
                <w:rFonts w:ascii="Times New Roman" w:eastAsia="Courier New" w:hAnsi="Times New Roman" w:cs="Times New Roman"/>
                <w:sz w:val="20"/>
                <w:szCs w:val="18"/>
                <w:rPrChange w:id="294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/auth/register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4CF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41" w:author="ahmad sahrul" w:date="2026-04-27T19:54:00Z">
                  <w:rPr/>
                </w:rPrChange>
              </w:rPr>
              <w:pPrChange w:id="2942" w:author="6781" w:date="2026-04-27T23:07:00Z">
                <w:pPr/>
              </w:pPrChange>
            </w:pPr>
            <w:r w:rsidRPr="7F278F5C">
              <w:rPr>
                <w:rFonts w:ascii="Times New Roman" w:cs="Times New Roman"/>
                <w:sz w:val="20"/>
                <w:szCs w:val="18"/>
                <w:rPrChange w:id="2943" w:author="ahmad sahrul" w:date="2026-04-27T19:54:00Z">
                  <w:rPr>
                    <w:sz w:val="18"/>
                    <w:szCs w:val="18"/>
                  </w:rPr>
                </w:rPrChange>
              </w:rPr>
              <w:t>Registrasi</w:t>
            </w:r>
            <w:r w:rsidRPr="93EB36FA">
              <w:rPr>
                <w:rFonts w:ascii="Times New Roman" w:cs="Times New Roman"/>
                <w:sz w:val="20"/>
                <w:szCs w:val="18"/>
                <w:rPrChange w:id="2944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0E844001">
              <w:rPr>
                <w:rFonts w:ascii="Times New Roman" w:cs="Times New Roman"/>
                <w:sz w:val="20"/>
                <w:szCs w:val="18"/>
                <w:rPrChange w:id="2945" w:author="ahmad sahrul" w:date="2026-04-27T19:54:00Z">
                  <w:rPr>
                    <w:sz w:val="18"/>
                    <w:szCs w:val="18"/>
                  </w:rPr>
                </w:rPrChange>
              </w:rPr>
              <w:t>pengguna</w:t>
            </w:r>
            <w:r w:rsidRPr="C9563950">
              <w:rPr>
                <w:rFonts w:ascii="Times New Roman" w:cs="Times New Roman"/>
                <w:sz w:val="20"/>
                <w:szCs w:val="18"/>
                <w:rPrChange w:id="2946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6B602C5C">
              <w:rPr>
                <w:rFonts w:ascii="Times New Roman" w:cs="Times New Roman"/>
                <w:sz w:val="20"/>
                <w:szCs w:val="18"/>
                <w:rPrChange w:id="2947" w:author="ahmad sahrul" w:date="2026-04-27T19:54:00Z">
                  <w:rPr>
                    <w:sz w:val="18"/>
                    <w:szCs w:val="18"/>
                  </w:rPr>
                </w:rPrChange>
              </w:rPr>
              <w:t>baru</w:t>
            </w:r>
          </w:p>
        </w:tc>
      </w:tr>
      <w:tr w:rsidR="00BF190D" w14:paraId="142C85F6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437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48" w:author="ahmad sahrul" w:date="2026-04-27T19:54:00Z">
                  <w:rPr/>
                </w:rPrChange>
              </w:rPr>
              <w:pPrChange w:id="2949" w:author="6781" w:date="2026-04-27T23:07:00Z">
                <w:pPr/>
              </w:pPrChange>
            </w:pPr>
            <w:r w:rsidRPr="DDEEF5CA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2950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POST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C6A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51" w:author="ahmad sahrul" w:date="2026-04-27T19:54:00Z">
                  <w:rPr/>
                </w:rPrChange>
              </w:rPr>
              <w:pPrChange w:id="2952" w:author="6781" w:date="2026-04-27T23:07:00Z">
                <w:pPr/>
              </w:pPrChange>
            </w:pPr>
            <w:r w:rsidRPr="48E08B8F">
              <w:rPr>
                <w:rFonts w:ascii="Times New Roman" w:eastAsia="Courier New" w:hAnsi="Times New Roman" w:cs="Times New Roman"/>
                <w:sz w:val="20"/>
                <w:szCs w:val="18"/>
                <w:rPrChange w:id="2953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88AA4ACD">
              <w:rPr>
                <w:rFonts w:ascii="Times New Roman" w:eastAsia="Courier New" w:hAnsi="Times New Roman" w:cs="Times New Roman"/>
                <w:sz w:val="20"/>
                <w:szCs w:val="18"/>
                <w:rPrChange w:id="2954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58677AA2">
              <w:rPr>
                <w:rFonts w:ascii="Times New Roman" w:eastAsia="Courier New" w:hAnsi="Times New Roman" w:cs="Times New Roman"/>
                <w:sz w:val="20"/>
                <w:szCs w:val="18"/>
                <w:rPrChange w:id="295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/auth/login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25E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56" w:author="ahmad sahrul" w:date="2026-04-27T19:54:00Z">
                  <w:rPr/>
                </w:rPrChange>
              </w:rPr>
              <w:pPrChange w:id="2957" w:author="6781" w:date="2026-04-27T23:07:00Z">
                <w:pPr/>
              </w:pPrChange>
            </w:pPr>
            <w:r w:rsidRPr="F8196D9A">
              <w:rPr>
                <w:rFonts w:ascii="Times New Roman" w:cs="Times New Roman"/>
                <w:sz w:val="20"/>
                <w:szCs w:val="18"/>
                <w:rPrChange w:id="2958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Login dan </w:t>
            </w:r>
            <w:r w:rsidRPr="EBF3C33D">
              <w:rPr>
                <w:rFonts w:ascii="Times New Roman" w:cs="Times New Roman"/>
                <w:sz w:val="20"/>
                <w:szCs w:val="18"/>
                <w:rPrChange w:id="2959" w:author="ahmad sahrul" w:date="2026-04-27T19:54:00Z">
                  <w:rPr>
                    <w:sz w:val="18"/>
                    <w:szCs w:val="18"/>
                  </w:rPr>
                </w:rPrChange>
              </w:rPr>
              <w:t>mendapatkan</w:t>
            </w:r>
            <w:r w:rsidRPr="700EDDC1">
              <w:rPr>
                <w:rFonts w:ascii="Times New Roman" w:cs="Times New Roman"/>
                <w:sz w:val="20"/>
                <w:szCs w:val="18"/>
                <w:rPrChange w:id="2960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token JWT</w:t>
            </w:r>
          </w:p>
        </w:tc>
      </w:tr>
      <w:tr w:rsidR="00BF190D" w14:paraId="3E38673C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DCD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61" w:author="ahmad sahrul" w:date="2026-04-27T19:54:00Z">
                  <w:rPr/>
                </w:rPrChange>
              </w:rPr>
              <w:pPrChange w:id="2962" w:author="6781" w:date="2026-04-27T23:07:00Z">
                <w:pPr/>
              </w:pPrChange>
            </w:pPr>
            <w:r w:rsidRPr="A7B9B1A9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2963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POST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55C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64" w:author="ahmad sahrul" w:date="2026-04-27T19:54:00Z">
                  <w:rPr/>
                </w:rPrChange>
              </w:rPr>
              <w:pPrChange w:id="2965" w:author="6781" w:date="2026-04-27T23:07:00Z">
                <w:pPr/>
              </w:pPrChange>
            </w:pPr>
            <w:r w:rsidRPr="55E9D2B2">
              <w:rPr>
                <w:rFonts w:ascii="Times New Roman" w:eastAsia="Courier New" w:hAnsi="Times New Roman" w:cs="Times New Roman"/>
                <w:sz w:val="20"/>
                <w:szCs w:val="18"/>
                <w:rPrChange w:id="296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1698A3DE">
              <w:rPr>
                <w:rFonts w:ascii="Times New Roman" w:eastAsia="Courier New" w:hAnsi="Times New Roman" w:cs="Times New Roman"/>
                <w:sz w:val="20"/>
                <w:szCs w:val="18"/>
                <w:rPrChange w:id="296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C731F25E">
              <w:rPr>
                <w:rFonts w:ascii="Times New Roman" w:eastAsia="Courier New" w:hAnsi="Times New Roman" w:cs="Times New Roman"/>
                <w:sz w:val="20"/>
                <w:szCs w:val="18"/>
                <w:rPrChange w:id="296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/auth/logout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A0C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69" w:author="ahmad sahrul" w:date="2026-04-27T19:54:00Z">
                  <w:rPr/>
                </w:rPrChange>
              </w:rPr>
              <w:pPrChange w:id="2970" w:author="6781" w:date="2026-04-27T23:07:00Z">
                <w:pPr/>
              </w:pPrChange>
            </w:pPr>
            <w:r w:rsidRPr="817D996A">
              <w:rPr>
                <w:rFonts w:ascii="Times New Roman" w:cs="Times New Roman"/>
                <w:sz w:val="20"/>
                <w:szCs w:val="18"/>
                <w:rPrChange w:id="2971" w:author="ahmad sahrul" w:date="2026-04-27T19:54:00Z">
                  <w:rPr>
                    <w:sz w:val="18"/>
                    <w:szCs w:val="18"/>
                  </w:rPr>
                </w:rPrChange>
              </w:rPr>
              <w:t>Logout dan revoke token</w:t>
            </w:r>
          </w:p>
        </w:tc>
      </w:tr>
      <w:tr w:rsidR="00BF190D" w14:paraId="71A08548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3A5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72" w:author="ahmad sahrul" w:date="2026-04-27T19:54:00Z">
                  <w:rPr/>
                </w:rPrChange>
              </w:rPr>
              <w:pPrChange w:id="2973" w:author="6781" w:date="2026-04-27T23:07:00Z">
                <w:pPr/>
              </w:pPrChange>
            </w:pPr>
            <w:r w:rsidRPr="5EA07E06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2974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35A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75" w:author="ahmad sahrul" w:date="2026-04-27T19:54:00Z">
                  <w:rPr/>
                </w:rPrChange>
              </w:rPr>
              <w:pPrChange w:id="2976" w:author="6781" w:date="2026-04-27T23:07:00Z">
                <w:pPr/>
              </w:pPrChange>
            </w:pPr>
            <w:r w:rsidRPr="9BCAD39C">
              <w:rPr>
                <w:rFonts w:ascii="Times New Roman" w:eastAsia="Courier New" w:hAnsi="Times New Roman" w:cs="Times New Roman"/>
                <w:sz w:val="20"/>
                <w:szCs w:val="18"/>
                <w:rPrChange w:id="297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28208F0B">
              <w:rPr>
                <w:rFonts w:ascii="Times New Roman" w:eastAsia="Courier New" w:hAnsi="Times New Roman" w:cs="Times New Roman"/>
                <w:sz w:val="20"/>
                <w:szCs w:val="18"/>
                <w:rPrChange w:id="297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4B881E0D">
              <w:rPr>
                <w:rFonts w:ascii="Times New Roman" w:eastAsia="Courier New" w:hAnsi="Times New Roman" w:cs="Times New Roman"/>
                <w:sz w:val="20"/>
                <w:szCs w:val="18"/>
                <w:rPrChange w:id="297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/auth/me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332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80" w:author="ahmad sahrul" w:date="2026-04-27T19:54:00Z">
                  <w:rPr/>
                </w:rPrChange>
              </w:rPr>
              <w:pPrChange w:id="2981" w:author="6781" w:date="2026-04-27T23:07:00Z">
                <w:pPr/>
              </w:pPrChange>
            </w:pPr>
            <w:r w:rsidRPr="E58FDB4B">
              <w:rPr>
                <w:rFonts w:ascii="Times New Roman" w:cs="Times New Roman"/>
                <w:sz w:val="20"/>
                <w:szCs w:val="18"/>
                <w:rPrChange w:id="2982" w:author="ahmad sahrul" w:date="2026-04-27T19:54:00Z">
                  <w:rPr>
                    <w:sz w:val="18"/>
                    <w:szCs w:val="18"/>
                  </w:rPr>
                </w:rPrChange>
              </w:rPr>
              <w:t>Mendapatkan</w:t>
            </w:r>
            <w:r w:rsidRPr="12B6211C">
              <w:rPr>
                <w:rFonts w:ascii="Times New Roman" w:cs="Times New Roman"/>
                <w:sz w:val="20"/>
                <w:szCs w:val="18"/>
                <w:rPrChange w:id="2983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50E761B3">
              <w:rPr>
                <w:rFonts w:ascii="Times New Roman" w:cs="Times New Roman"/>
                <w:sz w:val="20"/>
                <w:szCs w:val="18"/>
                <w:rPrChange w:id="2984" w:author="ahmad sahrul" w:date="2026-04-27T19:54:00Z">
                  <w:rPr>
                    <w:sz w:val="18"/>
                    <w:szCs w:val="18"/>
                  </w:rPr>
                </w:rPrChange>
              </w:rPr>
              <w:t>profil</w:t>
            </w:r>
            <w:r w:rsidRPr="7D7A951A">
              <w:rPr>
                <w:rFonts w:ascii="Times New Roman" w:cs="Times New Roman"/>
                <w:sz w:val="20"/>
                <w:szCs w:val="18"/>
                <w:rPrChange w:id="298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4D416EA0">
              <w:rPr>
                <w:rFonts w:ascii="Times New Roman" w:cs="Times New Roman"/>
                <w:sz w:val="20"/>
                <w:szCs w:val="18"/>
                <w:rPrChange w:id="2986" w:author="ahmad sahrul" w:date="2026-04-27T19:54:00Z">
                  <w:rPr>
                    <w:sz w:val="18"/>
                    <w:szCs w:val="18"/>
                  </w:rPr>
                </w:rPrChange>
              </w:rPr>
              <w:t>pengguna</w:t>
            </w:r>
            <w:r w:rsidRPr="B265DA2E">
              <w:rPr>
                <w:rFonts w:ascii="Times New Roman" w:cs="Times New Roman"/>
                <w:sz w:val="20"/>
                <w:szCs w:val="18"/>
                <w:rPrChange w:id="2987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506D6000">
              <w:rPr>
                <w:rFonts w:ascii="Times New Roman" w:cs="Times New Roman"/>
                <w:sz w:val="20"/>
                <w:szCs w:val="18"/>
                <w:rPrChange w:id="2988" w:author="ahmad sahrul" w:date="2026-04-27T19:54:00Z">
                  <w:rPr>
                    <w:sz w:val="18"/>
                    <w:szCs w:val="18"/>
                  </w:rPr>
                </w:rPrChange>
              </w:rPr>
              <w:t>aktif</w:t>
            </w:r>
          </w:p>
        </w:tc>
      </w:tr>
      <w:tr w:rsidR="00BF190D" w14:paraId="6D36DE23" w14:textId="77777777"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0FB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89" w:author="ahmad sahrul" w:date="2026-04-27T19:54:00Z">
                  <w:rPr/>
                </w:rPrChange>
              </w:rPr>
              <w:pPrChange w:id="2990" w:author="6781" w:date="2026-04-27T23:07:00Z">
                <w:pPr/>
              </w:pPrChange>
            </w:pPr>
            <w:r w:rsidRPr="40C1C4FD">
              <w:rPr>
                <w:rFonts w:ascii="Times New Roman" w:cs="Times New Roman"/>
                <w:b/>
                <w:bCs/>
                <w:sz w:val="20"/>
                <w:szCs w:val="20"/>
                <w:rPrChange w:id="2991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>Manajemen</w:t>
            </w:r>
            <w:r w:rsidRPr="8E05DCFC">
              <w:rPr>
                <w:rFonts w:ascii="Times New Roman" w:cs="Times New Roman"/>
                <w:b/>
                <w:bCs/>
                <w:sz w:val="20"/>
                <w:szCs w:val="20"/>
                <w:rPrChange w:id="2992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6CE424F5">
              <w:rPr>
                <w:rFonts w:ascii="Times New Roman" w:cs="Times New Roman"/>
                <w:b/>
                <w:bCs/>
                <w:sz w:val="20"/>
                <w:szCs w:val="20"/>
                <w:rPrChange w:id="2993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>Produk</w:t>
            </w:r>
          </w:p>
        </w:tc>
      </w:tr>
      <w:tr w:rsidR="00BF190D" w14:paraId="75E80A54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D70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94" w:author="ahmad sahrul" w:date="2026-04-27T19:54:00Z">
                  <w:rPr/>
                </w:rPrChange>
              </w:rPr>
              <w:pPrChange w:id="2995" w:author="6781" w:date="2026-04-27T23:07:00Z">
                <w:pPr/>
              </w:pPrChange>
            </w:pPr>
            <w:r w:rsidRPr="76CB6151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2996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151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2997" w:author="ahmad sahrul" w:date="2026-04-27T19:54:00Z">
                  <w:rPr/>
                </w:rPrChange>
              </w:rPr>
              <w:pPrChange w:id="2998" w:author="6781" w:date="2026-04-27T23:07:00Z">
                <w:pPr/>
              </w:pPrChange>
            </w:pPr>
            <w:r w:rsidRPr="C2B83E03">
              <w:rPr>
                <w:rFonts w:ascii="Times New Roman" w:eastAsia="Courier New" w:hAnsi="Times New Roman" w:cs="Times New Roman"/>
                <w:sz w:val="20"/>
                <w:szCs w:val="18"/>
                <w:rPrChange w:id="299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ED93A139">
              <w:rPr>
                <w:rFonts w:ascii="Times New Roman" w:eastAsia="Courier New" w:hAnsi="Times New Roman" w:cs="Times New Roman"/>
                <w:sz w:val="20"/>
                <w:szCs w:val="18"/>
                <w:rPrChange w:id="300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258635AE">
              <w:rPr>
                <w:rFonts w:ascii="Times New Roman" w:eastAsia="Courier New" w:hAnsi="Times New Roman" w:cs="Times New Roman"/>
                <w:sz w:val="20"/>
                <w:szCs w:val="18"/>
                <w:rPrChange w:id="3001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026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02" w:author="ahmad sahrul" w:date="2026-04-27T19:54:00Z">
                  <w:rPr/>
                </w:rPrChange>
              </w:rPr>
              <w:pPrChange w:id="3003" w:author="6781" w:date="2026-04-27T23:07:00Z">
                <w:pPr/>
              </w:pPrChange>
            </w:pPr>
            <w:r w:rsidRPr="060819C1">
              <w:rPr>
                <w:rFonts w:ascii="Times New Roman" w:cs="Times New Roman"/>
                <w:sz w:val="20"/>
                <w:szCs w:val="18"/>
                <w:rPrChange w:id="3004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0733115E">
              <w:rPr>
                <w:rFonts w:ascii="Times New Roman" w:cs="Times New Roman"/>
                <w:sz w:val="20"/>
                <w:szCs w:val="18"/>
                <w:rPrChange w:id="300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daftar </w:t>
            </w:r>
            <w:r w:rsidRPr="E412EC18">
              <w:rPr>
                <w:rFonts w:ascii="Times New Roman" w:cs="Times New Roman"/>
                <w:sz w:val="20"/>
                <w:szCs w:val="18"/>
                <w:rPrChange w:id="3006" w:author="ahmad sahrul" w:date="2026-04-27T19:54:00Z">
                  <w:rPr>
                    <w:sz w:val="18"/>
                    <w:szCs w:val="18"/>
                  </w:rPr>
                </w:rPrChange>
              </w:rPr>
              <w:t>semua</w:t>
            </w:r>
            <w:r w:rsidRPr="D2E6230B">
              <w:rPr>
                <w:rFonts w:ascii="Times New Roman" w:cs="Times New Roman"/>
                <w:sz w:val="20"/>
                <w:szCs w:val="18"/>
                <w:rPrChange w:id="3007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D51D2ED8">
              <w:rPr>
                <w:rFonts w:ascii="Times New Roman" w:cs="Times New Roman"/>
                <w:sz w:val="20"/>
                <w:szCs w:val="18"/>
                <w:rPrChange w:id="3008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</w:p>
        </w:tc>
      </w:tr>
      <w:tr w:rsidR="00BF190D" w14:paraId="63ADB003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2695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09" w:author="ahmad sahrul" w:date="2026-04-27T19:54:00Z">
                  <w:rPr/>
                </w:rPrChange>
              </w:rPr>
              <w:pPrChange w:id="3010" w:author="6781" w:date="2026-04-27T23:07:00Z">
                <w:pPr/>
              </w:pPrChange>
            </w:pPr>
            <w:r w:rsidRPr="6541689E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11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POST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1BE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12" w:author="ahmad sahrul" w:date="2026-04-27T19:54:00Z">
                  <w:rPr/>
                </w:rPrChange>
              </w:rPr>
              <w:pPrChange w:id="3013" w:author="6781" w:date="2026-04-27T23:07:00Z">
                <w:pPr/>
              </w:pPrChange>
            </w:pPr>
            <w:r w:rsidRPr="45DC1E41">
              <w:rPr>
                <w:rFonts w:ascii="Times New Roman" w:eastAsia="Courier New" w:hAnsi="Times New Roman" w:cs="Times New Roman"/>
                <w:sz w:val="20"/>
                <w:szCs w:val="18"/>
                <w:rPrChange w:id="3014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B5487D65">
              <w:rPr>
                <w:rFonts w:ascii="Times New Roman" w:eastAsia="Courier New" w:hAnsi="Times New Roman" w:cs="Times New Roman"/>
                <w:sz w:val="20"/>
                <w:szCs w:val="18"/>
                <w:rPrChange w:id="301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3F64D8AE">
              <w:rPr>
                <w:rFonts w:ascii="Times New Roman" w:eastAsia="Courier New" w:hAnsi="Times New Roman" w:cs="Times New Roman"/>
                <w:sz w:val="20"/>
                <w:szCs w:val="18"/>
                <w:rPrChange w:id="301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B3A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17" w:author="ahmad sahrul" w:date="2026-04-27T19:54:00Z">
                  <w:rPr/>
                </w:rPrChange>
              </w:rPr>
              <w:pPrChange w:id="3018" w:author="6781" w:date="2026-04-27T23:07:00Z">
                <w:pPr/>
              </w:pPrChange>
            </w:pPr>
            <w:r w:rsidRPr="F3D844B2">
              <w:rPr>
                <w:rFonts w:ascii="Times New Roman" w:cs="Times New Roman"/>
                <w:sz w:val="20"/>
                <w:szCs w:val="18"/>
                <w:rPrChange w:id="3019" w:author="ahmad sahrul" w:date="2026-04-27T19:54:00Z">
                  <w:rPr>
                    <w:sz w:val="18"/>
                    <w:szCs w:val="18"/>
                  </w:rPr>
                </w:rPrChange>
              </w:rPr>
              <w:t>Menambahkan</w:t>
            </w:r>
            <w:r w:rsidRPr="63866128">
              <w:rPr>
                <w:rFonts w:ascii="Times New Roman" w:cs="Times New Roman"/>
                <w:sz w:val="20"/>
                <w:szCs w:val="18"/>
                <w:rPrChange w:id="3020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9188E3A5">
              <w:rPr>
                <w:rFonts w:ascii="Times New Roman" w:cs="Times New Roman"/>
                <w:sz w:val="20"/>
                <w:szCs w:val="18"/>
                <w:rPrChange w:id="3021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  <w:r w:rsidRPr="2FB09ACB">
              <w:rPr>
                <w:rFonts w:ascii="Times New Roman" w:cs="Times New Roman"/>
                <w:sz w:val="20"/>
                <w:szCs w:val="18"/>
                <w:rPrChange w:id="3022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1E8A6F55">
              <w:rPr>
                <w:rFonts w:ascii="Times New Roman" w:cs="Times New Roman"/>
                <w:sz w:val="20"/>
                <w:szCs w:val="18"/>
                <w:rPrChange w:id="3023" w:author="ahmad sahrul" w:date="2026-04-27T19:54:00Z">
                  <w:rPr>
                    <w:sz w:val="18"/>
                    <w:szCs w:val="18"/>
                  </w:rPr>
                </w:rPrChange>
              </w:rPr>
              <w:t>baru</w:t>
            </w:r>
          </w:p>
        </w:tc>
      </w:tr>
      <w:tr w:rsidR="00BF190D" w14:paraId="3C2DE543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5DD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24" w:author="ahmad sahrul" w:date="2026-04-27T19:54:00Z">
                  <w:rPr/>
                </w:rPrChange>
              </w:rPr>
              <w:pPrChange w:id="3025" w:author="6781" w:date="2026-04-27T23:07:00Z">
                <w:pPr/>
              </w:pPrChange>
            </w:pPr>
            <w:r w:rsidRPr="DE70D0A6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26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2F5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27" w:author="ahmad sahrul" w:date="2026-04-27T19:54:00Z">
                  <w:rPr/>
                </w:rPrChange>
              </w:rPr>
              <w:pPrChange w:id="3028" w:author="6781" w:date="2026-04-27T23:07:00Z">
                <w:pPr/>
              </w:pPrChange>
            </w:pPr>
            <w:r w:rsidRPr="B2F1A7BB">
              <w:rPr>
                <w:rFonts w:ascii="Times New Roman" w:eastAsia="Courier New" w:hAnsi="Times New Roman" w:cs="Times New Roman"/>
                <w:sz w:val="20"/>
                <w:szCs w:val="18"/>
                <w:rPrChange w:id="302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788C5F71">
              <w:rPr>
                <w:rFonts w:ascii="Times New Roman" w:eastAsia="Courier New" w:hAnsi="Times New Roman" w:cs="Times New Roman"/>
                <w:sz w:val="20"/>
                <w:szCs w:val="18"/>
                <w:rPrChange w:id="303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5302B5AC">
              <w:rPr>
                <w:rFonts w:ascii="Times New Roman" w:eastAsia="Courier New" w:hAnsi="Times New Roman" w:cs="Times New Roman"/>
                <w:sz w:val="20"/>
                <w:szCs w:val="18"/>
                <w:rPrChange w:id="3031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/products/{id}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AFB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32" w:author="ahmad sahrul" w:date="2026-04-27T19:54:00Z">
                  <w:rPr/>
                </w:rPrChange>
              </w:rPr>
              <w:pPrChange w:id="3033" w:author="6781" w:date="2026-04-27T23:07:00Z">
                <w:pPr/>
              </w:pPrChange>
            </w:pPr>
            <w:r w:rsidRPr="14E04B0F">
              <w:rPr>
                <w:rFonts w:ascii="Times New Roman" w:cs="Times New Roman"/>
                <w:sz w:val="20"/>
                <w:szCs w:val="18"/>
                <w:rPrChange w:id="3034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F1DC0A71">
              <w:rPr>
                <w:rFonts w:ascii="Times New Roman" w:cs="Times New Roman"/>
                <w:sz w:val="20"/>
                <w:szCs w:val="18"/>
                <w:rPrChange w:id="303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detail </w:t>
            </w:r>
            <w:r w:rsidRPr="9D4E03E1">
              <w:rPr>
                <w:rFonts w:ascii="Times New Roman" w:cs="Times New Roman"/>
                <w:sz w:val="20"/>
                <w:szCs w:val="18"/>
                <w:rPrChange w:id="3036" w:author="ahmad sahrul" w:date="2026-04-27T19:54:00Z">
                  <w:rPr>
                    <w:sz w:val="18"/>
                    <w:szCs w:val="18"/>
                  </w:rPr>
                </w:rPrChange>
              </w:rPr>
              <w:t>satu</w:t>
            </w:r>
            <w:r w:rsidRPr="BB014D5A">
              <w:rPr>
                <w:rFonts w:ascii="Times New Roman" w:cs="Times New Roman"/>
                <w:sz w:val="20"/>
                <w:szCs w:val="18"/>
                <w:rPrChange w:id="3037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41A6E08E">
              <w:rPr>
                <w:rFonts w:ascii="Times New Roman" w:cs="Times New Roman"/>
                <w:sz w:val="20"/>
                <w:szCs w:val="18"/>
                <w:rPrChange w:id="3038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</w:p>
        </w:tc>
      </w:tr>
      <w:tr w:rsidR="00BF190D" w14:paraId="6662282B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10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21F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39" w:author="ahmad sahrul" w:date="2026-04-27T19:54:00Z">
                  <w:rPr/>
                </w:rPrChange>
              </w:rPr>
              <w:pPrChange w:id="3040" w:author="6781" w:date="2026-04-27T23:07:00Z">
                <w:pPr/>
              </w:pPrChange>
            </w:pPr>
            <w:r w:rsidRPr="CC7E052F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41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PUT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E14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42" w:author="ahmad sahrul" w:date="2026-04-27T19:54:00Z">
                  <w:rPr/>
                </w:rPrChange>
              </w:rPr>
              <w:pPrChange w:id="3043" w:author="6781" w:date="2026-04-27T23:07:00Z">
                <w:pPr/>
              </w:pPrChange>
            </w:pPr>
            <w:r w:rsidRPr="4AF16336">
              <w:rPr>
                <w:rFonts w:ascii="Times New Roman" w:eastAsia="Courier New" w:hAnsi="Times New Roman" w:cs="Times New Roman"/>
                <w:sz w:val="20"/>
                <w:szCs w:val="18"/>
                <w:rPrChange w:id="3044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67647A75">
              <w:rPr>
                <w:rFonts w:ascii="Times New Roman" w:eastAsia="Courier New" w:hAnsi="Times New Roman" w:cs="Times New Roman"/>
                <w:sz w:val="20"/>
                <w:szCs w:val="18"/>
                <w:rPrChange w:id="304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8DFE1F17">
              <w:rPr>
                <w:rFonts w:ascii="Times New Roman" w:eastAsia="Courier New" w:hAnsi="Times New Roman" w:cs="Times New Roman"/>
                <w:sz w:val="20"/>
                <w:szCs w:val="18"/>
                <w:rPrChange w:id="304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/products/{id}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DF4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47" w:author="ahmad sahrul" w:date="2026-04-27T19:54:00Z">
                  <w:rPr/>
                </w:rPrChange>
              </w:rPr>
              <w:pPrChange w:id="3048" w:author="6781" w:date="2026-04-27T23:07:00Z">
                <w:pPr/>
              </w:pPrChange>
            </w:pPr>
            <w:r w:rsidRPr="F4C2F2BD">
              <w:rPr>
                <w:rFonts w:ascii="Times New Roman" w:cs="Times New Roman"/>
                <w:sz w:val="20"/>
                <w:szCs w:val="18"/>
                <w:rPrChange w:id="3049" w:author="ahmad sahrul" w:date="2026-04-27T19:54:00Z">
                  <w:rPr>
                    <w:sz w:val="18"/>
                    <w:szCs w:val="18"/>
                  </w:rPr>
                </w:rPrChange>
              </w:rPr>
              <w:t>Memperbarui</w:t>
            </w:r>
            <w:r w:rsidRPr="4164CD55">
              <w:rPr>
                <w:rFonts w:ascii="Times New Roman" w:cs="Times New Roman"/>
                <w:sz w:val="20"/>
                <w:szCs w:val="18"/>
                <w:rPrChange w:id="3050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data </w:t>
            </w:r>
            <w:r w:rsidRPr="BA1EEEC2">
              <w:rPr>
                <w:rFonts w:ascii="Times New Roman" w:cs="Times New Roman"/>
                <w:sz w:val="20"/>
                <w:szCs w:val="18"/>
                <w:rPrChange w:id="3051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</w:p>
        </w:tc>
      </w:tr>
      <w:tr w:rsidR="00BF190D" w14:paraId="6AC89E07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3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F75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52" w:author="ahmad sahrul" w:date="2026-04-27T19:54:00Z">
                  <w:rPr/>
                </w:rPrChange>
              </w:rPr>
              <w:pPrChange w:id="3053" w:author="6781" w:date="2026-04-27T23:07:00Z">
                <w:pPr/>
              </w:pPrChange>
            </w:pPr>
            <w:r w:rsidRPr="6FC71FC4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54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DELETE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099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55" w:author="ahmad sahrul" w:date="2026-04-27T19:54:00Z">
                  <w:rPr/>
                </w:rPrChange>
              </w:rPr>
              <w:pPrChange w:id="3056" w:author="6781" w:date="2026-04-27T23:07:00Z">
                <w:pPr/>
              </w:pPrChange>
            </w:pPr>
            <w:r w:rsidRPr="0FE89255">
              <w:rPr>
                <w:rFonts w:ascii="Times New Roman" w:eastAsia="Courier New" w:hAnsi="Times New Roman" w:cs="Times New Roman"/>
                <w:sz w:val="20"/>
                <w:szCs w:val="18"/>
                <w:rPrChange w:id="305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168E8E88">
              <w:rPr>
                <w:rFonts w:ascii="Times New Roman" w:eastAsia="Courier New" w:hAnsi="Times New Roman" w:cs="Times New Roman"/>
                <w:sz w:val="20"/>
                <w:szCs w:val="18"/>
                <w:rPrChange w:id="305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28EF474C">
              <w:rPr>
                <w:rFonts w:ascii="Times New Roman" w:eastAsia="Courier New" w:hAnsi="Times New Roman" w:cs="Times New Roman"/>
                <w:sz w:val="20"/>
                <w:szCs w:val="18"/>
                <w:rPrChange w:id="305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/products/{id}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D42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60" w:author="ahmad sahrul" w:date="2026-04-27T19:54:00Z">
                  <w:rPr/>
                </w:rPrChange>
              </w:rPr>
              <w:pPrChange w:id="3061" w:author="6781" w:date="2026-04-27T23:07:00Z">
                <w:pPr/>
              </w:pPrChange>
            </w:pPr>
            <w:r w:rsidRPr="5DB7B389">
              <w:rPr>
                <w:rFonts w:ascii="Times New Roman" w:cs="Times New Roman"/>
                <w:sz w:val="20"/>
                <w:szCs w:val="18"/>
                <w:rPrChange w:id="3062" w:author="ahmad sahrul" w:date="2026-04-27T19:54:00Z">
                  <w:rPr>
                    <w:sz w:val="18"/>
                    <w:szCs w:val="18"/>
                  </w:rPr>
                </w:rPrChange>
              </w:rPr>
              <w:t>Menghapus</w:t>
            </w:r>
            <w:r w:rsidRPr="EACC27D2">
              <w:rPr>
                <w:rFonts w:ascii="Times New Roman" w:cs="Times New Roman"/>
                <w:sz w:val="20"/>
                <w:szCs w:val="18"/>
                <w:rPrChange w:id="3063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9BC5B168">
              <w:rPr>
                <w:rFonts w:ascii="Times New Roman" w:cs="Times New Roman"/>
                <w:sz w:val="20"/>
                <w:szCs w:val="18"/>
                <w:rPrChange w:id="3064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</w:p>
        </w:tc>
      </w:tr>
      <w:tr w:rsidR="00BF190D" w14:paraId="29313859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65D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65" w:author="ahmad sahrul" w:date="2026-04-27T19:54:00Z">
                  <w:rPr/>
                </w:rPrChange>
              </w:rPr>
              <w:pPrChange w:id="3066" w:author="6781" w:date="2026-04-27T23:07:00Z">
                <w:pPr/>
              </w:pPrChange>
            </w:pPr>
            <w:r w:rsidRPr="18082779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67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716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68" w:author="ahmad sahrul" w:date="2026-04-27T19:54:00Z">
                  <w:rPr/>
                </w:rPrChange>
              </w:rPr>
              <w:pPrChange w:id="3069" w:author="6781" w:date="2026-04-27T23:07:00Z">
                <w:pPr/>
              </w:pPrChange>
            </w:pPr>
            <w:r w:rsidRPr="15476734">
              <w:rPr>
                <w:rFonts w:ascii="Times New Roman" w:eastAsia="Courier New" w:hAnsi="Times New Roman" w:cs="Times New Roman"/>
                <w:sz w:val="20"/>
                <w:szCs w:val="18"/>
                <w:rPrChange w:id="307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C372ABA2">
              <w:rPr>
                <w:rFonts w:ascii="Times New Roman" w:eastAsia="Courier New" w:hAnsi="Times New Roman" w:cs="Times New Roman"/>
                <w:sz w:val="20"/>
                <w:szCs w:val="18"/>
                <w:rPrChange w:id="3071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92A937BE">
              <w:rPr>
                <w:rFonts w:ascii="Times New Roman" w:eastAsia="Courier New" w:hAnsi="Times New Roman" w:cs="Times New Roman"/>
                <w:sz w:val="20"/>
                <w:szCs w:val="18"/>
                <w:rPrChange w:id="3072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/products/categories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628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73" w:author="ahmad sahrul" w:date="2026-04-27T19:54:00Z">
                  <w:rPr/>
                </w:rPrChange>
              </w:rPr>
              <w:pPrChange w:id="3074" w:author="6781" w:date="2026-04-27T23:07:00Z">
                <w:pPr/>
              </w:pPrChange>
            </w:pPr>
            <w:r w:rsidRPr="ACB0F405">
              <w:rPr>
                <w:rFonts w:ascii="Times New Roman" w:cs="Times New Roman"/>
                <w:sz w:val="20"/>
                <w:szCs w:val="18"/>
                <w:rPrChange w:id="3075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1C367972">
              <w:rPr>
                <w:rFonts w:ascii="Times New Roman" w:cs="Times New Roman"/>
                <w:sz w:val="20"/>
                <w:szCs w:val="18"/>
                <w:rPrChange w:id="3076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daftar </w:t>
            </w:r>
            <w:r w:rsidRPr="0FC4E8B8">
              <w:rPr>
                <w:rFonts w:ascii="Times New Roman" w:cs="Times New Roman"/>
                <w:sz w:val="20"/>
                <w:szCs w:val="18"/>
                <w:rPrChange w:id="3077" w:author="ahmad sahrul" w:date="2026-04-27T19:54:00Z">
                  <w:rPr>
                    <w:sz w:val="18"/>
                    <w:szCs w:val="18"/>
                  </w:rPr>
                </w:rPrChange>
              </w:rPr>
              <w:t>kategori</w:t>
            </w:r>
            <w:r w:rsidRPr="B87D2C79">
              <w:rPr>
                <w:rFonts w:ascii="Times New Roman" w:cs="Times New Roman"/>
                <w:sz w:val="20"/>
                <w:szCs w:val="18"/>
                <w:rPrChange w:id="3078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25B985E1">
              <w:rPr>
                <w:rFonts w:ascii="Times New Roman" w:cs="Times New Roman"/>
                <w:sz w:val="20"/>
                <w:szCs w:val="18"/>
                <w:rPrChange w:id="3079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</w:p>
        </w:tc>
      </w:tr>
      <w:tr w:rsidR="00BF190D" w14:paraId="496F574A" w14:textId="77777777"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725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80" w:author="ahmad sahrul" w:date="2026-04-27T19:54:00Z">
                  <w:rPr/>
                </w:rPrChange>
              </w:rPr>
              <w:pPrChange w:id="3081" w:author="6781" w:date="2026-04-27T23:07:00Z">
                <w:pPr/>
              </w:pPrChange>
            </w:pPr>
            <w:r w:rsidRPr="94E4D12E">
              <w:rPr>
                <w:rFonts w:ascii="Times New Roman" w:cs="Times New Roman"/>
                <w:b/>
                <w:bCs/>
                <w:sz w:val="20"/>
                <w:szCs w:val="20"/>
                <w:rPrChange w:id="3082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>Point of Sale (POS)</w:t>
            </w:r>
          </w:p>
        </w:tc>
      </w:tr>
      <w:tr w:rsidR="00BF190D" w14:paraId="68F347F6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953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83" w:author="ahmad sahrul" w:date="2026-04-27T19:54:00Z">
                  <w:rPr/>
                </w:rPrChange>
              </w:rPr>
              <w:pPrChange w:id="3084" w:author="6781" w:date="2026-04-27T23:07:00Z">
                <w:pPr/>
              </w:pPrChange>
            </w:pPr>
            <w:r w:rsidRPr="677B2131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085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POST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197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86" w:author="ahmad sahrul" w:date="2026-04-27T19:54:00Z">
                  <w:rPr/>
                </w:rPrChange>
              </w:rPr>
              <w:pPrChange w:id="3087" w:author="6781" w:date="2026-04-27T23:07:00Z">
                <w:pPr/>
              </w:pPrChange>
            </w:pPr>
            <w:r w:rsidRPr="B5B45719">
              <w:rPr>
                <w:rFonts w:ascii="Times New Roman" w:eastAsia="Courier New" w:hAnsi="Times New Roman" w:cs="Times New Roman"/>
                <w:sz w:val="20"/>
                <w:szCs w:val="18"/>
                <w:rPrChange w:id="308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D182AC6A">
              <w:rPr>
                <w:rFonts w:ascii="Times New Roman" w:eastAsia="Courier New" w:hAnsi="Times New Roman" w:cs="Times New Roman"/>
                <w:sz w:val="20"/>
                <w:szCs w:val="18"/>
                <w:rPrChange w:id="308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1BFDDBB5">
              <w:rPr>
                <w:rFonts w:ascii="Times New Roman" w:eastAsia="Courier New" w:hAnsi="Times New Roman" w:cs="Times New Roman"/>
                <w:sz w:val="20"/>
                <w:szCs w:val="18"/>
                <w:rPrChange w:id="309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/transactions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5E3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91" w:author="ahmad sahrul" w:date="2026-04-27T19:54:00Z">
                  <w:rPr/>
                </w:rPrChange>
              </w:rPr>
              <w:pPrChange w:id="3092" w:author="6781" w:date="2026-04-27T23:07:00Z">
                <w:pPr/>
              </w:pPrChange>
            </w:pPr>
            <w:r w:rsidRPr="1FE965BC">
              <w:rPr>
                <w:rFonts w:ascii="Times New Roman" w:cs="Times New Roman"/>
                <w:sz w:val="20"/>
                <w:szCs w:val="18"/>
                <w:rPrChange w:id="3093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Membuat </w:t>
            </w:r>
            <w:r w:rsidRPr="EBE892B9">
              <w:rPr>
                <w:rFonts w:ascii="Times New Roman" w:cs="Times New Roman"/>
                <w:sz w:val="20"/>
                <w:szCs w:val="18"/>
                <w:rPrChange w:id="3094" w:author="ahmad sahrul" w:date="2026-04-27T19:54:00Z">
                  <w:rPr>
                    <w:sz w:val="18"/>
                    <w:szCs w:val="18"/>
                  </w:rPr>
                </w:rPrChange>
              </w:rPr>
              <w:t>transaksi</w:t>
            </w:r>
            <w:r w:rsidRPr="814752B7">
              <w:rPr>
                <w:rFonts w:ascii="Times New Roman" w:cs="Times New Roman"/>
                <w:sz w:val="20"/>
                <w:szCs w:val="18"/>
                <w:rPrChange w:id="309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F3B2CC2A">
              <w:rPr>
                <w:rFonts w:ascii="Times New Roman" w:cs="Times New Roman"/>
                <w:sz w:val="20"/>
                <w:szCs w:val="18"/>
                <w:rPrChange w:id="3096" w:author="ahmad sahrul" w:date="2026-04-27T19:54:00Z">
                  <w:rPr>
                    <w:sz w:val="18"/>
                    <w:szCs w:val="18"/>
                  </w:rPr>
                </w:rPrChange>
              </w:rPr>
              <w:t>penjualan</w:t>
            </w:r>
            <w:r w:rsidRPr="D8B9F0F8">
              <w:rPr>
                <w:rFonts w:ascii="Times New Roman" w:cs="Times New Roman"/>
                <w:sz w:val="20"/>
                <w:szCs w:val="18"/>
                <w:rPrChange w:id="3097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5DF5AF17">
              <w:rPr>
                <w:rFonts w:ascii="Times New Roman" w:cs="Times New Roman"/>
                <w:sz w:val="20"/>
                <w:szCs w:val="18"/>
                <w:rPrChange w:id="3098" w:author="ahmad sahrul" w:date="2026-04-27T19:54:00Z">
                  <w:rPr>
                    <w:sz w:val="18"/>
                    <w:szCs w:val="18"/>
                  </w:rPr>
                </w:rPrChange>
              </w:rPr>
              <w:t>baru</w:t>
            </w:r>
          </w:p>
        </w:tc>
      </w:tr>
      <w:tr w:rsidR="00BF190D" w14:paraId="0FE483D2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A79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099" w:author="ahmad sahrul" w:date="2026-04-27T19:54:00Z">
                  <w:rPr/>
                </w:rPrChange>
              </w:rPr>
              <w:pPrChange w:id="3100" w:author="6781" w:date="2026-04-27T23:07:00Z">
                <w:pPr/>
              </w:pPrChange>
            </w:pPr>
            <w:r w:rsidRPr="9F78B276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01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lastRenderedPageBreak/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5C6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02" w:author="ahmad sahrul" w:date="2026-04-27T19:54:00Z">
                  <w:rPr/>
                </w:rPrChange>
              </w:rPr>
              <w:pPrChange w:id="3103" w:author="6781" w:date="2026-04-27T23:07:00Z">
                <w:pPr/>
              </w:pPrChange>
            </w:pPr>
            <w:r w:rsidRPr="E44F10F7">
              <w:rPr>
                <w:rFonts w:ascii="Times New Roman" w:eastAsia="Courier New" w:hAnsi="Times New Roman" w:cs="Times New Roman"/>
                <w:sz w:val="20"/>
                <w:szCs w:val="18"/>
                <w:rPrChange w:id="3104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B449D515">
              <w:rPr>
                <w:rFonts w:ascii="Times New Roman" w:eastAsia="Courier New" w:hAnsi="Times New Roman" w:cs="Times New Roman"/>
                <w:sz w:val="20"/>
                <w:szCs w:val="18"/>
                <w:rPrChange w:id="310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DFCE4769">
              <w:rPr>
                <w:rFonts w:ascii="Times New Roman" w:eastAsia="Courier New" w:hAnsi="Times New Roman" w:cs="Times New Roman"/>
                <w:sz w:val="20"/>
                <w:szCs w:val="18"/>
                <w:rPrChange w:id="310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/transactions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50E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07" w:author="ahmad sahrul" w:date="2026-04-27T19:54:00Z">
                  <w:rPr/>
                </w:rPrChange>
              </w:rPr>
              <w:pPrChange w:id="3108" w:author="6781" w:date="2026-04-27T23:07:00Z">
                <w:pPr/>
              </w:pPrChange>
            </w:pPr>
            <w:r w:rsidRPr="88737C89">
              <w:rPr>
                <w:rFonts w:ascii="Times New Roman" w:cs="Times New Roman"/>
                <w:sz w:val="20"/>
                <w:szCs w:val="18"/>
                <w:rPrChange w:id="3109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094BF614">
              <w:rPr>
                <w:rFonts w:ascii="Times New Roman" w:cs="Times New Roman"/>
                <w:sz w:val="20"/>
                <w:szCs w:val="18"/>
                <w:rPrChange w:id="3110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daftar </w:t>
            </w:r>
            <w:r w:rsidRPr="8F456579">
              <w:rPr>
                <w:rFonts w:ascii="Times New Roman" w:cs="Times New Roman"/>
                <w:sz w:val="20"/>
                <w:szCs w:val="18"/>
                <w:rPrChange w:id="3111" w:author="ahmad sahrul" w:date="2026-04-27T19:54:00Z">
                  <w:rPr>
                    <w:sz w:val="18"/>
                    <w:szCs w:val="18"/>
                  </w:rPr>
                </w:rPrChange>
              </w:rPr>
              <w:t>transaksi</w:t>
            </w:r>
          </w:p>
        </w:tc>
      </w:tr>
      <w:tr w:rsidR="00BF190D" w14:paraId="47834762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BC1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12" w:author="ahmad sahrul" w:date="2026-04-27T19:54:00Z">
                  <w:rPr/>
                </w:rPrChange>
              </w:rPr>
              <w:pPrChange w:id="3113" w:author="6781" w:date="2026-04-27T23:07:00Z">
                <w:pPr/>
              </w:pPrChange>
            </w:pPr>
            <w:r w:rsidRPr="8A83923E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14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D66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15" w:author="ahmad sahrul" w:date="2026-04-27T19:54:00Z">
                  <w:rPr/>
                </w:rPrChange>
              </w:rPr>
              <w:pPrChange w:id="3116" w:author="6781" w:date="2026-04-27T23:07:00Z">
                <w:pPr/>
              </w:pPrChange>
            </w:pPr>
            <w:r w:rsidRPr="0885BFF2">
              <w:rPr>
                <w:rFonts w:ascii="Times New Roman" w:eastAsia="Courier New" w:hAnsi="Times New Roman" w:cs="Times New Roman"/>
                <w:sz w:val="20"/>
                <w:szCs w:val="18"/>
                <w:rPrChange w:id="311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2990EA40">
              <w:rPr>
                <w:rFonts w:ascii="Times New Roman" w:eastAsia="Courier New" w:hAnsi="Times New Roman" w:cs="Times New Roman"/>
                <w:sz w:val="20"/>
                <w:szCs w:val="18"/>
                <w:rPrChange w:id="311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54E66A8B">
              <w:rPr>
                <w:rFonts w:ascii="Times New Roman" w:eastAsia="Courier New" w:hAnsi="Times New Roman" w:cs="Times New Roman"/>
                <w:sz w:val="20"/>
                <w:szCs w:val="18"/>
                <w:rPrChange w:id="311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/transactions/{id}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5C7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20" w:author="ahmad sahrul" w:date="2026-04-27T19:54:00Z">
                  <w:rPr/>
                </w:rPrChange>
              </w:rPr>
              <w:pPrChange w:id="3121" w:author="6781" w:date="2026-04-27T23:07:00Z">
                <w:pPr/>
              </w:pPrChange>
            </w:pPr>
            <w:r w:rsidRPr="BC666E62">
              <w:rPr>
                <w:rFonts w:ascii="Times New Roman" w:cs="Times New Roman"/>
                <w:sz w:val="20"/>
                <w:szCs w:val="18"/>
                <w:rPrChange w:id="3122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6315B293">
              <w:rPr>
                <w:rFonts w:ascii="Times New Roman" w:cs="Times New Roman"/>
                <w:sz w:val="20"/>
                <w:szCs w:val="18"/>
                <w:rPrChange w:id="3123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detail </w:t>
            </w:r>
            <w:r w:rsidRPr="A1B5A9EC">
              <w:rPr>
                <w:rFonts w:ascii="Times New Roman" w:cs="Times New Roman"/>
                <w:sz w:val="20"/>
                <w:szCs w:val="18"/>
                <w:rPrChange w:id="3124" w:author="ahmad sahrul" w:date="2026-04-27T19:54:00Z">
                  <w:rPr>
                    <w:sz w:val="18"/>
                    <w:szCs w:val="18"/>
                  </w:rPr>
                </w:rPrChange>
              </w:rPr>
              <w:t>transaksi</w:t>
            </w:r>
          </w:p>
        </w:tc>
      </w:tr>
      <w:tr w:rsidR="00BF190D" w14:paraId="3BDC8554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4CE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25" w:author="ahmad sahrul" w:date="2026-04-27T19:54:00Z">
                  <w:rPr/>
                </w:rPrChange>
              </w:rPr>
              <w:pPrChange w:id="3126" w:author="6781" w:date="2026-04-27T23:07:00Z">
                <w:pPr/>
              </w:pPrChange>
            </w:pPr>
            <w:r w:rsidRPr="158A4A37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27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F1C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28" w:author="ahmad sahrul" w:date="2026-04-27T19:54:00Z">
                  <w:rPr/>
                </w:rPrChange>
              </w:rPr>
              <w:pPrChange w:id="3129" w:author="6781" w:date="2026-04-27T23:07:00Z">
                <w:pPr/>
              </w:pPrChange>
            </w:pPr>
            <w:r w:rsidRPr="5F08512B">
              <w:rPr>
                <w:rFonts w:ascii="Times New Roman" w:eastAsia="Courier New" w:hAnsi="Times New Roman" w:cs="Times New Roman"/>
                <w:sz w:val="20"/>
                <w:szCs w:val="18"/>
                <w:rPrChange w:id="313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C6D07B67">
              <w:rPr>
                <w:rFonts w:ascii="Times New Roman" w:eastAsia="Courier New" w:hAnsi="Times New Roman" w:cs="Times New Roman"/>
                <w:sz w:val="20"/>
                <w:szCs w:val="18"/>
                <w:rPrChange w:id="3131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F0B202A6">
              <w:rPr>
                <w:rFonts w:ascii="Times New Roman" w:eastAsia="Courier New" w:hAnsi="Times New Roman" w:cs="Times New Roman"/>
                <w:sz w:val="20"/>
                <w:szCs w:val="18"/>
                <w:rPrChange w:id="3132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/transactions/{id}/receipt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7FA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33" w:author="ahmad sahrul" w:date="2026-04-27T19:54:00Z">
                  <w:rPr/>
                </w:rPrChange>
              </w:rPr>
              <w:pPrChange w:id="3134" w:author="6781" w:date="2026-04-27T23:07:00Z">
                <w:pPr/>
              </w:pPrChange>
            </w:pPr>
            <w:r w:rsidRPr="02E3CDE1">
              <w:rPr>
                <w:rFonts w:ascii="Times New Roman" w:cs="Times New Roman"/>
                <w:sz w:val="20"/>
                <w:szCs w:val="18"/>
                <w:rPrChange w:id="3135" w:author="ahmad sahrul" w:date="2026-04-27T19:54:00Z">
                  <w:rPr>
                    <w:sz w:val="18"/>
                    <w:szCs w:val="18"/>
                  </w:rPr>
                </w:rPrChange>
              </w:rPr>
              <w:t>Mengambil</w:t>
            </w:r>
            <w:r w:rsidRPr="CB75BB42">
              <w:rPr>
                <w:rFonts w:ascii="Times New Roman" w:cs="Times New Roman"/>
                <w:sz w:val="20"/>
                <w:szCs w:val="18"/>
                <w:rPrChange w:id="3136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data </w:t>
            </w:r>
            <w:r w:rsidRPr="76C10ACD">
              <w:rPr>
                <w:rFonts w:ascii="Times New Roman" w:cs="Times New Roman"/>
                <w:sz w:val="20"/>
                <w:szCs w:val="18"/>
                <w:rPrChange w:id="3137" w:author="ahmad sahrul" w:date="2026-04-27T19:54:00Z">
                  <w:rPr>
                    <w:sz w:val="18"/>
                    <w:szCs w:val="18"/>
                  </w:rPr>
                </w:rPrChange>
              </w:rPr>
              <w:t>struk</w:t>
            </w:r>
            <w:r w:rsidRPr="864538FF">
              <w:rPr>
                <w:rFonts w:ascii="Times New Roman" w:cs="Times New Roman"/>
                <w:sz w:val="20"/>
                <w:szCs w:val="18"/>
                <w:rPrChange w:id="3138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C60F0F3D">
              <w:rPr>
                <w:rFonts w:ascii="Times New Roman" w:cs="Times New Roman"/>
                <w:sz w:val="20"/>
                <w:szCs w:val="18"/>
                <w:rPrChange w:id="3139" w:author="ahmad sahrul" w:date="2026-04-27T19:54:00Z">
                  <w:rPr>
                    <w:sz w:val="18"/>
                    <w:szCs w:val="18"/>
                  </w:rPr>
                </w:rPrChange>
              </w:rPr>
              <w:t>transaksi</w:t>
            </w:r>
          </w:p>
        </w:tc>
      </w:tr>
      <w:tr w:rsidR="00BF190D" w14:paraId="3AE3885B" w14:textId="77777777">
        <w:tc>
          <w:tcPr>
            <w:tcW w:w="90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F95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40" w:author="ahmad sahrul" w:date="2026-04-27T19:54:00Z">
                  <w:rPr/>
                </w:rPrChange>
              </w:rPr>
              <w:pPrChange w:id="3141" w:author="6781" w:date="2026-04-27T23:07:00Z">
                <w:pPr/>
              </w:pPrChange>
            </w:pPr>
            <w:r w:rsidRPr="EB643C39">
              <w:rPr>
                <w:rFonts w:ascii="Times New Roman" w:cs="Times New Roman"/>
                <w:b/>
                <w:bCs/>
                <w:sz w:val="20"/>
                <w:szCs w:val="20"/>
                <w:rPrChange w:id="3142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 xml:space="preserve">Dashboard &amp; </w:t>
            </w:r>
            <w:r w:rsidRPr="2978E0AA">
              <w:rPr>
                <w:rFonts w:ascii="Times New Roman" w:cs="Times New Roman"/>
                <w:b/>
                <w:bCs/>
                <w:sz w:val="20"/>
                <w:szCs w:val="20"/>
                <w:rPrChange w:id="3143" w:author="ahmad sahrul" w:date="2026-04-27T19:54:00Z">
                  <w:rPr>
                    <w:b/>
                    <w:bCs/>
                    <w:sz w:val="20"/>
                    <w:szCs w:val="20"/>
                  </w:rPr>
                </w:rPrChange>
              </w:rPr>
              <w:t>Laporan</w:t>
            </w:r>
          </w:p>
        </w:tc>
      </w:tr>
      <w:tr w:rsidR="00BF190D" w14:paraId="4048A26A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D28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44" w:author="ahmad sahrul" w:date="2026-04-27T19:54:00Z">
                  <w:rPr/>
                </w:rPrChange>
              </w:rPr>
              <w:pPrChange w:id="3145" w:author="6781" w:date="2026-04-27T23:07:00Z">
                <w:pPr/>
              </w:pPrChange>
            </w:pPr>
            <w:r w:rsidRPr="C442DCEE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46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DCE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47" w:author="ahmad sahrul" w:date="2026-04-27T19:54:00Z">
                  <w:rPr/>
                </w:rPrChange>
              </w:rPr>
              <w:pPrChange w:id="3148" w:author="6781" w:date="2026-04-27T23:07:00Z">
                <w:pPr/>
              </w:pPrChange>
            </w:pPr>
            <w:r w:rsidRPr="905AD539">
              <w:rPr>
                <w:rFonts w:ascii="Times New Roman" w:eastAsia="Courier New" w:hAnsi="Times New Roman" w:cs="Times New Roman"/>
                <w:sz w:val="20"/>
                <w:szCs w:val="18"/>
                <w:rPrChange w:id="3149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13E1DA9D">
              <w:rPr>
                <w:rFonts w:ascii="Times New Roman" w:eastAsia="Courier New" w:hAnsi="Times New Roman" w:cs="Times New Roman"/>
                <w:sz w:val="20"/>
                <w:szCs w:val="18"/>
                <w:rPrChange w:id="3150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DAC168E6">
              <w:rPr>
                <w:rFonts w:ascii="Times New Roman" w:eastAsia="Courier New" w:hAnsi="Times New Roman" w:cs="Times New Roman"/>
                <w:sz w:val="20"/>
                <w:szCs w:val="18"/>
                <w:rPrChange w:id="3151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/reports/sales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BC3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52" w:author="ahmad sahrul" w:date="2026-04-27T19:54:00Z">
                  <w:rPr/>
                </w:rPrChange>
              </w:rPr>
              <w:pPrChange w:id="3153" w:author="6781" w:date="2026-04-27T23:07:00Z">
                <w:pPr/>
              </w:pPrChange>
            </w:pPr>
            <w:r w:rsidRPr="9C196F74">
              <w:rPr>
                <w:rFonts w:ascii="Times New Roman" w:cs="Times New Roman"/>
                <w:sz w:val="20"/>
                <w:szCs w:val="18"/>
                <w:rPrChange w:id="3154" w:author="ahmad sahrul" w:date="2026-04-27T19:54:00Z">
                  <w:rPr>
                    <w:sz w:val="18"/>
                    <w:szCs w:val="18"/>
                  </w:rPr>
                </w:rPrChange>
              </w:rPr>
              <w:t>Laporan</w:t>
            </w:r>
            <w:r w:rsidRPr="B521E47B">
              <w:rPr>
                <w:rFonts w:ascii="Times New Roman" w:cs="Times New Roman"/>
                <w:sz w:val="20"/>
                <w:szCs w:val="18"/>
                <w:rPrChange w:id="315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F059B71F">
              <w:rPr>
                <w:rFonts w:ascii="Times New Roman" w:cs="Times New Roman"/>
                <w:sz w:val="20"/>
                <w:szCs w:val="18"/>
                <w:rPrChange w:id="3156" w:author="ahmad sahrul" w:date="2026-04-27T19:54:00Z">
                  <w:rPr>
                    <w:sz w:val="18"/>
                    <w:szCs w:val="18"/>
                  </w:rPr>
                </w:rPrChange>
              </w:rPr>
              <w:t>penjualan</w:t>
            </w:r>
            <w:r w:rsidRPr="6CFE4B27">
              <w:rPr>
                <w:rFonts w:ascii="Times New Roman" w:cs="Times New Roman"/>
                <w:sz w:val="20"/>
                <w:szCs w:val="18"/>
                <w:rPrChange w:id="3157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35821D50">
              <w:rPr>
                <w:rFonts w:ascii="Times New Roman" w:cs="Times New Roman"/>
                <w:sz w:val="20"/>
                <w:szCs w:val="18"/>
                <w:rPrChange w:id="3158" w:author="ahmad sahrul" w:date="2026-04-27T19:54:00Z">
                  <w:rPr>
                    <w:sz w:val="18"/>
                    <w:szCs w:val="18"/>
                  </w:rPr>
                </w:rPrChange>
              </w:rPr>
              <w:t>berdasarkan</w:t>
            </w:r>
            <w:r w:rsidRPr="F0226EBC">
              <w:rPr>
                <w:rFonts w:ascii="Times New Roman" w:cs="Times New Roman"/>
                <w:sz w:val="20"/>
                <w:szCs w:val="18"/>
                <w:rPrChange w:id="3159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filter </w:t>
            </w:r>
            <w:r w:rsidRPr="1192FB0F">
              <w:rPr>
                <w:rFonts w:ascii="Times New Roman" w:cs="Times New Roman"/>
                <w:sz w:val="20"/>
                <w:szCs w:val="18"/>
                <w:rPrChange w:id="3160" w:author="ahmad sahrul" w:date="2026-04-27T19:54:00Z">
                  <w:rPr>
                    <w:sz w:val="18"/>
                    <w:szCs w:val="18"/>
                  </w:rPr>
                </w:rPrChange>
              </w:rPr>
              <w:t>periode</w:t>
            </w:r>
          </w:p>
        </w:tc>
      </w:tr>
      <w:tr w:rsidR="00BF190D" w14:paraId="7E7F701C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9B1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61" w:author="ahmad sahrul" w:date="2026-04-27T19:54:00Z">
                  <w:rPr/>
                </w:rPrChange>
              </w:rPr>
              <w:pPrChange w:id="3162" w:author="6781" w:date="2026-04-27T23:07:00Z">
                <w:pPr/>
              </w:pPrChange>
            </w:pPr>
            <w:r w:rsidRPr="1E610FDC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63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BDD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64" w:author="ahmad sahrul" w:date="2026-04-27T19:54:00Z">
                  <w:rPr/>
                </w:rPrChange>
              </w:rPr>
              <w:pPrChange w:id="3165" w:author="6781" w:date="2026-04-27T23:07:00Z">
                <w:pPr/>
              </w:pPrChange>
            </w:pPr>
            <w:r w:rsidRPr="75295F9D">
              <w:rPr>
                <w:rFonts w:ascii="Times New Roman" w:eastAsia="Courier New" w:hAnsi="Times New Roman" w:cs="Times New Roman"/>
                <w:sz w:val="20"/>
                <w:szCs w:val="18"/>
                <w:rPrChange w:id="316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AEC9EC1D">
              <w:rPr>
                <w:rFonts w:ascii="Times New Roman" w:eastAsia="Courier New" w:hAnsi="Times New Roman" w:cs="Times New Roman"/>
                <w:sz w:val="20"/>
                <w:szCs w:val="18"/>
                <w:rPrChange w:id="316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99BE6C82">
              <w:rPr>
                <w:rFonts w:ascii="Times New Roman" w:eastAsia="Courier New" w:hAnsi="Times New Roman" w:cs="Times New Roman"/>
                <w:sz w:val="20"/>
                <w:szCs w:val="18"/>
                <w:rPrChange w:id="3168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/reports/sales/summary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5CD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69" w:author="ahmad sahrul" w:date="2026-04-27T19:54:00Z">
                  <w:rPr/>
                </w:rPrChange>
              </w:rPr>
              <w:pPrChange w:id="3170" w:author="6781" w:date="2026-04-27T23:07:00Z">
                <w:pPr/>
              </w:pPrChange>
            </w:pPr>
            <w:r w:rsidRPr="2A93E408">
              <w:rPr>
                <w:rFonts w:ascii="Times New Roman" w:cs="Times New Roman"/>
                <w:sz w:val="20"/>
                <w:szCs w:val="18"/>
                <w:rPrChange w:id="3171" w:author="ahmad sahrul" w:date="2026-04-27T19:54:00Z">
                  <w:rPr>
                    <w:sz w:val="18"/>
                    <w:szCs w:val="18"/>
                  </w:rPr>
                </w:rPrChange>
              </w:rPr>
              <w:t>Ringkasan</w:t>
            </w:r>
            <w:r w:rsidRPr="BA5F840F">
              <w:rPr>
                <w:rFonts w:ascii="Times New Roman" w:cs="Times New Roman"/>
                <w:sz w:val="20"/>
                <w:szCs w:val="18"/>
                <w:rPrChange w:id="3172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60E6CE8C">
              <w:rPr>
                <w:rFonts w:ascii="Times New Roman" w:cs="Times New Roman"/>
                <w:sz w:val="20"/>
                <w:szCs w:val="18"/>
                <w:rPrChange w:id="3173" w:author="ahmad sahrul" w:date="2026-04-27T19:54:00Z">
                  <w:rPr>
                    <w:sz w:val="18"/>
                    <w:szCs w:val="18"/>
                  </w:rPr>
                </w:rPrChange>
              </w:rPr>
              <w:t>penjualan</w:t>
            </w:r>
            <w:r w:rsidRPr="596B1691">
              <w:rPr>
                <w:rFonts w:ascii="Times New Roman" w:cs="Times New Roman"/>
                <w:sz w:val="20"/>
                <w:szCs w:val="18"/>
                <w:rPrChange w:id="3174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5110A308">
              <w:rPr>
                <w:rFonts w:ascii="Times New Roman" w:cs="Times New Roman"/>
                <w:sz w:val="20"/>
                <w:szCs w:val="18"/>
                <w:rPrChange w:id="3175" w:author="ahmad sahrul" w:date="2026-04-27T19:54:00Z">
                  <w:rPr>
                    <w:sz w:val="18"/>
                    <w:szCs w:val="18"/>
                  </w:rPr>
                </w:rPrChange>
              </w:rPr>
              <w:t>harian</w:t>
            </w:r>
            <w:r w:rsidRPr="CF6C7475">
              <w:rPr>
                <w:rFonts w:ascii="Times New Roman" w:cs="Times New Roman"/>
                <w:sz w:val="20"/>
                <w:szCs w:val="18"/>
                <w:rPrChange w:id="3176" w:author="ahmad sahrul" w:date="2026-04-27T19:54:00Z">
                  <w:rPr>
                    <w:sz w:val="18"/>
                    <w:szCs w:val="18"/>
                  </w:rPr>
                </w:rPrChange>
              </w:rPr>
              <w:t>/</w:t>
            </w:r>
            <w:r w:rsidRPr="AFBBDCEA">
              <w:rPr>
                <w:rFonts w:ascii="Times New Roman" w:cs="Times New Roman"/>
                <w:sz w:val="20"/>
                <w:szCs w:val="18"/>
                <w:rPrChange w:id="3177" w:author="ahmad sahrul" w:date="2026-04-27T19:54:00Z">
                  <w:rPr>
                    <w:sz w:val="18"/>
                    <w:szCs w:val="18"/>
                  </w:rPr>
                </w:rPrChange>
              </w:rPr>
              <w:t>mingguan</w:t>
            </w:r>
            <w:r w:rsidRPr="55D35D0E">
              <w:rPr>
                <w:rFonts w:ascii="Times New Roman" w:cs="Times New Roman"/>
                <w:sz w:val="20"/>
                <w:szCs w:val="18"/>
                <w:rPrChange w:id="3178" w:author="ahmad sahrul" w:date="2026-04-27T19:54:00Z">
                  <w:rPr>
                    <w:sz w:val="18"/>
                    <w:szCs w:val="18"/>
                  </w:rPr>
                </w:rPrChange>
              </w:rPr>
              <w:t>/</w:t>
            </w:r>
            <w:r w:rsidRPr="440BE832">
              <w:rPr>
                <w:rFonts w:ascii="Times New Roman" w:cs="Times New Roman"/>
                <w:sz w:val="20"/>
                <w:szCs w:val="18"/>
                <w:rPrChange w:id="3179" w:author="ahmad sahrul" w:date="2026-04-27T19:54:00Z">
                  <w:rPr>
                    <w:sz w:val="18"/>
                    <w:szCs w:val="18"/>
                  </w:rPr>
                </w:rPrChange>
              </w:rPr>
              <w:t>bulanan</w:t>
            </w:r>
          </w:p>
        </w:tc>
      </w:tr>
      <w:tr w:rsidR="00BF190D" w14:paraId="3CB43B97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DC9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80" w:author="ahmad sahrul" w:date="2026-04-27T19:54:00Z">
                  <w:rPr/>
                </w:rPrChange>
              </w:rPr>
              <w:pPrChange w:id="3181" w:author="6781" w:date="2026-04-27T23:07:00Z">
                <w:pPr/>
              </w:pPrChange>
            </w:pPr>
            <w:r w:rsidRPr="D751F831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182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F8A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83" w:author="ahmad sahrul" w:date="2026-04-27T19:54:00Z">
                  <w:rPr/>
                </w:rPrChange>
              </w:rPr>
              <w:pPrChange w:id="3184" w:author="6781" w:date="2026-04-27T23:07:00Z">
                <w:pPr/>
              </w:pPrChange>
            </w:pPr>
            <w:r w:rsidRPr="F818B7A0">
              <w:rPr>
                <w:rFonts w:ascii="Times New Roman" w:eastAsia="Courier New" w:hAnsi="Times New Roman" w:cs="Times New Roman"/>
                <w:sz w:val="20"/>
                <w:szCs w:val="18"/>
                <w:rPrChange w:id="318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7A46E716">
              <w:rPr>
                <w:rFonts w:ascii="Times New Roman" w:eastAsia="Courier New" w:hAnsi="Times New Roman" w:cs="Times New Roman"/>
                <w:sz w:val="20"/>
                <w:szCs w:val="18"/>
                <w:rPrChange w:id="318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42AC44E7">
              <w:rPr>
                <w:rFonts w:ascii="Times New Roman" w:eastAsia="Courier New" w:hAnsi="Times New Roman" w:cs="Times New Roman"/>
                <w:sz w:val="20"/>
                <w:szCs w:val="18"/>
                <w:rPrChange w:id="3187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/reports/top-products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107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88" w:author="ahmad sahrul" w:date="2026-04-27T19:54:00Z">
                  <w:rPr/>
                </w:rPrChange>
              </w:rPr>
              <w:pPrChange w:id="3189" w:author="6781" w:date="2026-04-27T23:07:00Z">
                <w:pPr/>
              </w:pPrChange>
            </w:pPr>
            <w:r w:rsidRPr="EDF7ABD0">
              <w:rPr>
                <w:rFonts w:ascii="Times New Roman" w:cs="Times New Roman"/>
                <w:sz w:val="20"/>
                <w:szCs w:val="18"/>
                <w:rPrChange w:id="3190" w:author="ahmad sahrul" w:date="2026-04-27T19:54:00Z">
                  <w:rPr>
                    <w:sz w:val="18"/>
                    <w:szCs w:val="18"/>
                  </w:rPr>
                </w:rPrChange>
              </w:rPr>
              <w:t>Produk</w:t>
            </w:r>
            <w:r w:rsidRPr="68CC7406">
              <w:rPr>
                <w:rFonts w:ascii="Times New Roman" w:cs="Times New Roman"/>
                <w:sz w:val="20"/>
                <w:szCs w:val="18"/>
                <w:rPrChange w:id="3191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EEB895FD">
              <w:rPr>
                <w:rFonts w:ascii="Times New Roman" w:cs="Times New Roman"/>
                <w:sz w:val="20"/>
                <w:szCs w:val="18"/>
                <w:rPrChange w:id="3192" w:author="ahmad sahrul" w:date="2026-04-27T19:54:00Z">
                  <w:rPr>
                    <w:sz w:val="18"/>
                    <w:szCs w:val="18"/>
                  </w:rPr>
                </w:rPrChange>
              </w:rPr>
              <w:t>terlaris</w:t>
            </w:r>
            <w:r w:rsidRPr="9AAAB354">
              <w:rPr>
                <w:rFonts w:ascii="Times New Roman" w:cs="Times New Roman"/>
                <w:sz w:val="20"/>
                <w:szCs w:val="18"/>
                <w:rPrChange w:id="3193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01934DCC">
              <w:rPr>
                <w:rFonts w:ascii="Times New Roman" w:cs="Times New Roman"/>
                <w:sz w:val="20"/>
                <w:szCs w:val="18"/>
                <w:rPrChange w:id="3194" w:author="ahmad sahrul" w:date="2026-04-27T19:54:00Z">
                  <w:rPr>
                    <w:sz w:val="18"/>
                    <w:szCs w:val="18"/>
                  </w:rPr>
                </w:rPrChange>
              </w:rPr>
              <w:t>berdasarkan</w:t>
            </w:r>
            <w:r w:rsidRPr="4F82A03B">
              <w:rPr>
                <w:rFonts w:ascii="Times New Roman" w:cs="Times New Roman"/>
                <w:sz w:val="20"/>
                <w:szCs w:val="18"/>
                <w:rPrChange w:id="3195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</w:t>
            </w:r>
            <w:r w:rsidRPr="88C0FB9C">
              <w:rPr>
                <w:rFonts w:ascii="Times New Roman" w:cs="Times New Roman"/>
                <w:sz w:val="20"/>
                <w:szCs w:val="18"/>
                <w:rPrChange w:id="3196" w:author="ahmad sahrul" w:date="2026-04-27T19:54:00Z">
                  <w:rPr>
                    <w:sz w:val="18"/>
                    <w:szCs w:val="18"/>
                  </w:rPr>
                </w:rPrChange>
              </w:rPr>
              <w:t>kuantitas</w:t>
            </w:r>
            <w:r w:rsidRPr="509D7F68">
              <w:rPr>
                <w:rFonts w:ascii="Times New Roman" w:cs="Times New Roman"/>
                <w:sz w:val="20"/>
                <w:szCs w:val="18"/>
                <w:rPrChange w:id="3197" w:author="ahmad sahrul" w:date="2026-04-27T19:54:00Z">
                  <w:rPr>
                    <w:sz w:val="18"/>
                    <w:szCs w:val="18"/>
                  </w:rPr>
                </w:rPrChange>
              </w:rPr>
              <w:t>/</w:t>
            </w:r>
            <w:r w:rsidRPr="AFA74B8B">
              <w:rPr>
                <w:rFonts w:ascii="Times New Roman" w:cs="Times New Roman"/>
                <w:sz w:val="20"/>
                <w:szCs w:val="18"/>
                <w:rPrChange w:id="3198" w:author="ahmad sahrul" w:date="2026-04-27T19:54:00Z">
                  <w:rPr>
                    <w:sz w:val="18"/>
                    <w:szCs w:val="18"/>
                  </w:rPr>
                </w:rPrChange>
              </w:rPr>
              <w:t>nilai</w:t>
            </w:r>
          </w:p>
        </w:tc>
      </w:tr>
      <w:tr w:rsidR="00BF190D" w14:paraId="2A504711" w14:textId="77777777" w:rsidTr="009F036B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8A7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E1E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199" w:author="ahmad sahrul" w:date="2026-04-27T19:54:00Z">
                  <w:rPr/>
                </w:rPrChange>
              </w:rPr>
              <w:pPrChange w:id="3200" w:author="6781" w:date="2026-04-27T23:07:00Z">
                <w:pPr/>
              </w:pPrChange>
            </w:pPr>
            <w:r w:rsidRPr="3DA0FA24">
              <w:rPr>
                <w:rFonts w:ascii="Times New Roman" w:eastAsia="Courier New" w:hAnsi="Times New Roman" w:cs="Times New Roman"/>
                <w:b/>
                <w:bCs/>
                <w:color w:val="FFFFFF"/>
                <w:sz w:val="20"/>
                <w:szCs w:val="18"/>
                <w:rPrChange w:id="3201" w:author="ahmad sahrul" w:date="2026-04-27T19:54:00Z">
                  <w:rPr>
                    <w:rFonts w:ascii="Courier New" w:eastAsia="Courier New" w:hAnsi="Courier New" w:cs="Courier New"/>
                    <w:b/>
                    <w:bCs/>
                    <w:color w:val="FFFFFF"/>
                    <w:sz w:val="18"/>
                    <w:szCs w:val="18"/>
                  </w:rPr>
                </w:rPrChange>
              </w:rPr>
              <w:t>GET</w:t>
            </w:r>
          </w:p>
        </w:tc>
        <w:tc>
          <w:tcPr>
            <w:tcW w:w="3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30C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202" w:author="ahmad sahrul" w:date="2026-04-27T19:54:00Z">
                  <w:rPr/>
                </w:rPrChange>
              </w:rPr>
              <w:pPrChange w:id="3203" w:author="6781" w:date="2026-04-27T23:07:00Z">
                <w:pPr/>
              </w:pPrChange>
            </w:pPr>
            <w:r w:rsidRPr="983A3097">
              <w:rPr>
                <w:rFonts w:ascii="Times New Roman" w:eastAsia="Courier New" w:hAnsi="Times New Roman" w:cs="Times New Roman"/>
                <w:sz w:val="20"/>
                <w:szCs w:val="18"/>
                <w:rPrChange w:id="3204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</w:t>
            </w:r>
            <w:r w:rsidRPr="01BBABF5">
              <w:rPr>
                <w:rFonts w:ascii="Times New Roman" w:eastAsia="Courier New" w:hAnsi="Times New Roman" w:cs="Times New Roman"/>
                <w:sz w:val="20"/>
                <w:szCs w:val="18"/>
                <w:rPrChange w:id="3205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api</w:t>
            </w:r>
            <w:r w:rsidRPr="8C68AD71">
              <w:rPr>
                <w:rFonts w:ascii="Times New Roman" w:eastAsia="Courier New" w:hAnsi="Times New Roman" w:cs="Times New Roman"/>
                <w:sz w:val="20"/>
                <w:szCs w:val="18"/>
                <w:rPrChange w:id="3206" w:author="ahmad sahrul" w:date="2026-04-27T19:54:00Z">
                  <w:rPr>
                    <w:rFonts w:ascii="Courier New" w:eastAsia="Courier New" w:hAnsi="Courier New" w:cs="Courier New"/>
                    <w:sz w:val="18"/>
                    <w:szCs w:val="18"/>
                  </w:rPr>
                </w:rPrChange>
              </w:rPr>
              <w:t>/dashboard/analytics</w:t>
            </w:r>
          </w:p>
        </w:tc>
        <w:tc>
          <w:tcPr>
            <w:tcW w:w="4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6F0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207" w:author="ahmad sahrul" w:date="2026-04-27T19:54:00Z">
                  <w:rPr/>
                </w:rPrChange>
              </w:rPr>
              <w:pPrChange w:id="3208" w:author="6781" w:date="2026-04-27T23:07:00Z">
                <w:pPr/>
              </w:pPrChange>
            </w:pPr>
            <w:r w:rsidRPr="4C6784EF">
              <w:rPr>
                <w:rFonts w:ascii="Times New Roman" w:cs="Times New Roman"/>
                <w:sz w:val="20"/>
                <w:szCs w:val="18"/>
                <w:rPrChange w:id="3209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Data analytics </w:t>
            </w:r>
            <w:r w:rsidRPr="4507CD38">
              <w:rPr>
                <w:rFonts w:ascii="Times New Roman" w:cs="Times New Roman"/>
                <w:sz w:val="20"/>
                <w:szCs w:val="18"/>
                <w:rPrChange w:id="3210" w:author="ahmad sahrul" w:date="2026-04-27T19:54:00Z">
                  <w:rPr>
                    <w:sz w:val="18"/>
                    <w:szCs w:val="18"/>
                  </w:rPr>
                </w:rPrChange>
              </w:rPr>
              <w:t>untuk</w:t>
            </w:r>
            <w:r w:rsidRPr="78F85C5F">
              <w:rPr>
                <w:rFonts w:ascii="Times New Roman" w:cs="Times New Roman"/>
                <w:sz w:val="20"/>
                <w:szCs w:val="18"/>
                <w:rPrChange w:id="3211" w:author="ahmad sahrul" w:date="2026-04-27T19:54:00Z">
                  <w:rPr>
                    <w:sz w:val="18"/>
                    <w:szCs w:val="18"/>
                  </w:rPr>
                </w:rPrChange>
              </w:rPr>
              <w:t xml:space="preserve"> dashboard (</w:t>
            </w:r>
            <w:r w:rsidRPr="BD2F4FEA">
              <w:rPr>
                <w:rFonts w:ascii="Times New Roman" w:cs="Times New Roman"/>
                <w:sz w:val="20"/>
                <w:szCs w:val="18"/>
                <w:rPrChange w:id="3212" w:author="ahmad sahrul" w:date="2026-04-27T19:54:00Z">
                  <w:rPr>
                    <w:sz w:val="18"/>
                    <w:szCs w:val="18"/>
                  </w:rPr>
                </w:rPrChange>
              </w:rPr>
              <w:t>grafik</w:t>
            </w:r>
            <w:r w:rsidRPr="4572762E">
              <w:rPr>
                <w:rFonts w:ascii="Times New Roman" w:cs="Times New Roman"/>
                <w:sz w:val="20"/>
                <w:szCs w:val="18"/>
                <w:rPrChange w:id="3213" w:author="ahmad sahrul" w:date="2026-04-27T19:54:00Z">
                  <w:rPr>
                    <w:sz w:val="18"/>
                    <w:szCs w:val="18"/>
                  </w:rPr>
                </w:rPrChange>
              </w:rPr>
              <w:t>, KPI)</w:t>
            </w:r>
          </w:p>
        </w:tc>
      </w:tr>
    </w:tbl>
    <w:p w14:paraId="64C31883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sz w:val="24"/>
          <w:szCs w:val="24"/>
          <w:rPrChange w:id="3214" w:author="ahmad sahrul" w:date="2026-04-27T19:48:00Z">
            <w:rPr/>
          </w:rPrChange>
        </w:rPr>
        <w:pPrChange w:id="3215" w:author="6781" w:date="2026-04-27T23:07:00Z">
          <w:pPr>
            <w:spacing w:before="60" w:after="60"/>
          </w:pPr>
        </w:pPrChange>
      </w:pPr>
    </w:p>
    <w:p w14:paraId="2B90426B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3216" w:author="ahmad sahrul" w:date="2026-04-27T19:48:00Z">
            <w:rPr/>
          </w:rPrChange>
        </w:rPr>
        <w:pPrChange w:id="3217" w:author="6781" w:date="2026-04-27T23:07:00Z">
          <w:pPr>
            <w:spacing w:before="80"/>
          </w:pPr>
        </w:pPrChange>
      </w:pPr>
      <w:r w:rsidRPr="686D783F">
        <w:rPr>
          <w:rFonts w:ascii="Times New Roman" w:cs="Times New Roman"/>
          <w:sz w:val="24"/>
          <w:szCs w:val="24"/>
          <w:rPrChange w:id="3218" w:author="ahmad sahrul" w:date="2026-04-27T19:48:00Z">
            <w:rPr/>
          </w:rPrChange>
        </w:rPr>
        <w:t>Seluruh</w:t>
      </w:r>
      <w:r w:rsidRPr="07F76EEB">
        <w:rPr>
          <w:rFonts w:ascii="Times New Roman" w:cs="Times New Roman"/>
          <w:sz w:val="24"/>
          <w:szCs w:val="24"/>
          <w:rPrChange w:id="3219" w:author="ahmad sahrul" w:date="2026-04-27T19:48:00Z">
            <w:rPr/>
          </w:rPrChange>
        </w:rPr>
        <w:t xml:space="preserve"> endpoint (</w:t>
      </w:r>
      <w:r w:rsidRPr="6FC506FC">
        <w:rPr>
          <w:rFonts w:ascii="Times New Roman" w:cs="Times New Roman"/>
          <w:sz w:val="24"/>
          <w:szCs w:val="24"/>
          <w:rPrChange w:id="3220" w:author="ahmad sahrul" w:date="2026-04-27T19:48:00Z">
            <w:rPr/>
          </w:rPrChange>
        </w:rPr>
        <w:t>kecuali</w:t>
      </w:r>
      <w:r w:rsidRPr="5190866C">
        <w:rPr>
          <w:rFonts w:ascii="Times New Roman" w:cs="Times New Roman"/>
          <w:sz w:val="24"/>
          <w:szCs w:val="24"/>
          <w:rPrChange w:id="3221" w:author="ahmad sahrul" w:date="2026-04-27T19:48:00Z">
            <w:rPr/>
          </w:rPrChange>
        </w:rPr>
        <w:t xml:space="preserve"> /auth/register dan /auth/login) </w:t>
      </w:r>
      <w:r w:rsidRPr="832C02D2">
        <w:rPr>
          <w:rFonts w:ascii="Times New Roman" w:cs="Times New Roman"/>
          <w:sz w:val="24"/>
          <w:szCs w:val="24"/>
          <w:rPrChange w:id="3222" w:author="ahmad sahrul" w:date="2026-04-27T19:48:00Z">
            <w:rPr/>
          </w:rPrChange>
        </w:rPr>
        <w:t>memerlukan</w:t>
      </w:r>
      <w:r w:rsidRPr="62954063">
        <w:rPr>
          <w:rFonts w:ascii="Times New Roman" w:cs="Times New Roman"/>
          <w:sz w:val="24"/>
          <w:szCs w:val="24"/>
          <w:rPrChange w:id="3223" w:author="ahmad sahrul" w:date="2026-04-27T19:48:00Z">
            <w:rPr/>
          </w:rPrChange>
        </w:rPr>
        <w:t xml:space="preserve"> header: Authorization: Bearer {token}</w:t>
      </w:r>
    </w:p>
    <w:p w14:paraId="5850BAC4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sz w:val="24"/>
          <w:szCs w:val="24"/>
          <w:rPrChange w:id="3224" w:author="ahmad sahrul" w:date="2026-04-27T19:48:00Z">
            <w:rPr/>
          </w:rPrChange>
        </w:rPr>
        <w:pPrChange w:id="3225" w:author="6781" w:date="2026-04-27T23:07:00Z">
          <w:pPr>
            <w:spacing w:before="60" w:after="60"/>
          </w:pPr>
        </w:pPrChange>
      </w:pPr>
    </w:p>
    <w:p w14:paraId="2C19DE60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3226" w:author="ahmad sahrul" w:date="2026-04-27T19:48:00Z">
            <w:rPr/>
          </w:rPrChange>
        </w:rPr>
        <w:pPrChange w:id="3227" w:author="6781" w:date="2026-04-27T23:07:00Z">
          <w:pPr>
            <w:spacing w:before="80"/>
          </w:pPr>
        </w:pPrChange>
      </w:pPr>
      <w:r w:rsidRPr="93442BAA">
        <w:rPr>
          <w:rFonts w:ascii="Times New Roman" w:cs="Times New Roman"/>
          <w:sz w:val="24"/>
          <w:szCs w:val="24"/>
          <w:rPrChange w:id="3228" w:author="ahmad sahrul" w:date="2026-04-27T19:48:00Z">
            <w:rPr/>
          </w:rPrChange>
        </w:rPr>
        <w:t>Contoh</w:t>
      </w:r>
      <w:r w:rsidRPr="C1CCC255">
        <w:rPr>
          <w:rFonts w:ascii="Times New Roman" w:cs="Times New Roman"/>
          <w:sz w:val="24"/>
          <w:szCs w:val="24"/>
          <w:rPrChange w:id="3229" w:author="ahmad sahrul" w:date="2026-04-27T19:48:00Z">
            <w:rPr/>
          </w:rPrChange>
        </w:rPr>
        <w:t xml:space="preserve"> Request &amp; Response:</w:t>
      </w:r>
    </w:p>
    <w:p w14:paraId="7774D54C" w14:textId="77777777" w:rsidR="00BF190D" w:rsidRPr="00BF190D" w:rsidRDefault="00000000">
      <w:pPr>
        <w:spacing w:before="80" w:after="40"/>
        <w:jc w:val="both"/>
        <w:rPr>
          <w:rFonts w:ascii="Times New Roman" w:cs="Times New Roman"/>
          <w:sz w:val="24"/>
          <w:szCs w:val="24"/>
          <w:rPrChange w:id="3230" w:author="ahmad sahrul" w:date="2026-04-27T19:48:00Z">
            <w:rPr/>
          </w:rPrChange>
        </w:rPr>
        <w:pPrChange w:id="3231" w:author="6781" w:date="2026-04-27T23:07:00Z">
          <w:pPr>
            <w:spacing w:before="80" w:after="40"/>
          </w:pPr>
        </w:pPrChange>
      </w:pPr>
      <w:r w:rsidRPr="7DF6908B">
        <w:rPr>
          <w:rFonts w:ascii="Times New Roman" w:cs="Times New Roman"/>
          <w:b/>
          <w:bCs/>
          <w:sz w:val="24"/>
          <w:szCs w:val="24"/>
          <w:rPrChange w:id="3232" w:author="ahmad sahrul" w:date="2026-04-27T19:48:00Z">
            <w:rPr>
              <w:b/>
              <w:bCs/>
            </w:rPr>
          </w:rPrChange>
        </w:rPr>
        <w:t>POST /</w:t>
      </w:r>
      <w:r w:rsidRPr="2ADB14B6">
        <w:rPr>
          <w:rFonts w:ascii="Times New Roman" w:cs="Times New Roman"/>
          <w:b/>
          <w:bCs/>
          <w:sz w:val="24"/>
          <w:szCs w:val="24"/>
          <w:rPrChange w:id="3233" w:author="ahmad sahrul" w:date="2026-04-27T19:48:00Z">
            <w:rPr>
              <w:b/>
              <w:bCs/>
            </w:rPr>
          </w:rPrChange>
        </w:rPr>
        <w:t>api</w:t>
      </w:r>
      <w:r w:rsidRPr="35600D2D">
        <w:rPr>
          <w:rFonts w:ascii="Times New Roman" w:cs="Times New Roman"/>
          <w:b/>
          <w:bCs/>
          <w:sz w:val="24"/>
          <w:szCs w:val="24"/>
          <w:rPrChange w:id="3234" w:author="ahmad sahrul" w:date="2026-04-27T19:48:00Z">
            <w:rPr>
              <w:b/>
              <w:bCs/>
            </w:rPr>
          </w:rPrChange>
        </w:rPr>
        <w:t xml:space="preserve">/transactions </w:t>
      </w:r>
      <w:r w:rsidRPr="35600D2D">
        <w:rPr>
          <w:rFonts w:ascii="Times New Roman" w:cs="Times New Roman"/>
          <w:b/>
          <w:bCs/>
          <w:sz w:val="24"/>
          <w:szCs w:val="24"/>
          <w:rPrChange w:id="3235" w:author="ahmad sahrul" w:date="2026-04-27T19:48:00Z">
            <w:rPr>
              <w:b/>
              <w:bCs/>
            </w:rPr>
          </w:rPrChange>
        </w:rPr>
        <w:t>–</w:t>
      </w:r>
      <w:r w:rsidRPr="35600D2D">
        <w:rPr>
          <w:rFonts w:ascii="Times New Roman" w:cs="Times New Roman"/>
          <w:b/>
          <w:bCs/>
          <w:sz w:val="24"/>
          <w:szCs w:val="24"/>
          <w:rPrChange w:id="3236" w:author="ahmad sahrul" w:date="2026-04-27T19:48:00Z">
            <w:rPr>
              <w:b/>
              <w:bCs/>
            </w:rPr>
          </w:rPrChange>
        </w:rPr>
        <w:t xml:space="preserve"> Membuat </w:t>
      </w:r>
      <w:r w:rsidRPr="2DA95D24">
        <w:rPr>
          <w:rFonts w:ascii="Times New Roman" w:cs="Times New Roman"/>
          <w:b/>
          <w:bCs/>
          <w:sz w:val="24"/>
          <w:szCs w:val="24"/>
          <w:rPrChange w:id="3237" w:author="ahmad sahrul" w:date="2026-04-27T19:48:00Z">
            <w:rPr>
              <w:b/>
              <w:bCs/>
            </w:rPr>
          </w:rPrChange>
        </w:rPr>
        <w:t>Transaksi</w:t>
      </w:r>
      <w:r w:rsidRPr="4E888F2E">
        <w:rPr>
          <w:rFonts w:ascii="Times New Roman" w:cs="Times New Roman"/>
          <w:b/>
          <w:bCs/>
          <w:sz w:val="24"/>
          <w:szCs w:val="24"/>
          <w:rPrChange w:id="3238" w:author="ahmad sahrul" w:date="2026-04-27T19:48:00Z">
            <w:rPr>
              <w:b/>
              <w:bCs/>
            </w:rPr>
          </w:rPrChange>
        </w:rPr>
        <w:t xml:space="preserve"> Baru</w:t>
      </w:r>
    </w:p>
    <w:p w14:paraId="5827CF4D" w14:textId="77777777" w:rsidR="00BF190D" w:rsidRPr="00BF190D" w:rsidRDefault="00000000">
      <w:pPr>
        <w:spacing w:before="40" w:after="40"/>
        <w:jc w:val="both"/>
        <w:rPr>
          <w:rFonts w:ascii="Times New Roman" w:cs="Times New Roman"/>
          <w:sz w:val="24"/>
          <w:szCs w:val="24"/>
          <w:rPrChange w:id="3239" w:author="ahmad sahrul" w:date="2026-04-27T19:48:00Z">
            <w:rPr/>
          </w:rPrChange>
        </w:rPr>
        <w:pPrChange w:id="3240" w:author="6781" w:date="2026-04-27T23:07:00Z">
          <w:pPr>
            <w:spacing w:before="40" w:after="40"/>
          </w:pPr>
        </w:pPrChange>
      </w:pPr>
      <w:r w:rsidRPr="DC68B264">
        <w:rPr>
          <w:rFonts w:ascii="Times New Roman" w:cs="Times New Roman"/>
          <w:sz w:val="24"/>
          <w:szCs w:val="24"/>
          <w:rPrChange w:id="3241" w:author="ahmad sahrul" w:date="2026-04-27T19:48:00Z">
            <w:rPr>
              <w:sz w:val="20"/>
              <w:szCs w:val="20"/>
            </w:rPr>
          </w:rPrChange>
        </w:rPr>
        <w:t>Request Body (JSON):</w:t>
      </w:r>
    </w:p>
    <w:p w14:paraId="0A489F35" w14:textId="77777777" w:rsidR="00BF190D" w:rsidRPr="00BF190D" w:rsidRDefault="00000000">
      <w:pPr>
        <w:shd w:val="clear" w:color="auto" w:fill="F4F4F4"/>
        <w:spacing w:before="40" w:after="40"/>
        <w:jc w:val="both"/>
        <w:rPr>
          <w:rFonts w:ascii="Times New Roman" w:cs="Times New Roman"/>
          <w:sz w:val="24"/>
          <w:szCs w:val="24"/>
          <w:rPrChange w:id="3242" w:author="ahmad sahrul" w:date="2026-04-27T19:48:00Z">
            <w:rPr/>
          </w:rPrChange>
        </w:rPr>
        <w:pPrChange w:id="3243" w:author="6781" w:date="2026-04-27T23:07:00Z">
          <w:pPr>
            <w:shd w:val="clear" w:color="auto" w:fill="F4F4F4"/>
            <w:spacing w:before="40" w:after="40"/>
          </w:pPr>
        </w:pPrChange>
      </w:pPr>
      <w:r w:rsidRPr="1CB4AE03">
        <w:rPr>
          <w:rFonts w:ascii="Times New Roman" w:eastAsia="Courier New" w:hAnsi="Times New Roman" w:cs="Times New Roman"/>
          <w:sz w:val="24"/>
          <w:szCs w:val="24"/>
          <w:rPrChange w:id="3244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{ "</w:t>
      </w:r>
      <w:r w:rsidRPr="B49DF4C4">
        <w:rPr>
          <w:rFonts w:ascii="Times New Roman" w:eastAsia="Courier New" w:hAnsi="Times New Roman" w:cs="Times New Roman"/>
          <w:sz w:val="24"/>
          <w:szCs w:val="24"/>
          <w:rPrChange w:id="3245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channel": "offline", "items": [ </w:t>
      </w:r>
      <w:r w:rsidRPr="7EEE9726">
        <w:rPr>
          <w:rFonts w:ascii="Times New Roman" w:eastAsia="Courier New" w:hAnsi="Times New Roman" w:cs="Times New Roman"/>
          <w:sz w:val="24"/>
          <w:szCs w:val="24"/>
          <w:rPrChange w:id="3246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{ "</w:t>
      </w:r>
      <w:r w:rsidRPr="02793BDC">
        <w:rPr>
          <w:rFonts w:ascii="Times New Roman" w:eastAsia="Courier New" w:hAnsi="Times New Roman" w:cs="Times New Roman"/>
          <w:sz w:val="24"/>
          <w:szCs w:val="24"/>
          <w:rPrChange w:id="3247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product_id</w:t>
      </w:r>
      <w:r w:rsidRPr="62592057">
        <w:rPr>
          <w:rFonts w:ascii="Times New Roman" w:eastAsia="Courier New" w:hAnsi="Times New Roman" w:cs="Times New Roman"/>
          <w:sz w:val="24"/>
          <w:szCs w:val="24"/>
          <w:rPrChange w:id="3248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": 5, "quantity": 2, "</w:t>
      </w:r>
      <w:r w:rsidRPr="E9A37894">
        <w:rPr>
          <w:rFonts w:ascii="Times New Roman" w:eastAsia="Courier New" w:hAnsi="Times New Roman" w:cs="Times New Roman"/>
          <w:sz w:val="24"/>
          <w:szCs w:val="24"/>
          <w:rPrChange w:id="3249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unit_price</w:t>
      </w:r>
      <w:r w:rsidRPr="8C3F5534">
        <w:rPr>
          <w:rFonts w:ascii="Times New Roman" w:eastAsia="Courier New" w:hAnsi="Times New Roman" w:cs="Times New Roman"/>
          <w:sz w:val="24"/>
          <w:szCs w:val="24"/>
          <w:rPrChange w:id="3250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": </w:t>
      </w:r>
      <w:r w:rsidRPr="D613F705">
        <w:rPr>
          <w:rFonts w:ascii="Times New Roman" w:eastAsia="Courier New" w:hAnsi="Times New Roman" w:cs="Times New Roman"/>
          <w:sz w:val="24"/>
          <w:szCs w:val="24"/>
          <w:rPrChange w:id="3251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35000 }</w:t>
      </w:r>
      <w:r w:rsidRPr="4B51099B">
        <w:rPr>
          <w:rFonts w:ascii="Times New Roman" w:eastAsia="Courier New" w:hAnsi="Times New Roman" w:cs="Times New Roman"/>
          <w:sz w:val="24"/>
          <w:szCs w:val="24"/>
          <w:rPrChange w:id="3252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 ], "</w:t>
      </w:r>
      <w:r w:rsidRPr="B82F0D5E">
        <w:rPr>
          <w:rFonts w:ascii="Times New Roman" w:eastAsia="Courier New" w:hAnsi="Times New Roman" w:cs="Times New Roman"/>
          <w:sz w:val="24"/>
          <w:szCs w:val="24"/>
          <w:rPrChange w:id="3253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payment_method</w:t>
      </w:r>
      <w:r w:rsidRPr="0EE0460B">
        <w:rPr>
          <w:rFonts w:ascii="Times New Roman" w:eastAsia="Courier New" w:hAnsi="Times New Roman" w:cs="Times New Roman"/>
          <w:sz w:val="24"/>
          <w:szCs w:val="24"/>
          <w:rPrChange w:id="3254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": "cash", "</w:t>
      </w:r>
      <w:r w:rsidRPr="8E32AA61">
        <w:rPr>
          <w:rFonts w:ascii="Times New Roman" w:eastAsia="Courier New" w:hAnsi="Times New Roman" w:cs="Times New Roman"/>
          <w:sz w:val="24"/>
          <w:szCs w:val="24"/>
          <w:rPrChange w:id="3255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amount_paid</w:t>
      </w:r>
      <w:r w:rsidRPr="B5AA7720">
        <w:rPr>
          <w:rFonts w:ascii="Times New Roman" w:eastAsia="Courier New" w:hAnsi="Times New Roman" w:cs="Times New Roman"/>
          <w:sz w:val="24"/>
          <w:szCs w:val="24"/>
          <w:rPrChange w:id="3256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": </w:t>
      </w:r>
      <w:r w:rsidRPr="2E796B79">
        <w:rPr>
          <w:rFonts w:ascii="Times New Roman" w:eastAsia="Courier New" w:hAnsi="Times New Roman" w:cs="Times New Roman"/>
          <w:sz w:val="24"/>
          <w:szCs w:val="24"/>
          <w:rPrChange w:id="3257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100000 }</w:t>
      </w:r>
    </w:p>
    <w:p w14:paraId="1F106CC1" w14:textId="77777777" w:rsidR="00BF190D" w:rsidRPr="00BF190D" w:rsidRDefault="00000000">
      <w:pPr>
        <w:spacing w:before="40" w:after="40"/>
        <w:jc w:val="both"/>
        <w:rPr>
          <w:rFonts w:ascii="Times New Roman" w:cs="Times New Roman"/>
          <w:sz w:val="24"/>
          <w:szCs w:val="24"/>
          <w:rPrChange w:id="3258" w:author="ahmad sahrul" w:date="2026-04-27T19:48:00Z">
            <w:rPr/>
          </w:rPrChange>
        </w:rPr>
        <w:pPrChange w:id="3259" w:author="6781" w:date="2026-04-27T23:07:00Z">
          <w:pPr>
            <w:spacing w:before="40" w:after="40"/>
          </w:pPr>
        </w:pPrChange>
      </w:pPr>
      <w:r w:rsidRPr="ECE7C786">
        <w:rPr>
          <w:rFonts w:ascii="Times New Roman" w:cs="Times New Roman"/>
          <w:sz w:val="24"/>
          <w:szCs w:val="24"/>
          <w:rPrChange w:id="3260" w:author="ahmad sahrul" w:date="2026-04-27T19:48:00Z">
            <w:rPr>
              <w:sz w:val="20"/>
              <w:szCs w:val="20"/>
            </w:rPr>
          </w:rPrChange>
        </w:rPr>
        <w:t>Response (201 Created):</w:t>
      </w:r>
    </w:p>
    <w:p w14:paraId="5428D9F1" w14:textId="77777777" w:rsidR="00BF190D" w:rsidRPr="00BF190D" w:rsidRDefault="00000000">
      <w:pPr>
        <w:shd w:val="clear" w:color="auto" w:fill="F4F4F4"/>
        <w:spacing w:before="40"/>
        <w:jc w:val="both"/>
        <w:rPr>
          <w:del w:id="3261" w:author="ahmad sahrul" w:date="2026-04-27T19:48:00Z"/>
          <w:rFonts w:ascii="Times New Roman" w:cs="Times New Roman"/>
          <w:sz w:val="24"/>
          <w:szCs w:val="24"/>
          <w:rPrChange w:id="3262" w:author="ahmad sahrul" w:date="2026-04-27T19:48:00Z">
            <w:rPr>
              <w:del w:id="3263" w:author="ahmad sahrul" w:date="2026-04-27T19:48:00Z"/>
            </w:rPr>
          </w:rPrChange>
        </w:rPr>
        <w:pPrChange w:id="3264" w:author="6781" w:date="2026-04-27T23:07:00Z">
          <w:pPr>
            <w:shd w:val="clear" w:color="auto" w:fill="F4F4F4"/>
            <w:spacing w:before="40"/>
          </w:pPr>
        </w:pPrChange>
      </w:pPr>
      <w:r w:rsidRPr="1FE86C3D">
        <w:rPr>
          <w:rFonts w:ascii="Times New Roman" w:eastAsia="Courier New" w:hAnsi="Times New Roman" w:cs="Times New Roman"/>
          <w:sz w:val="24"/>
          <w:szCs w:val="24"/>
          <w:rPrChange w:id="3265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{ "</w:t>
      </w:r>
      <w:r w:rsidRPr="CCED2E06">
        <w:rPr>
          <w:rFonts w:ascii="Times New Roman" w:eastAsia="Courier New" w:hAnsi="Times New Roman" w:cs="Times New Roman"/>
          <w:sz w:val="24"/>
          <w:szCs w:val="24"/>
          <w:rPrChange w:id="3266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status": true, "message": "</w:t>
      </w:r>
      <w:r w:rsidRPr="1ED4C8D8">
        <w:rPr>
          <w:rFonts w:ascii="Times New Roman" w:eastAsia="Courier New" w:hAnsi="Times New Roman" w:cs="Times New Roman"/>
          <w:sz w:val="24"/>
          <w:szCs w:val="24"/>
          <w:rPrChange w:id="3267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Transaksi</w:t>
      </w:r>
      <w:r w:rsidRPr="49E9DCFD">
        <w:rPr>
          <w:rFonts w:ascii="Times New Roman" w:eastAsia="Courier New" w:hAnsi="Times New Roman" w:cs="Times New Roman"/>
          <w:sz w:val="24"/>
          <w:szCs w:val="24"/>
          <w:rPrChange w:id="3268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 </w:t>
      </w:r>
      <w:r w:rsidRPr="F285E898">
        <w:rPr>
          <w:rFonts w:ascii="Times New Roman" w:eastAsia="Courier New" w:hAnsi="Times New Roman" w:cs="Times New Roman"/>
          <w:sz w:val="24"/>
          <w:szCs w:val="24"/>
          <w:rPrChange w:id="3269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berhasil</w:t>
      </w:r>
      <w:r w:rsidRPr="A91D96E7">
        <w:rPr>
          <w:rFonts w:ascii="Times New Roman" w:eastAsia="Courier New" w:hAnsi="Times New Roman" w:cs="Times New Roman"/>
          <w:sz w:val="24"/>
          <w:szCs w:val="24"/>
          <w:rPrChange w:id="3270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 </w:t>
      </w:r>
      <w:r w:rsidRPr="82CA78C7">
        <w:rPr>
          <w:rFonts w:ascii="Times New Roman" w:eastAsia="Courier New" w:hAnsi="Times New Roman" w:cs="Times New Roman"/>
          <w:sz w:val="24"/>
          <w:szCs w:val="24"/>
          <w:rPrChange w:id="3271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dibuat</w:t>
      </w:r>
      <w:r w:rsidRPr="125EA649">
        <w:rPr>
          <w:rFonts w:ascii="Times New Roman" w:eastAsia="Courier New" w:hAnsi="Times New Roman" w:cs="Times New Roman"/>
          <w:sz w:val="24"/>
          <w:szCs w:val="24"/>
          <w:rPrChange w:id="3272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", "data": </w:t>
      </w:r>
      <w:r w:rsidRPr="0F71124A">
        <w:rPr>
          <w:rFonts w:ascii="Times New Roman" w:eastAsia="Courier New" w:hAnsi="Times New Roman" w:cs="Times New Roman"/>
          <w:sz w:val="24"/>
          <w:szCs w:val="24"/>
          <w:rPrChange w:id="3273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{ "</w:t>
      </w:r>
      <w:r w:rsidRPr="F3D9C44E">
        <w:rPr>
          <w:rFonts w:ascii="Times New Roman" w:eastAsia="Courier New" w:hAnsi="Times New Roman" w:cs="Times New Roman"/>
          <w:sz w:val="24"/>
          <w:szCs w:val="24"/>
          <w:rPrChange w:id="3274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transaction_id</w:t>
      </w:r>
      <w:r w:rsidRPr="E23B8F05">
        <w:rPr>
          <w:rFonts w:ascii="Times New Roman" w:eastAsia="Courier New" w:hAnsi="Times New Roman" w:cs="Times New Roman"/>
          <w:sz w:val="24"/>
          <w:szCs w:val="24"/>
          <w:rPrChange w:id="3275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": "TRX-20260420-001", "total": 70000, "change": </w:t>
      </w:r>
      <w:r w:rsidRPr="9172E921">
        <w:rPr>
          <w:rFonts w:ascii="Times New Roman" w:eastAsia="Courier New" w:hAnsi="Times New Roman" w:cs="Times New Roman"/>
          <w:sz w:val="24"/>
          <w:szCs w:val="24"/>
          <w:rPrChange w:id="3276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>30000 }</w:t>
      </w:r>
      <w:r w:rsidRPr="390EF932">
        <w:rPr>
          <w:rFonts w:ascii="Times New Roman" w:eastAsia="Courier New" w:hAnsi="Times New Roman" w:cs="Times New Roman"/>
          <w:sz w:val="24"/>
          <w:szCs w:val="24"/>
          <w:rPrChange w:id="3277" w:author="ahmad sahrul" w:date="2026-04-27T19:48:00Z">
            <w:rPr>
              <w:rFonts w:ascii="Courier New" w:eastAsia="Courier New" w:hAnsi="Courier New" w:cs="Courier New"/>
              <w:sz w:val="18"/>
              <w:szCs w:val="18"/>
            </w:rPr>
          </w:rPrChange>
        </w:rPr>
        <w:t xml:space="preserve"> }</w:t>
      </w:r>
    </w:p>
    <w:p w14:paraId="3E3DC45F" w14:textId="77777777" w:rsidR="00BF190D" w:rsidRPr="00BF190D" w:rsidRDefault="00000000">
      <w:pPr>
        <w:shd w:val="clear" w:color="auto" w:fill="F4F4F4"/>
        <w:spacing w:before="40"/>
        <w:jc w:val="both"/>
        <w:rPr>
          <w:del w:id="3278" w:author="ahmad sahrul" w:date="2026-04-27T20:16:00Z"/>
          <w:rFonts w:ascii="Times New Roman" w:cs="Times New Roman"/>
          <w:rPrChange w:id="3279" w:author="ahmad sahrul" w:date="2026-04-27T19:32:00Z">
            <w:rPr>
              <w:del w:id="3280" w:author="ahmad sahrul" w:date="2026-04-27T20:16:00Z"/>
            </w:rPr>
          </w:rPrChange>
        </w:rPr>
        <w:pPrChange w:id="3281" w:author="6781" w:date="2026-04-27T23:07:00Z">
          <w:pPr/>
        </w:pPrChange>
      </w:pPr>
      <w:r w:rsidRPr="99D6F27E">
        <w:rPr>
          <w:rFonts w:ascii="Times New Roman" w:cs="Times New Roman"/>
          <w:rPrChange w:id="3282" w:author="ahmad sahrul" w:date="2026-04-27T19:32:00Z">
            <w:rPr/>
          </w:rPrChange>
        </w:rPr>
        <w:br w:type="page"/>
      </w:r>
    </w:p>
    <w:p w14:paraId="62A357D6" w14:textId="77777777" w:rsidR="00BF190D" w:rsidRDefault="00000000">
      <w:pPr>
        <w:shd w:val="clear" w:color="auto" w:fill="F4F4F4"/>
        <w:spacing w:before="40" w:after="0"/>
        <w:jc w:val="both"/>
        <w:pPrChange w:id="3283" w:author="6781" w:date="2026-04-27T23:07:00Z">
          <w:pPr>
            <w:pStyle w:val="Heading1"/>
          </w:pPr>
        </w:pPrChange>
      </w:pPr>
      <w:bookmarkStart w:id="3284" w:name="_Toc228212140"/>
      <w:r>
        <w:t>4. System Features</w:t>
      </w:r>
      <w:bookmarkEnd w:id="3284"/>
    </w:p>
    <w:p w14:paraId="2F6D9917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3285" w:author="ahmad sahrul" w:date="2026-04-27T19:41:00Z">
            <w:rPr/>
          </w:rPrChange>
        </w:rPr>
        <w:pPrChange w:id="3286" w:author="6781" w:date="2026-04-27T23:07:00Z">
          <w:pPr>
            <w:pStyle w:val="Heading2"/>
          </w:pPr>
        </w:pPrChange>
      </w:pPr>
      <w:bookmarkStart w:id="3287" w:name="_Toc228212141"/>
      <w:r w:rsidRPr="2152255C">
        <w:rPr>
          <w:rFonts w:ascii="Times New Roman" w:cs="Times New Roman"/>
          <w:color w:val="000000"/>
          <w:rPrChange w:id="3288" w:author="ahmad sahrul" w:date="2026-04-27T19:41:00Z">
            <w:rPr/>
          </w:rPrChange>
        </w:rPr>
        <w:t xml:space="preserve">4.1 </w:t>
      </w:r>
      <w:r w:rsidRPr="E4D89008">
        <w:rPr>
          <w:rFonts w:ascii="Times New Roman" w:cs="Times New Roman"/>
          <w:color w:val="000000"/>
          <w:rPrChange w:id="3289" w:author="ahmad sahrul" w:date="2026-04-27T19:41:00Z">
            <w:rPr/>
          </w:rPrChange>
        </w:rPr>
        <w:t>Autentikasi</w:t>
      </w:r>
      <w:r w:rsidRPr="AE5E1917">
        <w:rPr>
          <w:rFonts w:ascii="Times New Roman" w:cs="Times New Roman"/>
          <w:color w:val="000000"/>
          <w:rPrChange w:id="3290" w:author="ahmad sahrul" w:date="2026-04-27T19:41:00Z">
            <w:rPr/>
          </w:rPrChange>
        </w:rPr>
        <w:t xml:space="preserve"> &amp; </w:t>
      </w:r>
      <w:r w:rsidRPr="50A715A9">
        <w:rPr>
          <w:rFonts w:ascii="Times New Roman" w:cs="Times New Roman"/>
          <w:color w:val="000000"/>
          <w:rPrChange w:id="3291" w:author="ahmad sahrul" w:date="2026-04-27T19:41:00Z">
            <w:rPr/>
          </w:rPrChange>
        </w:rPr>
        <w:t>Manajemen</w:t>
      </w:r>
      <w:r w:rsidRPr="0E59A80C">
        <w:rPr>
          <w:rFonts w:ascii="Times New Roman" w:cs="Times New Roman"/>
          <w:color w:val="000000"/>
          <w:rPrChange w:id="3292" w:author="ahmad sahrul" w:date="2026-04-27T19:41:00Z">
            <w:rPr/>
          </w:rPrChange>
        </w:rPr>
        <w:t xml:space="preserve"> </w:t>
      </w:r>
      <w:r w:rsidRPr="80260EE2">
        <w:rPr>
          <w:rFonts w:ascii="Times New Roman" w:cs="Times New Roman"/>
          <w:color w:val="000000"/>
          <w:rPrChange w:id="3293" w:author="ahmad sahrul" w:date="2026-04-27T19:41:00Z">
            <w:rPr/>
          </w:rPrChange>
        </w:rPr>
        <w:t>Pengguna</w:t>
      </w:r>
      <w:bookmarkEnd w:id="3287"/>
    </w:p>
    <w:p w14:paraId="1A96D3DC" w14:textId="77777777" w:rsidR="00BF190D" w:rsidRPr="00BF190D" w:rsidRDefault="00000000">
      <w:pPr>
        <w:pStyle w:val="Heading3"/>
        <w:jc w:val="both"/>
        <w:rPr>
          <w:rFonts w:ascii="Times New Roman" w:cs="Times New Roman"/>
          <w:rPrChange w:id="3294" w:author="ahmad sahrul" w:date="2026-04-27T19:48:00Z">
            <w:rPr/>
          </w:rPrChange>
        </w:rPr>
        <w:pPrChange w:id="3295" w:author="6781" w:date="2026-04-27T23:07:00Z">
          <w:pPr>
            <w:pStyle w:val="Heading3"/>
          </w:pPr>
        </w:pPrChange>
      </w:pPr>
      <w:bookmarkStart w:id="3296" w:name="_Toc228212142"/>
      <w:r w:rsidRPr="DD9D9BC8">
        <w:rPr>
          <w:rFonts w:ascii="Times New Roman" w:cs="Times New Roman"/>
          <w:rPrChange w:id="3297" w:author="ahmad sahrul" w:date="2026-04-27T19:48:00Z">
            <w:rPr/>
          </w:rPrChange>
        </w:rPr>
        <w:t xml:space="preserve">4.1.1 </w:t>
      </w:r>
      <w:r w:rsidRPr="2A2234B5">
        <w:rPr>
          <w:rFonts w:ascii="Times New Roman" w:cs="Times New Roman"/>
          <w:rPrChange w:id="3298" w:author="ahmad sahrul" w:date="2026-04-27T19:48:00Z">
            <w:rPr/>
          </w:rPrChange>
        </w:rPr>
        <w:t>Deskripsi</w:t>
      </w:r>
      <w:r w:rsidRPr="5E9DA619">
        <w:rPr>
          <w:rFonts w:ascii="Times New Roman" w:cs="Times New Roman"/>
          <w:rPrChange w:id="3299" w:author="ahmad sahrul" w:date="2026-04-27T19:48:00Z">
            <w:rPr/>
          </w:rPrChange>
        </w:rPr>
        <w:t xml:space="preserve"> dan </w:t>
      </w:r>
      <w:r w:rsidRPr="8A1B2F53">
        <w:rPr>
          <w:rFonts w:ascii="Times New Roman" w:cs="Times New Roman"/>
          <w:rPrChange w:id="3300" w:author="ahmad sahrul" w:date="2026-04-27T19:48:00Z">
            <w:rPr/>
          </w:rPrChange>
        </w:rPr>
        <w:t>Prioritas</w:t>
      </w:r>
      <w:bookmarkEnd w:id="3296"/>
    </w:p>
    <w:p w14:paraId="274A63DC" w14:textId="0DB914B1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3301" w:author="ahmad sahrul" w:date="2026-04-27T19:48:00Z">
            <w:rPr/>
          </w:rPrChange>
        </w:rPr>
        <w:pPrChange w:id="3302" w:author="6781" w:date="2026-04-27T23:07:00Z">
          <w:pPr>
            <w:spacing w:before="80"/>
          </w:pPr>
        </w:pPrChange>
      </w:pPr>
      <w:r w:rsidRPr="7064D69B">
        <w:rPr>
          <w:rFonts w:ascii="Times New Roman" w:cs="Times New Roman"/>
          <w:sz w:val="24"/>
          <w:szCs w:val="24"/>
          <w:rPrChange w:id="3303" w:author="ahmad sahrul" w:date="2026-04-27T19:48:00Z">
            <w:rPr/>
          </w:rPrChange>
        </w:rPr>
        <w:t xml:space="preserve">Fitur </w:t>
      </w:r>
      <w:r w:rsidRPr="46878208">
        <w:rPr>
          <w:rFonts w:ascii="Times New Roman" w:cs="Times New Roman"/>
          <w:sz w:val="24"/>
          <w:szCs w:val="24"/>
          <w:rPrChange w:id="3304" w:author="ahmad sahrul" w:date="2026-04-27T19:48:00Z">
            <w:rPr/>
          </w:rPrChange>
        </w:rPr>
        <w:t>autentikasi</w:t>
      </w:r>
      <w:r w:rsidRPr="E25FFA01">
        <w:rPr>
          <w:rFonts w:ascii="Times New Roman" w:cs="Times New Roman"/>
          <w:sz w:val="24"/>
          <w:szCs w:val="24"/>
          <w:rPrChange w:id="3305" w:author="ahmad sahrul" w:date="2026-04-27T19:48:00Z">
            <w:rPr/>
          </w:rPrChange>
        </w:rPr>
        <w:t xml:space="preserve"> </w:t>
      </w:r>
      <w:r w:rsidRPr="C443104F">
        <w:rPr>
          <w:rFonts w:ascii="Times New Roman" w:cs="Times New Roman"/>
          <w:sz w:val="24"/>
          <w:szCs w:val="24"/>
          <w:rPrChange w:id="3306" w:author="ahmad sahrul" w:date="2026-04-27T19:48:00Z">
            <w:rPr/>
          </w:rPrChange>
        </w:rPr>
        <w:t>memungkinkan</w:t>
      </w:r>
      <w:r w:rsidRPr="56CDE8ED">
        <w:rPr>
          <w:rFonts w:ascii="Times New Roman" w:cs="Times New Roman"/>
          <w:sz w:val="24"/>
          <w:szCs w:val="24"/>
          <w:rPrChange w:id="3307" w:author="ahmad sahrul" w:date="2026-04-27T19:48:00Z">
            <w:rPr/>
          </w:rPrChange>
        </w:rPr>
        <w:t xml:space="preserve"> </w:t>
      </w:r>
      <w:r w:rsidRPr="B51764D7">
        <w:rPr>
          <w:rFonts w:ascii="Times New Roman" w:cs="Times New Roman"/>
          <w:sz w:val="24"/>
          <w:szCs w:val="24"/>
          <w:rPrChange w:id="3308" w:author="ahmad sahrul" w:date="2026-04-27T19:48:00Z">
            <w:rPr/>
          </w:rPrChange>
        </w:rPr>
        <w:t>pengguna</w:t>
      </w:r>
      <w:r w:rsidRPr="851383B1">
        <w:rPr>
          <w:rFonts w:ascii="Times New Roman" w:cs="Times New Roman"/>
          <w:sz w:val="24"/>
          <w:szCs w:val="24"/>
          <w:rPrChange w:id="3309" w:author="ahmad sahrul" w:date="2026-04-27T19:48:00Z">
            <w:rPr/>
          </w:rPrChange>
        </w:rPr>
        <w:t xml:space="preserve"> </w:t>
      </w:r>
      <w:r w:rsidRPr="08C2EE29">
        <w:rPr>
          <w:rFonts w:ascii="Times New Roman" w:cs="Times New Roman"/>
          <w:sz w:val="24"/>
          <w:szCs w:val="24"/>
          <w:rPrChange w:id="3310" w:author="ahmad sahrul" w:date="2026-04-27T19:48:00Z">
            <w:rPr/>
          </w:rPrChange>
        </w:rPr>
        <w:t>untuk</w:t>
      </w:r>
      <w:r w:rsidRPr="9FB0A413">
        <w:rPr>
          <w:rFonts w:ascii="Times New Roman" w:cs="Times New Roman"/>
          <w:sz w:val="24"/>
          <w:szCs w:val="24"/>
          <w:rPrChange w:id="3311" w:author="ahmad sahrul" w:date="2026-04-27T19:48:00Z">
            <w:rPr/>
          </w:rPrChange>
        </w:rPr>
        <w:t xml:space="preserve"> </w:t>
      </w:r>
      <w:r w:rsidRPr="07494B44">
        <w:rPr>
          <w:rFonts w:ascii="Times New Roman" w:cs="Times New Roman"/>
          <w:sz w:val="24"/>
          <w:szCs w:val="24"/>
          <w:rPrChange w:id="3312" w:author="ahmad sahrul" w:date="2026-04-27T19:48:00Z">
            <w:rPr/>
          </w:rPrChange>
        </w:rPr>
        <w:t>masuk</w:t>
      </w:r>
      <w:r w:rsidRPr="D17B9747">
        <w:rPr>
          <w:rFonts w:ascii="Times New Roman" w:cs="Times New Roman"/>
          <w:sz w:val="24"/>
          <w:szCs w:val="24"/>
          <w:rPrChange w:id="3313" w:author="ahmad sahrul" w:date="2026-04-27T19:48:00Z">
            <w:rPr/>
          </w:rPrChange>
        </w:rPr>
        <w:t xml:space="preserve"> </w:t>
      </w:r>
      <w:r w:rsidRPr="D3A50D4B">
        <w:rPr>
          <w:rFonts w:ascii="Times New Roman" w:cs="Times New Roman"/>
          <w:sz w:val="24"/>
          <w:szCs w:val="24"/>
          <w:rPrChange w:id="3314" w:author="ahmad sahrul" w:date="2026-04-27T19:48:00Z">
            <w:rPr/>
          </w:rPrChange>
        </w:rPr>
        <w:t>ke</w:t>
      </w:r>
      <w:r w:rsidRPr="4FD5AC4B">
        <w:rPr>
          <w:rFonts w:ascii="Times New Roman" w:cs="Times New Roman"/>
          <w:sz w:val="24"/>
          <w:szCs w:val="24"/>
          <w:rPrChange w:id="3315" w:author="ahmad sahrul" w:date="2026-04-27T19:48:00Z">
            <w:rPr/>
          </w:rPrChange>
        </w:rPr>
        <w:t xml:space="preserve"> </w:t>
      </w:r>
      <w:r w:rsidRPr="7F5D19A5">
        <w:rPr>
          <w:rFonts w:ascii="Times New Roman" w:cs="Times New Roman"/>
          <w:sz w:val="24"/>
          <w:szCs w:val="24"/>
          <w:rPrChange w:id="3316" w:author="ahmad sahrul" w:date="2026-04-27T19:48:00Z">
            <w:rPr/>
          </w:rPrChange>
        </w:rPr>
        <w:t>sistem</w:t>
      </w:r>
      <w:r w:rsidRPr="8EB564FD">
        <w:rPr>
          <w:rFonts w:ascii="Times New Roman" w:cs="Times New Roman"/>
          <w:sz w:val="24"/>
          <w:szCs w:val="24"/>
          <w:rPrChange w:id="3317" w:author="ahmad sahrul" w:date="2026-04-27T19:48:00Z">
            <w:rPr/>
          </w:rPrChange>
        </w:rPr>
        <w:t xml:space="preserve"> </w:t>
      </w:r>
      <w:r w:rsidRPr="6B1AF124">
        <w:rPr>
          <w:rFonts w:ascii="Times New Roman" w:cs="Times New Roman"/>
          <w:sz w:val="24"/>
          <w:szCs w:val="24"/>
          <w:rPrChange w:id="3318" w:author="ahmad sahrul" w:date="2026-04-27T19:48:00Z">
            <w:rPr/>
          </w:rPrChange>
        </w:rPr>
        <w:t>dengan</w:t>
      </w:r>
      <w:r w:rsidRPr="F58B7573">
        <w:rPr>
          <w:rFonts w:ascii="Times New Roman" w:cs="Times New Roman"/>
          <w:sz w:val="24"/>
          <w:szCs w:val="24"/>
          <w:rPrChange w:id="3319" w:author="ahmad sahrul" w:date="2026-04-27T19:48:00Z">
            <w:rPr/>
          </w:rPrChange>
        </w:rPr>
        <w:t xml:space="preserve"> </w:t>
      </w:r>
      <w:r w:rsidRPr="1FF1952D">
        <w:rPr>
          <w:rFonts w:ascii="Times New Roman" w:cs="Times New Roman"/>
          <w:sz w:val="24"/>
          <w:szCs w:val="24"/>
          <w:rPrChange w:id="3320" w:author="ahmad sahrul" w:date="2026-04-27T19:48:00Z">
            <w:rPr/>
          </w:rPrChange>
        </w:rPr>
        <w:t>kredensial</w:t>
      </w:r>
      <w:r w:rsidRPr="34D4BC50">
        <w:rPr>
          <w:rFonts w:ascii="Times New Roman" w:cs="Times New Roman"/>
          <w:sz w:val="24"/>
          <w:szCs w:val="24"/>
          <w:rPrChange w:id="3321" w:author="ahmad sahrul" w:date="2026-04-27T19:48:00Z">
            <w:rPr/>
          </w:rPrChange>
        </w:rPr>
        <w:t xml:space="preserve"> yang valid dan </w:t>
      </w:r>
      <w:r w:rsidRPr="E0A0F1FA">
        <w:rPr>
          <w:rFonts w:ascii="Times New Roman" w:cs="Times New Roman"/>
          <w:sz w:val="24"/>
          <w:szCs w:val="24"/>
          <w:rPrChange w:id="3322" w:author="ahmad sahrul" w:date="2026-04-27T19:48:00Z">
            <w:rPr/>
          </w:rPrChange>
        </w:rPr>
        <w:t>mendapatkan</w:t>
      </w:r>
      <w:r w:rsidRPr="2A389027">
        <w:rPr>
          <w:rFonts w:ascii="Times New Roman" w:cs="Times New Roman"/>
          <w:sz w:val="24"/>
          <w:szCs w:val="24"/>
          <w:rPrChange w:id="3323" w:author="ahmad sahrul" w:date="2026-04-27T19:48:00Z">
            <w:rPr/>
          </w:rPrChange>
        </w:rPr>
        <w:t xml:space="preserve"> token </w:t>
      </w:r>
      <w:r w:rsidRPr="AEFF2D6E">
        <w:rPr>
          <w:rFonts w:ascii="Times New Roman" w:cs="Times New Roman"/>
          <w:sz w:val="24"/>
          <w:szCs w:val="24"/>
          <w:rPrChange w:id="3324" w:author="ahmad sahrul" w:date="2026-04-27T19:48:00Z">
            <w:rPr/>
          </w:rPrChange>
        </w:rPr>
        <w:t>akses</w:t>
      </w:r>
      <w:r w:rsidRPr="C068713B">
        <w:rPr>
          <w:rFonts w:ascii="Times New Roman" w:cs="Times New Roman"/>
          <w:sz w:val="24"/>
          <w:szCs w:val="24"/>
          <w:rPrChange w:id="3325" w:author="ahmad sahrul" w:date="2026-04-27T19:48:00Z">
            <w:rPr/>
          </w:rPrChange>
        </w:rPr>
        <w:t xml:space="preserve">. </w:t>
      </w:r>
      <w:r w:rsidRPr="773A0C0D">
        <w:rPr>
          <w:rFonts w:ascii="Times New Roman" w:cs="Times New Roman"/>
          <w:sz w:val="24"/>
          <w:szCs w:val="24"/>
          <w:rPrChange w:id="3326" w:author="ahmad sahrul" w:date="2026-04-27T19:48:00Z">
            <w:rPr/>
          </w:rPrChange>
        </w:rPr>
        <w:t>Sistem</w:t>
      </w:r>
      <w:r w:rsidRPr="031D340E">
        <w:rPr>
          <w:rFonts w:ascii="Times New Roman" w:cs="Times New Roman"/>
          <w:sz w:val="24"/>
          <w:szCs w:val="24"/>
          <w:rPrChange w:id="3327" w:author="ahmad sahrul" w:date="2026-04-27T19:48:00Z">
            <w:rPr/>
          </w:rPrChange>
        </w:rPr>
        <w:t xml:space="preserve"> </w:t>
      </w:r>
      <w:r w:rsidRPr="F7F75A1E">
        <w:rPr>
          <w:rFonts w:ascii="Times New Roman" w:cs="Times New Roman"/>
          <w:sz w:val="24"/>
          <w:szCs w:val="24"/>
          <w:rPrChange w:id="3328" w:author="ahmad sahrul" w:date="2026-04-27T19:48:00Z">
            <w:rPr/>
          </w:rPrChange>
        </w:rPr>
        <w:t>menggunakan</w:t>
      </w:r>
      <w:r w:rsidRPr="70C360A7">
        <w:rPr>
          <w:rFonts w:ascii="Times New Roman" w:cs="Times New Roman"/>
          <w:sz w:val="24"/>
          <w:szCs w:val="24"/>
          <w:rPrChange w:id="3329" w:author="ahmad sahrul" w:date="2026-04-27T19:48:00Z">
            <w:rPr/>
          </w:rPrChange>
        </w:rPr>
        <w:t xml:space="preserve"> role-based access control (RBAC) </w:t>
      </w:r>
      <w:r w:rsidRPr="F576FCFC">
        <w:rPr>
          <w:rFonts w:ascii="Times New Roman" w:cs="Times New Roman"/>
          <w:sz w:val="24"/>
          <w:szCs w:val="24"/>
          <w:rPrChange w:id="3330" w:author="ahmad sahrul" w:date="2026-04-27T19:48:00Z">
            <w:rPr/>
          </w:rPrChange>
        </w:rPr>
        <w:t>untuk</w:t>
      </w:r>
      <w:r w:rsidRPr="32F29B71">
        <w:rPr>
          <w:rFonts w:ascii="Times New Roman" w:cs="Times New Roman"/>
          <w:sz w:val="24"/>
          <w:szCs w:val="24"/>
          <w:rPrChange w:id="3331" w:author="ahmad sahrul" w:date="2026-04-27T19:48:00Z">
            <w:rPr/>
          </w:rPrChange>
        </w:rPr>
        <w:t xml:space="preserve"> </w:t>
      </w:r>
      <w:r w:rsidRPr="0D55911D">
        <w:rPr>
          <w:rFonts w:ascii="Times New Roman" w:cs="Times New Roman"/>
          <w:sz w:val="24"/>
          <w:szCs w:val="24"/>
          <w:rPrChange w:id="3332" w:author="ahmad sahrul" w:date="2026-04-27T19:48:00Z">
            <w:rPr/>
          </w:rPrChange>
        </w:rPr>
        <w:t>membedakan</w:t>
      </w:r>
      <w:r w:rsidRPr="336CC821">
        <w:rPr>
          <w:rFonts w:ascii="Times New Roman" w:cs="Times New Roman"/>
          <w:sz w:val="24"/>
          <w:szCs w:val="24"/>
          <w:rPrChange w:id="3333" w:author="ahmad sahrul" w:date="2026-04-27T19:48:00Z">
            <w:rPr/>
          </w:rPrChange>
        </w:rPr>
        <w:t xml:space="preserve"> </w:t>
      </w:r>
      <w:r w:rsidRPr="45075366">
        <w:rPr>
          <w:rFonts w:ascii="Times New Roman" w:cs="Times New Roman"/>
          <w:sz w:val="24"/>
          <w:szCs w:val="24"/>
          <w:rPrChange w:id="3334" w:author="ahmad sahrul" w:date="2026-04-27T19:48:00Z">
            <w:rPr/>
          </w:rPrChange>
        </w:rPr>
        <w:t>hak</w:t>
      </w:r>
      <w:r w:rsidRPr="F1EC040D">
        <w:rPr>
          <w:rFonts w:ascii="Times New Roman" w:cs="Times New Roman"/>
          <w:sz w:val="24"/>
          <w:szCs w:val="24"/>
          <w:rPrChange w:id="3335" w:author="ahmad sahrul" w:date="2026-04-27T19:48:00Z">
            <w:rPr/>
          </w:rPrChange>
        </w:rPr>
        <w:t xml:space="preserve"> </w:t>
      </w:r>
      <w:r w:rsidRPr="933B18B6">
        <w:rPr>
          <w:rFonts w:ascii="Times New Roman" w:cs="Times New Roman"/>
          <w:sz w:val="24"/>
          <w:szCs w:val="24"/>
          <w:rPrChange w:id="3336" w:author="ahmad sahrul" w:date="2026-04-27T19:48:00Z">
            <w:rPr/>
          </w:rPrChange>
        </w:rPr>
        <w:t>akses</w:t>
      </w:r>
      <w:r w:rsidRPr="3611E4CD">
        <w:rPr>
          <w:rFonts w:ascii="Times New Roman" w:cs="Times New Roman"/>
          <w:sz w:val="24"/>
          <w:szCs w:val="24"/>
          <w:rPrChange w:id="3337" w:author="ahmad sahrul" w:date="2026-04-27T19:48:00Z">
            <w:rPr/>
          </w:rPrChange>
        </w:rPr>
        <w:t xml:space="preserve"> </w:t>
      </w:r>
      <w:r w:rsidRPr="CC5954D4">
        <w:rPr>
          <w:rFonts w:ascii="Times New Roman" w:cs="Times New Roman"/>
          <w:sz w:val="24"/>
          <w:szCs w:val="24"/>
          <w:rPrChange w:id="3338" w:author="ahmad sahrul" w:date="2026-04-27T19:48:00Z">
            <w:rPr/>
          </w:rPrChange>
        </w:rPr>
        <w:t>antara</w:t>
      </w:r>
      <w:r w:rsidRPr="75866929">
        <w:rPr>
          <w:rFonts w:ascii="Times New Roman" w:cs="Times New Roman"/>
          <w:sz w:val="24"/>
          <w:szCs w:val="24"/>
          <w:rPrChange w:id="3339" w:author="ahmad sahrul" w:date="2026-04-27T19:48:00Z">
            <w:rPr/>
          </w:rPrChange>
        </w:rPr>
        <w:t xml:space="preserve"> Owner, Kasir, dan Admin</w:t>
      </w:r>
      <w:del w:id="3340" w:author="pajar280505@gmail.com" w:date="2026-05-16T10:00:00Z">
        <w:r w:rsidRPr="75866929" w:rsidDel="00E360FD">
          <w:rPr>
            <w:rFonts w:ascii="Times New Roman" w:cs="Times New Roman"/>
            <w:sz w:val="24"/>
            <w:szCs w:val="24"/>
            <w:rPrChange w:id="3341" w:author="ahmad sahrul" w:date="2026-04-27T19:48:00Z">
              <w:rPr/>
            </w:rPrChange>
          </w:rPr>
          <w:delText xml:space="preserve"> Online</w:delText>
        </w:r>
      </w:del>
      <w:r w:rsidRPr="75866929">
        <w:rPr>
          <w:rFonts w:ascii="Times New Roman" w:cs="Times New Roman"/>
          <w:sz w:val="24"/>
          <w:szCs w:val="24"/>
          <w:rPrChange w:id="3342" w:author="ahmad sahrul" w:date="2026-04-27T19:48:00Z">
            <w:rPr/>
          </w:rPrChange>
        </w:rPr>
        <w:t>.</w:t>
      </w:r>
    </w:p>
    <w:p w14:paraId="6BE5A697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3343" w:author="ahmad sahrul" w:date="2026-04-27T19:48:00Z">
            <w:rPr/>
          </w:rPrChange>
        </w:rPr>
        <w:pPrChange w:id="3344" w:author="6781" w:date="2026-04-27T23:07:00Z">
          <w:pPr>
            <w:spacing w:before="80"/>
          </w:pPr>
        </w:pPrChange>
      </w:pPr>
      <w:r w:rsidRPr="FF7E0D9A">
        <w:rPr>
          <w:rFonts w:ascii="Times New Roman" w:cs="Times New Roman"/>
          <w:sz w:val="24"/>
          <w:szCs w:val="24"/>
          <w:rPrChange w:id="3345" w:author="ahmad sahrul" w:date="2026-04-27T19:48:00Z">
            <w:rPr/>
          </w:rPrChange>
        </w:rPr>
        <w:t>Prioritas</w:t>
      </w:r>
      <w:r w:rsidRPr="37B7DDD5">
        <w:rPr>
          <w:rFonts w:ascii="Times New Roman" w:cs="Times New Roman"/>
          <w:sz w:val="24"/>
          <w:szCs w:val="24"/>
          <w:rPrChange w:id="3346" w:author="ahmad sahrul" w:date="2026-04-27T19:48:00Z">
            <w:rPr/>
          </w:rPrChange>
        </w:rPr>
        <w:t>: High</w:t>
      </w:r>
    </w:p>
    <w:p w14:paraId="6434ED7B" w14:textId="77777777" w:rsidR="00BF190D" w:rsidRPr="00BF190D" w:rsidRDefault="00000000">
      <w:pPr>
        <w:pStyle w:val="Heading3"/>
        <w:jc w:val="both"/>
        <w:rPr>
          <w:rFonts w:ascii="Times New Roman" w:cs="Times New Roman"/>
          <w:rPrChange w:id="3347" w:author="ahmad sahrul" w:date="2026-04-27T19:32:00Z">
            <w:rPr/>
          </w:rPrChange>
        </w:rPr>
        <w:pPrChange w:id="3348" w:author="6781" w:date="2026-04-27T23:07:00Z">
          <w:pPr>
            <w:pStyle w:val="Heading3"/>
          </w:pPr>
        </w:pPrChange>
      </w:pPr>
      <w:bookmarkStart w:id="3349" w:name="_Toc228212143"/>
      <w:r w:rsidRPr="02319858">
        <w:rPr>
          <w:rFonts w:ascii="Times New Roman" w:cs="Times New Roman"/>
          <w:rPrChange w:id="3350" w:author="ahmad sahrul" w:date="2026-04-27T19:32:00Z">
            <w:rPr/>
          </w:rPrChange>
        </w:rPr>
        <w:t>4.1.2 Stimulus/Response Sequences</w:t>
      </w:r>
      <w:bookmarkEnd w:id="3349"/>
    </w:p>
    <w:p w14:paraId="5D8786F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351" w:author="ahmad sahrul" w:date="2026-04-27T19:48:00Z">
            <w:rPr/>
          </w:rPrChange>
        </w:rPr>
        <w:pPrChange w:id="335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5AC16E4">
        <w:rPr>
          <w:rFonts w:ascii="Times New Roman" w:cs="Times New Roman"/>
          <w:sz w:val="24"/>
          <w:szCs w:val="24"/>
          <w:rPrChange w:id="3353" w:author="ahmad sahrul" w:date="2026-04-27T19:48:00Z">
            <w:rPr/>
          </w:rPrChange>
        </w:rPr>
        <w:t>Pengguna</w:t>
      </w:r>
      <w:r w:rsidRPr="8124AEF9">
        <w:rPr>
          <w:rFonts w:ascii="Times New Roman" w:cs="Times New Roman"/>
          <w:sz w:val="24"/>
          <w:szCs w:val="24"/>
          <w:rPrChange w:id="3354" w:author="ahmad sahrul" w:date="2026-04-27T19:48:00Z">
            <w:rPr/>
          </w:rPrChange>
        </w:rPr>
        <w:t xml:space="preserve"> </w:t>
      </w:r>
      <w:r w:rsidRPr="28E43C44">
        <w:rPr>
          <w:rFonts w:ascii="Times New Roman" w:cs="Times New Roman"/>
          <w:sz w:val="24"/>
          <w:szCs w:val="24"/>
          <w:rPrChange w:id="3355" w:author="ahmad sahrul" w:date="2026-04-27T19:48:00Z">
            <w:rPr/>
          </w:rPrChange>
        </w:rPr>
        <w:t>membuka</w:t>
      </w:r>
      <w:r w:rsidRPr="861764A4">
        <w:rPr>
          <w:rFonts w:ascii="Times New Roman" w:cs="Times New Roman"/>
          <w:sz w:val="24"/>
          <w:szCs w:val="24"/>
          <w:rPrChange w:id="3356" w:author="ahmad sahrul" w:date="2026-04-27T19:48:00Z">
            <w:rPr/>
          </w:rPrChange>
        </w:rPr>
        <w:t xml:space="preserve"> </w:t>
      </w:r>
      <w:r w:rsidRPr="0B1905F5">
        <w:rPr>
          <w:rFonts w:ascii="Times New Roman" w:cs="Times New Roman"/>
          <w:sz w:val="24"/>
          <w:szCs w:val="24"/>
          <w:rPrChange w:id="3357" w:author="ahmad sahrul" w:date="2026-04-27T19:48:00Z">
            <w:rPr/>
          </w:rPrChange>
        </w:rPr>
        <w:t>aplikasi</w:t>
      </w:r>
      <w:r w:rsidRPr="4DF2BDAC">
        <w:rPr>
          <w:rFonts w:ascii="Times New Roman" w:cs="Times New Roman"/>
          <w:sz w:val="24"/>
          <w:szCs w:val="24"/>
          <w:rPrChange w:id="3358" w:author="ahmad sahrul" w:date="2026-04-27T19:48:00Z">
            <w:rPr/>
          </w:rPrChange>
        </w:rPr>
        <w:t xml:space="preserve"> </w:t>
      </w:r>
      <w:r w:rsidRPr="4DF2BDAC">
        <w:rPr>
          <w:rFonts w:ascii="Times New Roman" w:cs="Times New Roman"/>
          <w:sz w:val="24"/>
          <w:szCs w:val="24"/>
          <w:rPrChange w:id="3359" w:author="ahmad sahrul" w:date="2026-04-27T19:48:00Z">
            <w:rPr/>
          </w:rPrChange>
        </w:rPr>
        <w:t>→</w:t>
      </w:r>
      <w:r w:rsidRPr="4DF2BDAC">
        <w:rPr>
          <w:rFonts w:ascii="Times New Roman" w:cs="Times New Roman"/>
          <w:sz w:val="24"/>
          <w:szCs w:val="24"/>
          <w:rPrChange w:id="3360" w:author="ahmad sahrul" w:date="2026-04-27T19:48:00Z">
            <w:rPr/>
          </w:rPrChange>
        </w:rPr>
        <w:t xml:space="preserve"> </w:t>
      </w:r>
      <w:r w:rsidRPr="0132EA4C">
        <w:rPr>
          <w:rFonts w:ascii="Times New Roman" w:cs="Times New Roman"/>
          <w:sz w:val="24"/>
          <w:szCs w:val="24"/>
          <w:rPrChange w:id="3361" w:author="ahmad sahrul" w:date="2026-04-27T19:48:00Z">
            <w:rPr/>
          </w:rPrChange>
        </w:rPr>
        <w:t>sistem</w:t>
      </w:r>
      <w:r w:rsidRPr="013D2F8B">
        <w:rPr>
          <w:rFonts w:ascii="Times New Roman" w:cs="Times New Roman"/>
          <w:sz w:val="24"/>
          <w:szCs w:val="24"/>
          <w:rPrChange w:id="3362" w:author="ahmad sahrul" w:date="2026-04-27T19:48:00Z">
            <w:rPr/>
          </w:rPrChange>
        </w:rPr>
        <w:t xml:space="preserve"> </w:t>
      </w:r>
      <w:r w:rsidRPr="BD7F834E">
        <w:rPr>
          <w:rFonts w:ascii="Times New Roman" w:cs="Times New Roman"/>
          <w:sz w:val="24"/>
          <w:szCs w:val="24"/>
          <w:rPrChange w:id="3363" w:author="ahmad sahrul" w:date="2026-04-27T19:48:00Z">
            <w:rPr/>
          </w:rPrChange>
        </w:rPr>
        <w:t>menampilkan</w:t>
      </w:r>
      <w:r w:rsidRPr="924FA395">
        <w:rPr>
          <w:rFonts w:ascii="Times New Roman" w:cs="Times New Roman"/>
          <w:sz w:val="24"/>
          <w:szCs w:val="24"/>
          <w:rPrChange w:id="3364" w:author="ahmad sahrul" w:date="2026-04-27T19:48:00Z">
            <w:rPr/>
          </w:rPrChange>
        </w:rPr>
        <w:t xml:space="preserve"> </w:t>
      </w:r>
      <w:r w:rsidRPr="AFDC47F3">
        <w:rPr>
          <w:rFonts w:ascii="Times New Roman" w:cs="Times New Roman"/>
          <w:sz w:val="24"/>
          <w:szCs w:val="24"/>
          <w:rPrChange w:id="3365" w:author="ahmad sahrul" w:date="2026-04-27T19:48:00Z">
            <w:rPr/>
          </w:rPrChange>
        </w:rPr>
        <w:t>halaman</w:t>
      </w:r>
      <w:r w:rsidRPr="9A147442">
        <w:rPr>
          <w:rFonts w:ascii="Times New Roman" w:cs="Times New Roman"/>
          <w:sz w:val="24"/>
          <w:szCs w:val="24"/>
          <w:rPrChange w:id="3366" w:author="ahmad sahrul" w:date="2026-04-27T19:48:00Z">
            <w:rPr/>
          </w:rPrChange>
        </w:rPr>
        <w:t xml:space="preserve"> login.</w:t>
      </w:r>
    </w:p>
    <w:p w14:paraId="335262B1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367" w:author="ahmad sahrul" w:date="2026-04-27T19:48:00Z">
            <w:rPr/>
          </w:rPrChange>
        </w:rPr>
        <w:pPrChange w:id="336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88C47EB">
        <w:rPr>
          <w:rFonts w:ascii="Times New Roman" w:cs="Times New Roman"/>
          <w:sz w:val="24"/>
          <w:szCs w:val="24"/>
          <w:rPrChange w:id="3369" w:author="ahmad sahrul" w:date="2026-04-27T19:48:00Z">
            <w:rPr/>
          </w:rPrChange>
        </w:rPr>
        <w:t>Pengguna</w:t>
      </w:r>
      <w:r w:rsidRPr="8CE7B368">
        <w:rPr>
          <w:rFonts w:ascii="Times New Roman" w:cs="Times New Roman"/>
          <w:sz w:val="24"/>
          <w:szCs w:val="24"/>
          <w:rPrChange w:id="3370" w:author="ahmad sahrul" w:date="2026-04-27T19:48:00Z">
            <w:rPr/>
          </w:rPrChange>
        </w:rPr>
        <w:t xml:space="preserve"> </w:t>
      </w:r>
      <w:r w:rsidRPr="F2C7DCA2">
        <w:rPr>
          <w:rFonts w:ascii="Times New Roman" w:cs="Times New Roman"/>
          <w:sz w:val="24"/>
          <w:szCs w:val="24"/>
          <w:rPrChange w:id="3371" w:author="ahmad sahrul" w:date="2026-04-27T19:48:00Z">
            <w:rPr/>
          </w:rPrChange>
        </w:rPr>
        <w:t>memasukkan</w:t>
      </w:r>
      <w:r w:rsidRPr="B4E9A5F3">
        <w:rPr>
          <w:rFonts w:ascii="Times New Roman" w:cs="Times New Roman"/>
          <w:sz w:val="24"/>
          <w:szCs w:val="24"/>
          <w:rPrChange w:id="3372" w:author="ahmad sahrul" w:date="2026-04-27T19:48:00Z">
            <w:rPr/>
          </w:rPrChange>
        </w:rPr>
        <w:t xml:space="preserve"> email dan password </w:t>
      </w:r>
      <w:r w:rsidRPr="B4E9A5F3">
        <w:rPr>
          <w:rFonts w:ascii="Times New Roman" w:cs="Times New Roman"/>
          <w:sz w:val="24"/>
          <w:szCs w:val="24"/>
          <w:rPrChange w:id="3373" w:author="ahmad sahrul" w:date="2026-04-27T19:48:00Z">
            <w:rPr/>
          </w:rPrChange>
        </w:rPr>
        <w:t>→</w:t>
      </w:r>
      <w:r w:rsidRPr="B4E9A5F3">
        <w:rPr>
          <w:rFonts w:ascii="Times New Roman" w:cs="Times New Roman"/>
          <w:sz w:val="24"/>
          <w:szCs w:val="24"/>
          <w:rPrChange w:id="3374" w:author="ahmad sahrul" w:date="2026-04-27T19:48:00Z">
            <w:rPr/>
          </w:rPrChange>
        </w:rPr>
        <w:t xml:space="preserve"> </w:t>
      </w:r>
      <w:r w:rsidRPr="8682902C">
        <w:rPr>
          <w:rFonts w:ascii="Times New Roman" w:cs="Times New Roman"/>
          <w:sz w:val="24"/>
          <w:szCs w:val="24"/>
          <w:rPrChange w:id="3375" w:author="ahmad sahrul" w:date="2026-04-27T19:48:00Z">
            <w:rPr/>
          </w:rPrChange>
        </w:rPr>
        <w:t>sistem</w:t>
      </w:r>
      <w:r w:rsidRPr="F6722CC0">
        <w:rPr>
          <w:rFonts w:ascii="Times New Roman" w:cs="Times New Roman"/>
          <w:sz w:val="24"/>
          <w:szCs w:val="24"/>
          <w:rPrChange w:id="3376" w:author="ahmad sahrul" w:date="2026-04-27T19:48:00Z">
            <w:rPr/>
          </w:rPrChange>
        </w:rPr>
        <w:t xml:space="preserve"> </w:t>
      </w:r>
      <w:r w:rsidRPr="EC30FBF8">
        <w:rPr>
          <w:rFonts w:ascii="Times New Roman" w:cs="Times New Roman"/>
          <w:sz w:val="24"/>
          <w:szCs w:val="24"/>
          <w:rPrChange w:id="3377" w:author="ahmad sahrul" w:date="2026-04-27T19:48:00Z">
            <w:rPr/>
          </w:rPrChange>
        </w:rPr>
        <w:t>memvalidasi</w:t>
      </w:r>
      <w:r w:rsidRPr="16C98958">
        <w:rPr>
          <w:rFonts w:ascii="Times New Roman" w:cs="Times New Roman"/>
          <w:sz w:val="24"/>
          <w:szCs w:val="24"/>
          <w:rPrChange w:id="3378" w:author="ahmad sahrul" w:date="2026-04-27T19:48:00Z">
            <w:rPr/>
          </w:rPrChange>
        </w:rPr>
        <w:t xml:space="preserve"> </w:t>
      </w:r>
      <w:r w:rsidRPr="67A2A2E3">
        <w:rPr>
          <w:rFonts w:ascii="Times New Roman" w:cs="Times New Roman"/>
          <w:sz w:val="24"/>
          <w:szCs w:val="24"/>
          <w:rPrChange w:id="3379" w:author="ahmad sahrul" w:date="2026-04-27T19:48:00Z">
            <w:rPr/>
          </w:rPrChange>
        </w:rPr>
        <w:t>kredensial</w:t>
      </w:r>
      <w:r w:rsidRPr="377C8713">
        <w:rPr>
          <w:rFonts w:ascii="Times New Roman" w:cs="Times New Roman"/>
          <w:sz w:val="24"/>
          <w:szCs w:val="24"/>
          <w:rPrChange w:id="3380" w:author="ahmad sahrul" w:date="2026-04-27T19:48:00Z">
            <w:rPr/>
          </w:rPrChange>
        </w:rPr>
        <w:t xml:space="preserve"> </w:t>
      </w:r>
      <w:r w:rsidRPr="377C8713">
        <w:rPr>
          <w:rFonts w:ascii="Times New Roman" w:cs="Times New Roman"/>
          <w:sz w:val="24"/>
          <w:szCs w:val="24"/>
          <w:rPrChange w:id="3381" w:author="ahmad sahrul" w:date="2026-04-27T19:48:00Z">
            <w:rPr/>
          </w:rPrChange>
        </w:rPr>
        <w:t>→</w:t>
      </w:r>
      <w:r w:rsidRPr="377C8713">
        <w:rPr>
          <w:rFonts w:ascii="Times New Roman" w:cs="Times New Roman"/>
          <w:sz w:val="24"/>
          <w:szCs w:val="24"/>
          <w:rPrChange w:id="3382" w:author="ahmad sahrul" w:date="2026-04-27T19:48:00Z">
            <w:rPr/>
          </w:rPrChange>
        </w:rPr>
        <w:t xml:space="preserve"> </w:t>
      </w:r>
      <w:r w:rsidRPr="1F327F34">
        <w:rPr>
          <w:rFonts w:ascii="Times New Roman" w:cs="Times New Roman"/>
          <w:sz w:val="24"/>
          <w:szCs w:val="24"/>
          <w:rPrChange w:id="3383" w:author="ahmad sahrul" w:date="2026-04-27T19:48:00Z">
            <w:rPr/>
          </w:rPrChange>
        </w:rPr>
        <w:t>jika</w:t>
      </w:r>
      <w:r w:rsidRPr="4CB3DA97">
        <w:rPr>
          <w:rFonts w:ascii="Times New Roman" w:cs="Times New Roman"/>
          <w:sz w:val="24"/>
          <w:szCs w:val="24"/>
          <w:rPrChange w:id="3384" w:author="ahmad sahrul" w:date="2026-04-27T19:48:00Z">
            <w:rPr/>
          </w:rPrChange>
        </w:rPr>
        <w:t xml:space="preserve"> valid, </w:t>
      </w:r>
      <w:r w:rsidRPr="EDA922AB">
        <w:rPr>
          <w:rFonts w:ascii="Times New Roman" w:cs="Times New Roman"/>
          <w:sz w:val="24"/>
          <w:szCs w:val="24"/>
          <w:rPrChange w:id="3385" w:author="ahmad sahrul" w:date="2026-04-27T19:48:00Z">
            <w:rPr/>
          </w:rPrChange>
        </w:rPr>
        <w:t>sistem</w:t>
      </w:r>
      <w:r w:rsidRPr="8BC19254">
        <w:rPr>
          <w:rFonts w:ascii="Times New Roman" w:cs="Times New Roman"/>
          <w:sz w:val="24"/>
          <w:szCs w:val="24"/>
          <w:rPrChange w:id="3386" w:author="ahmad sahrul" w:date="2026-04-27T19:48:00Z">
            <w:rPr/>
          </w:rPrChange>
        </w:rPr>
        <w:t xml:space="preserve"> </w:t>
      </w:r>
      <w:r w:rsidRPr="12889334">
        <w:rPr>
          <w:rFonts w:ascii="Times New Roman" w:cs="Times New Roman"/>
          <w:sz w:val="24"/>
          <w:szCs w:val="24"/>
          <w:rPrChange w:id="3387" w:author="ahmad sahrul" w:date="2026-04-27T19:48:00Z">
            <w:rPr/>
          </w:rPrChange>
        </w:rPr>
        <w:t>mengembalikan</w:t>
      </w:r>
      <w:r w:rsidRPr="92E4E3D3">
        <w:rPr>
          <w:rFonts w:ascii="Times New Roman" w:cs="Times New Roman"/>
          <w:sz w:val="24"/>
          <w:szCs w:val="24"/>
          <w:rPrChange w:id="3388" w:author="ahmad sahrul" w:date="2026-04-27T19:48:00Z">
            <w:rPr/>
          </w:rPrChange>
        </w:rPr>
        <w:t xml:space="preserve"> token JWT dan redirect </w:t>
      </w:r>
      <w:r w:rsidRPr="5BF4A5FA">
        <w:rPr>
          <w:rFonts w:ascii="Times New Roman" w:cs="Times New Roman"/>
          <w:sz w:val="24"/>
          <w:szCs w:val="24"/>
          <w:rPrChange w:id="3389" w:author="ahmad sahrul" w:date="2026-04-27T19:48:00Z">
            <w:rPr/>
          </w:rPrChange>
        </w:rPr>
        <w:t>ke</w:t>
      </w:r>
      <w:r w:rsidRPr="0D5A8805">
        <w:rPr>
          <w:rFonts w:ascii="Times New Roman" w:cs="Times New Roman"/>
          <w:sz w:val="24"/>
          <w:szCs w:val="24"/>
          <w:rPrChange w:id="3390" w:author="ahmad sahrul" w:date="2026-04-27T19:48:00Z">
            <w:rPr/>
          </w:rPrChange>
        </w:rPr>
        <w:t xml:space="preserve"> dashboard </w:t>
      </w:r>
      <w:r w:rsidRPr="0D5A8805">
        <w:rPr>
          <w:rFonts w:ascii="Times New Roman" w:cs="Times New Roman"/>
          <w:sz w:val="24"/>
          <w:szCs w:val="24"/>
          <w:rPrChange w:id="3391" w:author="ahmad sahrul" w:date="2026-04-27T19:48:00Z">
            <w:rPr/>
          </w:rPrChange>
        </w:rPr>
        <w:t>→</w:t>
      </w:r>
      <w:r w:rsidRPr="0D5A8805">
        <w:rPr>
          <w:rFonts w:ascii="Times New Roman" w:cs="Times New Roman"/>
          <w:sz w:val="24"/>
          <w:szCs w:val="24"/>
          <w:rPrChange w:id="3392" w:author="ahmad sahrul" w:date="2026-04-27T19:48:00Z">
            <w:rPr/>
          </w:rPrChange>
        </w:rPr>
        <w:t xml:space="preserve"> </w:t>
      </w:r>
      <w:r w:rsidRPr="B89B23E8">
        <w:rPr>
          <w:rFonts w:ascii="Times New Roman" w:cs="Times New Roman"/>
          <w:sz w:val="24"/>
          <w:szCs w:val="24"/>
          <w:rPrChange w:id="3393" w:author="ahmad sahrul" w:date="2026-04-27T19:48:00Z">
            <w:rPr/>
          </w:rPrChange>
        </w:rPr>
        <w:t>jika</w:t>
      </w:r>
      <w:r w:rsidRPr="A4C9C904">
        <w:rPr>
          <w:rFonts w:ascii="Times New Roman" w:cs="Times New Roman"/>
          <w:sz w:val="24"/>
          <w:szCs w:val="24"/>
          <w:rPrChange w:id="3394" w:author="ahmad sahrul" w:date="2026-04-27T19:48:00Z">
            <w:rPr/>
          </w:rPrChange>
        </w:rPr>
        <w:t xml:space="preserve"> </w:t>
      </w:r>
      <w:r w:rsidRPr="9C43CDDD">
        <w:rPr>
          <w:rFonts w:ascii="Times New Roman" w:cs="Times New Roman"/>
          <w:sz w:val="24"/>
          <w:szCs w:val="24"/>
          <w:rPrChange w:id="3395" w:author="ahmad sahrul" w:date="2026-04-27T19:48:00Z">
            <w:rPr/>
          </w:rPrChange>
        </w:rPr>
        <w:t>tidak</w:t>
      </w:r>
      <w:r w:rsidRPr="A8046DD9">
        <w:rPr>
          <w:rFonts w:ascii="Times New Roman" w:cs="Times New Roman"/>
          <w:sz w:val="24"/>
          <w:szCs w:val="24"/>
          <w:rPrChange w:id="3396" w:author="ahmad sahrul" w:date="2026-04-27T19:48:00Z">
            <w:rPr/>
          </w:rPrChange>
        </w:rPr>
        <w:t xml:space="preserve"> valid, </w:t>
      </w:r>
      <w:r w:rsidRPr="81D83424">
        <w:rPr>
          <w:rFonts w:ascii="Times New Roman" w:cs="Times New Roman"/>
          <w:sz w:val="24"/>
          <w:szCs w:val="24"/>
          <w:rPrChange w:id="3397" w:author="ahmad sahrul" w:date="2026-04-27T19:48:00Z">
            <w:rPr/>
          </w:rPrChange>
        </w:rPr>
        <w:t>sistem</w:t>
      </w:r>
      <w:r w:rsidRPr="87D06543">
        <w:rPr>
          <w:rFonts w:ascii="Times New Roman" w:cs="Times New Roman"/>
          <w:sz w:val="24"/>
          <w:szCs w:val="24"/>
          <w:rPrChange w:id="3398" w:author="ahmad sahrul" w:date="2026-04-27T19:48:00Z">
            <w:rPr/>
          </w:rPrChange>
        </w:rPr>
        <w:t xml:space="preserve"> </w:t>
      </w:r>
      <w:r w:rsidRPr="4CB193E7">
        <w:rPr>
          <w:rFonts w:ascii="Times New Roman" w:cs="Times New Roman"/>
          <w:sz w:val="24"/>
          <w:szCs w:val="24"/>
          <w:rPrChange w:id="3399" w:author="ahmad sahrul" w:date="2026-04-27T19:48:00Z">
            <w:rPr/>
          </w:rPrChange>
        </w:rPr>
        <w:t>menampilkan</w:t>
      </w:r>
      <w:r w:rsidRPr="30867E9B">
        <w:rPr>
          <w:rFonts w:ascii="Times New Roman" w:cs="Times New Roman"/>
          <w:sz w:val="24"/>
          <w:szCs w:val="24"/>
          <w:rPrChange w:id="3400" w:author="ahmad sahrul" w:date="2026-04-27T19:48:00Z">
            <w:rPr/>
          </w:rPrChange>
        </w:rPr>
        <w:t xml:space="preserve"> </w:t>
      </w:r>
      <w:r w:rsidRPr="BFBB5EB7">
        <w:rPr>
          <w:rFonts w:ascii="Times New Roman" w:cs="Times New Roman"/>
          <w:sz w:val="24"/>
          <w:szCs w:val="24"/>
          <w:rPrChange w:id="3401" w:author="ahmad sahrul" w:date="2026-04-27T19:48:00Z">
            <w:rPr/>
          </w:rPrChange>
        </w:rPr>
        <w:t>pesan</w:t>
      </w:r>
      <w:r w:rsidRPr="CA013845">
        <w:rPr>
          <w:rFonts w:ascii="Times New Roman" w:cs="Times New Roman"/>
          <w:sz w:val="24"/>
          <w:szCs w:val="24"/>
          <w:rPrChange w:id="3402" w:author="ahmad sahrul" w:date="2026-04-27T19:48:00Z">
            <w:rPr/>
          </w:rPrChange>
        </w:rPr>
        <w:t xml:space="preserve"> error.</w:t>
      </w:r>
    </w:p>
    <w:p w14:paraId="7AA0DE6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403" w:author="ahmad sahrul" w:date="2026-04-27T19:48:00Z">
            <w:rPr/>
          </w:rPrChange>
        </w:rPr>
        <w:pPrChange w:id="340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CA3D4BD">
        <w:rPr>
          <w:rFonts w:ascii="Times New Roman" w:cs="Times New Roman"/>
          <w:sz w:val="24"/>
          <w:szCs w:val="24"/>
          <w:rPrChange w:id="3405" w:author="ahmad sahrul" w:date="2026-04-27T19:48:00Z">
            <w:rPr/>
          </w:rPrChange>
        </w:rPr>
        <w:t>Pengguna</w:t>
      </w:r>
      <w:r w:rsidRPr="F80C2824">
        <w:rPr>
          <w:rFonts w:ascii="Times New Roman" w:cs="Times New Roman"/>
          <w:sz w:val="24"/>
          <w:szCs w:val="24"/>
          <w:rPrChange w:id="3406" w:author="ahmad sahrul" w:date="2026-04-27T19:48:00Z">
            <w:rPr/>
          </w:rPrChange>
        </w:rPr>
        <w:t xml:space="preserve"> </w:t>
      </w:r>
      <w:r w:rsidRPr="3170D1D8">
        <w:rPr>
          <w:rFonts w:ascii="Times New Roman" w:cs="Times New Roman"/>
          <w:sz w:val="24"/>
          <w:szCs w:val="24"/>
          <w:rPrChange w:id="3407" w:author="ahmad sahrul" w:date="2026-04-27T19:48:00Z">
            <w:rPr/>
          </w:rPrChange>
        </w:rPr>
        <w:t>menekan</w:t>
      </w:r>
      <w:r w:rsidRPr="29401694">
        <w:rPr>
          <w:rFonts w:ascii="Times New Roman" w:cs="Times New Roman"/>
          <w:sz w:val="24"/>
          <w:szCs w:val="24"/>
          <w:rPrChange w:id="3408" w:author="ahmad sahrul" w:date="2026-04-27T19:48:00Z">
            <w:rPr/>
          </w:rPrChange>
        </w:rPr>
        <w:t xml:space="preserve"> logout </w:t>
      </w:r>
      <w:r w:rsidRPr="29401694">
        <w:rPr>
          <w:rFonts w:ascii="Times New Roman" w:cs="Times New Roman"/>
          <w:sz w:val="24"/>
          <w:szCs w:val="24"/>
          <w:rPrChange w:id="3409" w:author="ahmad sahrul" w:date="2026-04-27T19:48:00Z">
            <w:rPr/>
          </w:rPrChange>
        </w:rPr>
        <w:t>→</w:t>
      </w:r>
      <w:r w:rsidRPr="29401694">
        <w:rPr>
          <w:rFonts w:ascii="Times New Roman" w:cs="Times New Roman"/>
          <w:sz w:val="24"/>
          <w:szCs w:val="24"/>
          <w:rPrChange w:id="3410" w:author="ahmad sahrul" w:date="2026-04-27T19:48:00Z">
            <w:rPr/>
          </w:rPrChange>
        </w:rPr>
        <w:t xml:space="preserve"> </w:t>
      </w:r>
      <w:r w:rsidRPr="FCDB6D31">
        <w:rPr>
          <w:rFonts w:ascii="Times New Roman" w:cs="Times New Roman"/>
          <w:sz w:val="24"/>
          <w:szCs w:val="24"/>
          <w:rPrChange w:id="3411" w:author="ahmad sahrul" w:date="2026-04-27T19:48:00Z">
            <w:rPr/>
          </w:rPrChange>
        </w:rPr>
        <w:t>sistem</w:t>
      </w:r>
      <w:r w:rsidRPr="99B91B65">
        <w:rPr>
          <w:rFonts w:ascii="Times New Roman" w:cs="Times New Roman"/>
          <w:sz w:val="24"/>
          <w:szCs w:val="24"/>
          <w:rPrChange w:id="3412" w:author="ahmad sahrul" w:date="2026-04-27T19:48:00Z">
            <w:rPr/>
          </w:rPrChange>
        </w:rPr>
        <w:t xml:space="preserve"> me-revoke token </w:t>
      </w:r>
      <w:r w:rsidRPr="99B91B65">
        <w:rPr>
          <w:rFonts w:ascii="Times New Roman" w:cs="Times New Roman"/>
          <w:sz w:val="24"/>
          <w:szCs w:val="24"/>
          <w:rPrChange w:id="3413" w:author="ahmad sahrul" w:date="2026-04-27T19:48:00Z">
            <w:rPr/>
          </w:rPrChange>
        </w:rPr>
        <w:t>→</w:t>
      </w:r>
      <w:r w:rsidRPr="99B91B65">
        <w:rPr>
          <w:rFonts w:ascii="Times New Roman" w:cs="Times New Roman"/>
          <w:sz w:val="24"/>
          <w:szCs w:val="24"/>
          <w:rPrChange w:id="3414" w:author="ahmad sahrul" w:date="2026-04-27T19:48:00Z">
            <w:rPr/>
          </w:rPrChange>
        </w:rPr>
        <w:t xml:space="preserve"> redirect </w:t>
      </w:r>
      <w:r w:rsidRPr="1B7E8A9D">
        <w:rPr>
          <w:rFonts w:ascii="Times New Roman" w:cs="Times New Roman"/>
          <w:sz w:val="24"/>
          <w:szCs w:val="24"/>
          <w:rPrChange w:id="3415" w:author="ahmad sahrul" w:date="2026-04-27T19:48:00Z">
            <w:rPr/>
          </w:rPrChange>
        </w:rPr>
        <w:t>ke</w:t>
      </w:r>
      <w:r w:rsidRPr="5863B453">
        <w:rPr>
          <w:rFonts w:ascii="Times New Roman" w:cs="Times New Roman"/>
          <w:sz w:val="24"/>
          <w:szCs w:val="24"/>
          <w:rPrChange w:id="3416" w:author="ahmad sahrul" w:date="2026-04-27T19:48:00Z">
            <w:rPr/>
          </w:rPrChange>
        </w:rPr>
        <w:t xml:space="preserve"> </w:t>
      </w:r>
      <w:r w:rsidRPr="684699C6">
        <w:rPr>
          <w:rFonts w:ascii="Times New Roman" w:cs="Times New Roman"/>
          <w:sz w:val="24"/>
          <w:szCs w:val="24"/>
          <w:rPrChange w:id="3417" w:author="ahmad sahrul" w:date="2026-04-27T19:48:00Z">
            <w:rPr/>
          </w:rPrChange>
        </w:rPr>
        <w:t>halaman</w:t>
      </w:r>
      <w:r w:rsidRPr="1339AF36">
        <w:rPr>
          <w:rFonts w:ascii="Times New Roman" w:cs="Times New Roman"/>
          <w:sz w:val="24"/>
          <w:szCs w:val="24"/>
          <w:rPrChange w:id="3418" w:author="ahmad sahrul" w:date="2026-04-27T19:48:00Z">
            <w:rPr/>
          </w:rPrChange>
        </w:rPr>
        <w:t xml:space="preserve"> login.</w:t>
      </w:r>
    </w:p>
    <w:p w14:paraId="0881789B" w14:textId="77777777" w:rsidR="00BF190D" w:rsidRPr="00BF190D" w:rsidRDefault="00000000">
      <w:pPr>
        <w:pStyle w:val="Heading3"/>
        <w:jc w:val="both"/>
        <w:rPr>
          <w:rFonts w:ascii="Times New Roman" w:cs="Times New Roman"/>
          <w:rPrChange w:id="3419" w:author="ahmad sahrul" w:date="2026-04-27T19:32:00Z">
            <w:rPr/>
          </w:rPrChange>
        </w:rPr>
        <w:pPrChange w:id="3420" w:author="6781" w:date="2026-04-27T23:07:00Z">
          <w:pPr>
            <w:pStyle w:val="Heading3"/>
          </w:pPr>
        </w:pPrChange>
      </w:pPr>
      <w:bookmarkStart w:id="3421" w:name="_Toc228212144"/>
      <w:r w:rsidRPr="3A0D6795">
        <w:rPr>
          <w:rFonts w:ascii="Times New Roman" w:cs="Times New Roman"/>
          <w:rPrChange w:id="3422" w:author="ahmad sahrul" w:date="2026-04-27T19:32:00Z">
            <w:rPr/>
          </w:rPrChange>
        </w:rPr>
        <w:t>4.1.3 Functional Requirements</w:t>
      </w:r>
      <w:bookmarkEnd w:id="3421"/>
    </w:p>
    <w:p w14:paraId="69FC7B98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3423" w:author="ahmad sahrul" w:date="2026-04-27T19:32:00Z">
            <w:rPr/>
          </w:rPrChange>
        </w:rPr>
        <w:pPrChange w:id="3424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14:paraId="20C144F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534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25" w:author="ahmad sahrul" w:date="2026-04-27T19:32:00Z">
                  <w:rPr/>
                </w:rPrChange>
              </w:rPr>
              <w:pPrChange w:id="3426" w:author="6781" w:date="2026-04-27T23:07:00Z">
                <w:pPr/>
              </w:pPrChange>
            </w:pPr>
            <w:r w:rsidRPr="58B5030B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3427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ID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BB9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28" w:author="ahmad sahrul" w:date="2026-04-27T19:32:00Z">
                  <w:rPr/>
                </w:rPrChange>
              </w:rPr>
              <w:pPrChange w:id="3429" w:author="6781" w:date="2026-04-27T23:07:00Z">
                <w:pPr/>
              </w:pPrChange>
            </w:pPr>
            <w:r w:rsidRPr="3E925D5A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3430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Requirement</w:t>
            </w:r>
          </w:p>
        </w:tc>
      </w:tr>
      <w:tr w:rsidR="00BF190D" w14:paraId="7C9653D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FC9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31" w:author="ahmad sahrul" w:date="2026-04-27T19:32:00Z">
                  <w:rPr/>
                </w:rPrChange>
              </w:rPr>
              <w:pPrChange w:id="3432" w:author="6781" w:date="2026-04-27T23:07:00Z">
                <w:pPr/>
              </w:pPrChange>
            </w:pPr>
            <w:r w:rsidRPr="92F36DBA">
              <w:rPr>
                <w:rFonts w:ascii="Times New Roman" w:cs="Times New Roman"/>
                <w:b/>
                <w:bCs/>
                <w:sz w:val="20"/>
                <w:szCs w:val="20"/>
                <w:rPrChange w:id="3433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REQ-AUTH-01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E0C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34" w:author="ahmad sahrul" w:date="2026-04-27T19:32:00Z">
                  <w:rPr/>
                </w:rPrChange>
              </w:rPr>
              <w:pPrChange w:id="3435" w:author="6781" w:date="2026-04-27T23:07:00Z">
                <w:pPr/>
              </w:pPrChange>
            </w:pPr>
            <w:r w:rsidRPr="6643523C">
              <w:rPr>
                <w:rFonts w:ascii="Times New Roman" w:cs="Times New Roman"/>
                <w:sz w:val="20"/>
                <w:szCs w:val="20"/>
                <w:rPrChange w:id="3436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D786E08F">
              <w:rPr>
                <w:rFonts w:ascii="Times New Roman" w:cs="Times New Roman"/>
                <w:sz w:val="20"/>
                <w:szCs w:val="20"/>
                <w:rPrChange w:id="34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B9D36F0">
              <w:rPr>
                <w:rFonts w:ascii="Times New Roman" w:cs="Times New Roman"/>
                <w:sz w:val="20"/>
                <w:szCs w:val="20"/>
                <w:rPrChange w:id="3438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519566CC">
              <w:rPr>
                <w:rFonts w:ascii="Times New Roman" w:cs="Times New Roman"/>
                <w:sz w:val="20"/>
                <w:szCs w:val="20"/>
                <w:rPrChange w:id="343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869856A">
              <w:rPr>
                <w:rFonts w:ascii="Times New Roman" w:cs="Times New Roman"/>
                <w:sz w:val="20"/>
                <w:szCs w:val="20"/>
                <w:rPrChange w:id="3440" w:author="ahmad sahrul" w:date="2026-04-27T19:32:00Z">
                  <w:rPr>
                    <w:sz w:val="20"/>
                    <w:szCs w:val="20"/>
                  </w:rPr>
                </w:rPrChange>
              </w:rPr>
              <w:t>dapat</w:t>
            </w:r>
            <w:r w:rsidRPr="FB9EC93A">
              <w:rPr>
                <w:rFonts w:ascii="Times New Roman" w:cs="Times New Roman"/>
                <w:sz w:val="20"/>
                <w:szCs w:val="20"/>
                <w:rPrChange w:id="344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35D80C9">
              <w:rPr>
                <w:rFonts w:ascii="Times New Roman" w:cs="Times New Roman"/>
                <w:sz w:val="20"/>
                <w:szCs w:val="20"/>
                <w:rPrChange w:id="3442" w:author="ahmad sahrul" w:date="2026-04-27T19:32:00Z">
                  <w:rPr>
                    <w:sz w:val="20"/>
                    <w:szCs w:val="20"/>
                  </w:rPr>
                </w:rPrChange>
              </w:rPr>
              <w:t>menerima</w:t>
            </w:r>
            <w:r w:rsidRPr="BA2ED1B1">
              <w:rPr>
                <w:rFonts w:ascii="Times New Roman" w:cs="Times New Roman"/>
                <w:sz w:val="20"/>
                <w:szCs w:val="20"/>
                <w:rPrChange w:id="344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login </w:t>
            </w:r>
            <w:r w:rsidRPr="D0F6964D">
              <w:rPr>
                <w:rFonts w:ascii="Times New Roman" w:cs="Times New Roman"/>
                <w:sz w:val="20"/>
                <w:szCs w:val="20"/>
                <w:rPrChange w:id="3444" w:author="ahmad sahrul" w:date="2026-04-27T19:32:00Z">
                  <w:rPr>
                    <w:sz w:val="20"/>
                    <w:szCs w:val="20"/>
                  </w:rPr>
                </w:rPrChange>
              </w:rPr>
              <w:t>dengan</w:t>
            </w:r>
            <w:r w:rsidRPr="E889B546">
              <w:rPr>
                <w:rFonts w:ascii="Times New Roman" w:cs="Times New Roman"/>
                <w:sz w:val="20"/>
                <w:szCs w:val="20"/>
                <w:rPrChange w:id="344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email dan password.</w:t>
            </w:r>
          </w:p>
        </w:tc>
      </w:tr>
      <w:tr w:rsidR="00BF190D" w14:paraId="16C2A8E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506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46" w:author="ahmad sahrul" w:date="2026-04-27T19:32:00Z">
                  <w:rPr/>
                </w:rPrChange>
              </w:rPr>
              <w:pPrChange w:id="3447" w:author="6781" w:date="2026-04-27T23:07:00Z">
                <w:pPr/>
              </w:pPrChange>
            </w:pPr>
            <w:r w:rsidRPr="84017A39">
              <w:rPr>
                <w:rFonts w:ascii="Times New Roman" w:cs="Times New Roman"/>
                <w:b/>
                <w:bCs/>
                <w:sz w:val="20"/>
                <w:szCs w:val="20"/>
                <w:rPrChange w:id="344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REQ-AUTH-02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4B4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49" w:author="ahmad sahrul" w:date="2026-04-27T19:32:00Z">
                  <w:rPr/>
                </w:rPrChange>
              </w:rPr>
              <w:pPrChange w:id="3450" w:author="6781" w:date="2026-04-27T23:07:00Z">
                <w:pPr/>
              </w:pPrChange>
            </w:pPr>
            <w:r w:rsidRPr="FE54237F">
              <w:rPr>
                <w:rFonts w:ascii="Times New Roman" w:cs="Times New Roman"/>
                <w:sz w:val="20"/>
                <w:szCs w:val="20"/>
                <w:rPrChange w:id="3451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4C601316">
              <w:rPr>
                <w:rFonts w:ascii="Times New Roman" w:cs="Times New Roman"/>
                <w:sz w:val="20"/>
                <w:szCs w:val="20"/>
                <w:rPrChange w:id="345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7BAE209">
              <w:rPr>
                <w:rFonts w:ascii="Times New Roman" w:cs="Times New Roman"/>
                <w:sz w:val="20"/>
                <w:szCs w:val="20"/>
                <w:rPrChange w:id="3453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490B5605">
              <w:rPr>
                <w:rFonts w:ascii="Times New Roman" w:cs="Times New Roman"/>
                <w:sz w:val="20"/>
                <w:szCs w:val="20"/>
                <w:rPrChange w:id="345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72E2C3A">
              <w:rPr>
                <w:rFonts w:ascii="Times New Roman" w:cs="Times New Roman"/>
                <w:sz w:val="20"/>
                <w:szCs w:val="20"/>
                <w:rPrChange w:id="3455" w:author="ahmad sahrul" w:date="2026-04-27T19:32:00Z">
                  <w:rPr>
                    <w:sz w:val="20"/>
                    <w:szCs w:val="20"/>
                  </w:rPr>
                </w:rPrChange>
              </w:rPr>
              <w:t>menghasilkan</w:t>
            </w:r>
            <w:r w:rsidRPr="BFCB6E9C">
              <w:rPr>
                <w:rFonts w:ascii="Times New Roman" w:cs="Times New Roman"/>
                <w:sz w:val="20"/>
                <w:szCs w:val="20"/>
                <w:rPrChange w:id="345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token JWT/Sanctum yang valid </w:t>
            </w:r>
            <w:r w:rsidRPr="4AB9D627">
              <w:rPr>
                <w:rFonts w:ascii="Times New Roman" w:cs="Times New Roman"/>
                <w:sz w:val="20"/>
                <w:szCs w:val="20"/>
                <w:rPrChange w:id="3457" w:author="ahmad sahrul" w:date="2026-04-27T19:32:00Z">
                  <w:rPr>
                    <w:sz w:val="20"/>
                    <w:szCs w:val="20"/>
                  </w:rPr>
                </w:rPrChange>
              </w:rPr>
              <w:t>setelah</w:t>
            </w:r>
            <w:r w:rsidRPr="A1198CDE">
              <w:rPr>
                <w:rFonts w:ascii="Times New Roman" w:cs="Times New Roman"/>
                <w:sz w:val="20"/>
                <w:szCs w:val="20"/>
                <w:rPrChange w:id="345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login </w:t>
            </w:r>
            <w:r w:rsidRPr="28C9A998">
              <w:rPr>
                <w:rFonts w:ascii="Times New Roman" w:cs="Times New Roman"/>
                <w:sz w:val="20"/>
                <w:szCs w:val="20"/>
                <w:rPrChange w:id="3459" w:author="ahmad sahrul" w:date="2026-04-27T19:32:00Z">
                  <w:rPr>
                    <w:sz w:val="20"/>
                    <w:szCs w:val="20"/>
                  </w:rPr>
                </w:rPrChange>
              </w:rPr>
              <w:t>berhasil</w:t>
            </w:r>
            <w:r w:rsidRPr="4A38C391">
              <w:rPr>
                <w:rFonts w:ascii="Times New Roman" w:cs="Times New Roman"/>
                <w:sz w:val="20"/>
                <w:szCs w:val="20"/>
                <w:rPrChange w:id="3460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1979157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668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61" w:author="ahmad sahrul" w:date="2026-04-27T19:32:00Z">
                  <w:rPr/>
                </w:rPrChange>
              </w:rPr>
              <w:pPrChange w:id="3462" w:author="6781" w:date="2026-04-27T23:07:00Z">
                <w:pPr/>
              </w:pPrChange>
            </w:pPr>
            <w:r w:rsidRPr="46B92858">
              <w:rPr>
                <w:rFonts w:ascii="Times New Roman" w:cs="Times New Roman"/>
                <w:b/>
                <w:bCs/>
                <w:sz w:val="20"/>
                <w:szCs w:val="20"/>
                <w:rPrChange w:id="3463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REQ-AUTH-03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78D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64" w:author="ahmad sahrul" w:date="2026-04-27T19:32:00Z">
                  <w:rPr/>
                </w:rPrChange>
              </w:rPr>
              <w:pPrChange w:id="3465" w:author="6781" w:date="2026-04-27T23:07:00Z">
                <w:pPr/>
              </w:pPrChange>
            </w:pPr>
            <w:r w:rsidRPr="53ED22E4">
              <w:rPr>
                <w:rFonts w:ascii="Times New Roman" w:cs="Times New Roman"/>
                <w:sz w:val="20"/>
                <w:szCs w:val="20"/>
                <w:rPrChange w:id="3466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D2D71ED">
              <w:rPr>
                <w:rFonts w:ascii="Times New Roman" w:cs="Times New Roman"/>
                <w:sz w:val="20"/>
                <w:szCs w:val="20"/>
                <w:rPrChange w:id="34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26ADDC5">
              <w:rPr>
                <w:rFonts w:ascii="Times New Roman" w:cs="Times New Roman"/>
                <w:sz w:val="20"/>
                <w:szCs w:val="20"/>
                <w:rPrChange w:id="3468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7BF82B19">
              <w:rPr>
                <w:rFonts w:ascii="Times New Roman" w:cs="Times New Roman"/>
                <w:sz w:val="20"/>
                <w:szCs w:val="20"/>
                <w:rPrChange w:id="34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2B7A2A0">
              <w:rPr>
                <w:rFonts w:ascii="Times New Roman" w:cs="Times New Roman"/>
                <w:sz w:val="20"/>
                <w:szCs w:val="20"/>
                <w:rPrChange w:id="3470" w:author="ahmad sahrul" w:date="2026-04-27T19:32:00Z">
                  <w:rPr>
                    <w:sz w:val="20"/>
                    <w:szCs w:val="20"/>
                  </w:rPr>
                </w:rPrChange>
              </w:rPr>
              <w:t>memvalidasi</w:t>
            </w:r>
            <w:r w:rsidRPr="5C11DED1">
              <w:rPr>
                <w:rFonts w:ascii="Times New Roman" w:cs="Times New Roman"/>
                <w:sz w:val="20"/>
                <w:szCs w:val="20"/>
                <w:rPrChange w:id="347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token pada </w:t>
            </w:r>
            <w:r w:rsidRPr="B336B4CA">
              <w:rPr>
                <w:rFonts w:ascii="Times New Roman" w:cs="Times New Roman"/>
                <w:sz w:val="20"/>
                <w:szCs w:val="20"/>
                <w:rPrChange w:id="3472" w:author="ahmad sahrul" w:date="2026-04-27T19:32:00Z">
                  <w:rPr>
                    <w:sz w:val="20"/>
                    <w:szCs w:val="20"/>
                  </w:rPr>
                </w:rPrChange>
              </w:rPr>
              <w:t>setiap</w:t>
            </w:r>
            <w:r w:rsidRPr="D66A7260">
              <w:rPr>
                <w:rFonts w:ascii="Times New Roman" w:cs="Times New Roman"/>
                <w:sz w:val="20"/>
                <w:szCs w:val="20"/>
                <w:rPrChange w:id="347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request API yang </w:t>
            </w:r>
            <w:r w:rsidRPr="029748A5">
              <w:rPr>
                <w:rFonts w:ascii="Times New Roman" w:cs="Times New Roman"/>
                <w:sz w:val="20"/>
                <w:szCs w:val="20"/>
                <w:rPrChange w:id="3474" w:author="ahmad sahrul" w:date="2026-04-27T19:32:00Z">
                  <w:rPr>
                    <w:sz w:val="20"/>
                    <w:szCs w:val="20"/>
                  </w:rPr>
                </w:rPrChange>
              </w:rPr>
              <w:t>memerlukan</w:t>
            </w:r>
            <w:r w:rsidRPr="099B4D85">
              <w:rPr>
                <w:rFonts w:ascii="Times New Roman" w:cs="Times New Roman"/>
                <w:sz w:val="20"/>
                <w:szCs w:val="20"/>
                <w:rPrChange w:id="347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964532E">
              <w:rPr>
                <w:rFonts w:ascii="Times New Roman" w:cs="Times New Roman"/>
                <w:sz w:val="20"/>
                <w:szCs w:val="20"/>
                <w:rPrChange w:id="3476" w:author="ahmad sahrul" w:date="2026-04-27T19:32:00Z">
                  <w:rPr>
                    <w:sz w:val="20"/>
                    <w:szCs w:val="20"/>
                  </w:rPr>
                </w:rPrChange>
              </w:rPr>
              <w:t>autentikasi</w:t>
            </w:r>
            <w:r w:rsidRPr="02026AD9">
              <w:rPr>
                <w:rFonts w:ascii="Times New Roman" w:cs="Times New Roman"/>
                <w:sz w:val="20"/>
                <w:szCs w:val="20"/>
                <w:rPrChange w:id="3477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43F3AB7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3AE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78" w:author="ahmad sahrul" w:date="2026-04-27T19:32:00Z">
                  <w:rPr/>
                </w:rPrChange>
              </w:rPr>
              <w:pPrChange w:id="3479" w:author="6781" w:date="2026-04-27T23:07:00Z">
                <w:pPr/>
              </w:pPrChange>
            </w:pPr>
            <w:r w:rsidRPr="81BBFF56">
              <w:rPr>
                <w:rFonts w:ascii="Times New Roman" w:cs="Times New Roman"/>
                <w:b/>
                <w:bCs/>
                <w:sz w:val="20"/>
                <w:szCs w:val="20"/>
                <w:rPrChange w:id="3480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REQ-AUTH-04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D296" w14:textId="061CC4FB" w:rsidR="00BF190D" w:rsidRPr="00BF190D" w:rsidRDefault="00000000">
            <w:pPr>
              <w:jc w:val="both"/>
              <w:rPr>
                <w:rFonts w:ascii="Times New Roman" w:cs="Times New Roman"/>
                <w:rPrChange w:id="3481" w:author="ahmad sahrul" w:date="2026-04-27T19:32:00Z">
                  <w:rPr/>
                </w:rPrChange>
              </w:rPr>
              <w:pPrChange w:id="3482" w:author="6781" w:date="2026-04-27T23:07:00Z">
                <w:pPr/>
              </w:pPrChange>
            </w:pPr>
            <w:r w:rsidRPr="8D2F6860">
              <w:rPr>
                <w:rFonts w:ascii="Times New Roman" w:cs="Times New Roman"/>
                <w:sz w:val="20"/>
                <w:szCs w:val="20"/>
                <w:rPrChange w:id="3483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8EF1C521">
              <w:rPr>
                <w:rFonts w:ascii="Times New Roman" w:cs="Times New Roman"/>
                <w:sz w:val="20"/>
                <w:szCs w:val="20"/>
                <w:rPrChange w:id="348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025620C">
              <w:rPr>
                <w:rFonts w:ascii="Times New Roman" w:cs="Times New Roman"/>
                <w:sz w:val="20"/>
                <w:szCs w:val="20"/>
                <w:rPrChange w:id="3485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81D38FAD">
              <w:rPr>
                <w:rFonts w:ascii="Times New Roman" w:cs="Times New Roman"/>
                <w:sz w:val="20"/>
                <w:szCs w:val="20"/>
                <w:rPrChange w:id="348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65EC373">
              <w:rPr>
                <w:rFonts w:ascii="Times New Roman" w:cs="Times New Roman"/>
                <w:sz w:val="20"/>
                <w:szCs w:val="20"/>
                <w:rPrChange w:id="3487" w:author="ahmad sahrul" w:date="2026-04-27T19:32:00Z">
                  <w:rPr>
                    <w:sz w:val="20"/>
                    <w:szCs w:val="20"/>
                  </w:rPr>
                </w:rPrChange>
              </w:rPr>
              <w:t>mendukung</w:t>
            </w:r>
            <w:r w:rsidRPr="8EF8944D">
              <w:rPr>
                <w:rFonts w:ascii="Times New Roman" w:cs="Times New Roman"/>
                <w:sz w:val="20"/>
                <w:szCs w:val="20"/>
                <w:rPrChange w:id="348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67F354E">
              <w:rPr>
                <w:rFonts w:ascii="Times New Roman" w:cs="Times New Roman"/>
                <w:sz w:val="20"/>
                <w:szCs w:val="20"/>
                <w:rPrChange w:id="3489" w:author="ahmad sahrul" w:date="2026-04-27T19:32:00Z">
                  <w:rPr>
                    <w:sz w:val="20"/>
                    <w:szCs w:val="20"/>
                  </w:rPr>
                </w:rPrChange>
              </w:rPr>
              <w:t>tiga</w:t>
            </w:r>
            <w:r w:rsidRPr="65B43407">
              <w:rPr>
                <w:rFonts w:ascii="Times New Roman" w:cs="Times New Roman"/>
                <w:sz w:val="20"/>
                <w:szCs w:val="20"/>
                <w:rPrChange w:id="349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role: owner, </w:t>
            </w:r>
            <w:r w:rsidRPr="05901739">
              <w:rPr>
                <w:rFonts w:ascii="Times New Roman" w:cs="Times New Roman"/>
                <w:sz w:val="20"/>
                <w:szCs w:val="20"/>
                <w:rPrChange w:id="3491" w:author="ahmad sahrul" w:date="2026-04-27T19:32:00Z">
                  <w:rPr>
                    <w:sz w:val="20"/>
                    <w:szCs w:val="20"/>
                  </w:rPr>
                </w:rPrChange>
              </w:rPr>
              <w:t>kasir</w:t>
            </w:r>
            <w:r w:rsidRPr="6C86A750">
              <w:rPr>
                <w:rFonts w:ascii="Times New Roman" w:cs="Times New Roman"/>
                <w:sz w:val="20"/>
                <w:szCs w:val="20"/>
                <w:rPrChange w:id="349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dan </w:t>
            </w:r>
            <w:r w:rsidRPr="C6212245">
              <w:rPr>
                <w:rFonts w:ascii="Times New Roman" w:cs="Times New Roman"/>
                <w:sz w:val="20"/>
                <w:szCs w:val="20"/>
                <w:rPrChange w:id="3493" w:author="ahmad sahrul" w:date="2026-04-27T19:32:00Z">
                  <w:rPr>
                    <w:sz w:val="20"/>
                    <w:szCs w:val="20"/>
                  </w:rPr>
                </w:rPrChange>
              </w:rPr>
              <w:t>admin</w:t>
            </w:r>
            <w:del w:id="3494" w:author="pajar280505@gmail.com" w:date="2026-05-16T10:00:00Z">
              <w:r w:rsidRPr="C6212245" w:rsidDel="00E360FD">
                <w:rPr>
                  <w:rFonts w:ascii="Times New Roman" w:cs="Times New Roman"/>
                  <w:sz w:val="20"/>
                  <w:szCs w:val="20"/>
                  <w:rPrChange w:id="349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_online</w:delText>
              </w:r>
            </w:del>
            <w:r w:rsidRPr="38EA58A8">
              <w:rPr>
                <w:rFonts w:ascii="Times New Roman" w:cs="Times New Roman"/>
                <w:sz w:val="20"/>
                <w:szCs w:val="20"/>
                <w:rPrChange w:id="3496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3ADB8EB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FDE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497" w:author="ahmad sahrul" w:date="2026-04-27T19:32:00Z">
                  <w:rPr/>
                </w:rPrChange>
              </w:rPr>
              <w:pPrChange w:id="3498" w:author="6781" w:date="2026-04-27T23:07:00Z">
                <w:pPr/>
              </w:pPrChange>
            </w:pPr>
            <w:r w:rsidRPr="C4C41D78">
              <w:rPr>
                <w:rFonts w:ascii="Times New Roman" w:cs="Times New Roman"/>
                <w:b/>
                <w:bCs/>
                <w:sz w:val="20"/>
                <w:szCs w:val="20"/>
                <w:rPrChange w:id="3499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REQ-AUTH-05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017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500" w:author="ahmad sahrul" w:date="2026-04-27T19:32:00Z">
                  <w:rPr/>
                </w:rPrChange>
              </w:rPr>
              <w:pPrChange w:id="3501" w:author="6781" w:date="2026-04-27T23:07:00Z">
                <w:pPr/>
              </w:pPrChange>
            </w:pPr>
            <w:r w:rsidRPr="A62F4B41">
              <w:rPr>
                <w:rFonts w:ascii="Times New Roman" w:cs="Times New Roman"/>
                <w:sz w:val="20"/>
                <w:szCs w:val="20"/>
                <w:rPrChange w:id="3502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BC0E09D">
              <w:rPr>
                <w:rFonts w:ascii="Times New Roman" w:cs="Times New Roman"/>
                <w:sz w:val="20"/>
                <w:szCs w:val="20"/>
                <w:rPrChange w:id="350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6722A5C">
              <w:rPr>
                <w:rFonts w:ascii="Times New Roman" w:cs="Times New Roman"/>
                <w:sz w:val="20"/>
                <w:szCs w:val="20"/>
                <w:rPrChange w:id="3504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E5C78B17">
              <w:rPr>
                <w:rFonts w:ascii="Times New Roman" w:cs="Times New Roman"/>
                <w:sz w:val="20"/>
                <w:szCs w:val="20"/>
                <w:rPrChange w:id="350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0089CDC">
              <w:rPr>
                <w:rFonts w:ascii="Times New Roman" w:cs="Times New Roman"/>
                <w:sz w:val="20"/>
                <w:szCs w:val="20"/>
                <w:rPrChange w:id="3506" w:author="ahmad sahrul" w:date="2026-04-27T19:32:00Z">
                  <w:rPr>
                    <w:sz w:val="20"/>
                    <w:szCs w:val="20"/>
                  </w:rPr>
                </w:rPrChange>
              </w:rPr>
              <w:t>membatasi</w:t>
            </w:r>
            <w:r w:rsidRPr="E3956B76">
              <w:rPr>
                <w:rFonts w:ascii="Times New Roman" w:cs="Times New Roman"/>
                <w:sz w:val="20"/>
                <w:szCs w:val="20"/>
                <w:rPrChange w:id="350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1B34752">
              <w:rPr>
                <w:rFonts w:ascii="Times New Roman" w:cs="Times New Roman"/>
                <w:sz w:val="20"/>
                <w:szCs w:val="20"/>
                <w:rPrChange w:id="3508" w:author="ahmad sahrul" w:date="2026-04-27T19:32:00Z">
                  <w:rPr>
                    <w:sz w:val="20"/>
                    <w:szCs w:val="20"/>
                  </w:rPr>
                </w:rPrChange>
              </w:rPr>
              <w:t>akses</w:t>
            </w:r>
            <w:r w:rsidRPr="64E10D12">
              <w:rPr>
                <w:rFonts w:ascii="Times New Roman" w:cs="Times New Roman"/>
                <w:sz w:val="20"/>
                <w:szCs w:val="20"/>
                <w:rPrChange w:id="350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752F279">
              <w:rPr>
                <w:rFonts w:ascii="Times New Roman" w:cs="Times New Roman"/>
                <w:sz w:val="20"/>
                <w:szCs w:val="20"/>
                <w:rPrChange w:id="3510" w:author="ahmad sahrul" w:date="2026-04-27T19:32:00Z">
                  <w:rPr>
                    <w:sz w:val="20"/>
                    <w:szCs w:val="20"/>
                  </w:rPr>
                </w:rPrChange>
              </w:rPr>
              <w:t>fitur</w:t>
            </w:r>
            <w:r w:rsidRPr="5CA8FF40">
              <w:rPr>
                <w:rFonts w:ascii="Times New Roman" w:cs="Times New Roman"/>
                <w:sz w:val="20"/>
                <w:szCs w:val="20"/>
                <w:rPrChange w:id="351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AA08823">
              <w:rPr>
                <w:rFonts w:ascii="Times New Roman" w:cs="Times New Roman"/>
                <w:sz w:val="20"/>
                <w:szCs w:val="20"/>
                <w:rPrChange w:id="3512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90A6C40B">
              <w:rPr>
                <w:rFonts w:ascii="Times New Roman" w:cs="Times New Roman"/>
                <w:sz w:val="20"/>
                <w:szCs w:val="20"/>
                <w:rPrChange w:id="351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role </w:t>
            </w:r>
            <w:r w:rsidRPr="8350CAD9">
              <w:rPr>
                <w:rFonts w:ascii="Times New Roman" w:cs="Times New Roman"/>
                <w:sz w:val="20"/>
                <w:szCs w:val="20"/>
                <w:rPrChange w:id="3514" w:author="ahmad sahrul" w:date="2026-04-27T19:32:00Z">
                  <w:rPr>
                    <w:sz w:val="20"/>
                    <w:szCs w:val="20"/>
                  </w:rPr>
                </w:rPrChange>
              </w:rPr>
              <w:t>pengguna</w:t>
            </w:r>
            <w:r w:rsidRPr="9FA20F68">
              <w:rPr>
                <w:rFonts w:ascii="Times New Roman" w:cs="Times New Roman"/>
                <w:sz w:val="20"/>
                <w:szCs w:val="20"/>
                <w:rPrChange w:id="3515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609AE99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FEA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516" w:author="ahmad sahrul" w:date="2026-04-27T19:32:00Z">
                  <w:rPr/>
                </w:rPrChange>
              </w:rPr>
              <w:pPrChange w:id="3517" w:author="6781" w:date="2026-04-27T23:07:00Z">
                <w:pPr/>
              </w:pPrChange>
            </w:pPr>
            <w:r w:rsidRPr="8E49C211">
              <w:rPr>
                <w:rFonts w:ascii="Times New Roman" w:cs="Times New Roman"/>
                <w:b/>
                <w:bCs/>
                <w:sz w:val="20"/>
                <w:szCs w:val="20"/>
                <w:rPrChange w:id="351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lastRenderedPageBreak/>
              <w:t>REQ-AUTH-06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B25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519" w:author="ahmad sahrul" w:date="2026-04-27T19:32:00Z">
                  <w:rPr/>
                </w:rPrChange>
              </w:rPr>
              <w:pPrChange w:id="3520" w:author="6781" w:date="2026-04-27T23:07:00Z">
                <w:pPr/>
              </w:pPrChange>
            </w:pPr>
            <w:r w:rsidRPr="4A9B235B">
              <w:rPr>
                <w:rFonts w:ascii="Times New Roman" w:cs="Times New Roman"/>
                <w:sz w:val="20"/>
                <w:szCs w:val="20"/>
                <w:rPrChange w:id="3521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9F039BB8">
              <w:rPr>
                <w:rFonts w:ascii="Times New Roman" w:cs="Times New Roman"/>
                <w:sz w:val="20"/>
                <w:szCs w:val="20"/>
                <w:rPrChange w:id="352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5774FCF">
              <w:rPr>
                <w:rFonts w:ascii="Times New Roman" w:cs="Times New Roman"/>
                <w:sz w:val="20"/>
                <w:szCs w:val="20"/>
                <w:rPrChange w:id="3523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45007781">
              <w:rPr>
                <w:rFonts w:ascii="Times New Roman" w:cs="Times New Roman"/>
                <w:sz w:val="20"/>
                <w:szCs w:val="20"/>
                <w:rPrChange w:id="352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me-revoke token </w:t>
            </w:r>
            <w:r w:rsidRPr="999B2E4A">
              <w:rPr>
                <w:rFonts w:ascii="Times New Roman" w:cs="Times New Roman"/>
                <w:sz w:val="20"/>
                <w:szCs w:val="20"/>
                <w:rPrChange w:id="3525" w:author="ahmad sahrul" w:date="2026-04-27T19:32:00Z">
                  <w:rPr>
                    <w:sz w:val="20"/>
                    <w:szCs w:val="20"/>
                  </w:rPr>
                </w:rPrChange>
              </w:rPr>
              <w:t>saat</w:t>
            </w:r>
            <w:r w:rsidRPr="74525224">
              <w:rPr>
                <w:rFonts w:ascii="Times New Roman" w:cs="Times New Roman"/>
                <w:sz w:val="20"/>
                <w:szCs w:val="20"/>
                <w:rPrChange w:id="352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6A293ED">
              <w:rPr>
                <w:rFonts w:ascii="Times New Roman" w:cs="Times New Roman"/>
                <w:sz w:val="20"/>
                <w:szCs w:val="20"/>
                <w:rPrChange w:id="3527" w:author="ahmad sahrul" w:date="2026-04-27T19:32:00Z">
                  <w:rPr>
                    <w:sz w:val="20"/>
                    <w:szCs w:val="20"/>
                  </w:rPr>
                </w:rPrChange>
              </w:rPr>
              <w:t>pengguna</w:t>
            </w:r>
            <w:r w:rsidRPr="9E8B381D">
              <w:rPr>
                <w:rFonts w:ascii="Times New Roman" w:cs="Times New Roman"/>
                <w:sz w:val="20"/>
                <w:szCs w:val="20"/>
                <w:rPrChange w:id="352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0D51F2C">
              <w:rPr>
                <w:rFonts w:ascii="Times New Roman" w:cs="Times New Roman"/>
                <w:sz w:val="20"/>
                <w:szCs w:val="20"/>
                <w:rPrChange w:id="3529" w:author="ahmad sahrul" w:date="2026-04-27T19:32:00Z">
                  <w:rPr>
                    <w:sz w:val="20"/>
                    <w:szCs w:val="20"/>
                  </w:rPr>
                </w:rPrChange>
              </w:rPr>
              <w:t>melakukan</w:t>
            </w:r>
            <w:r w:rsidRPr="B9EA53E3">
              <w:rPr>
                <w:rFonts w:ascii="Times New Roman" w:cs="Times New Roman"/>
                <w:sz w:val="20"/>
                <w:szCs w:val="20"/>
                <w:rPrChange w:id="353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logout.</w:t>
            </w:r>
          </w:p>
        </w:tc>
      </w:tr>
      <w:tr w:rsidR="00BF190D" w14:paraId="7FBCE35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9AE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531" w:author="ahmad sahrul" w:date="2026-04-27T19:32:00Z">
                  <w:rPr/>
                </w:rPrChange>
              </w:rPr>
              <w:pPrChange w:id="3532" w:author="6781" w:date="2026-04-27T23:07:00Z">
                <w:pPr/>
              </w:pPrChange>
            </w:pPr>
            <w:r w:rsidRPr="B3C7548D">
              <w:rPr>
                <w:rFonts w:ascii="Times New Roman" w:cs="Times New Roman"/>
                <w:b/>
                <w:bCs/>
                <w:sz w:val="20"/>
                <w:szCs w:val="20"/>
                <w:rPrChange w:id="3533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REQ-AUTH-07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268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534" w:author="ahmad sahrul" w:date="2026-04-27T19:32:00Z">
                  <w:rPr/>
                </w:rPrChange>
              </w:rPr>
              <w:pPrChange w:id="3535" w:author="6781" w:date="2026-04-27T23:07:00Z">
                <w:pPr/>
              </w:pPrChange>
            </w:pPr>
            <w:r w:rsidRPr="634E394A">
              <w:rPr>
                <w:rFonts w:ascii="Times New Roman" w:cs="Times New Roman"/>
                <w:sz w:val="20"/>
                <w:szCs w:val="20"/>
                <w:rPrChange w:id="3536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680FFF9">
              <w:rPr>
                <w:rFonts w:ascii="Times New Roman" w:cs="Times New Roman"/>
                <w:sz w:val="20"/>
                <w:szCs w:val="20"/>
                <w:rPrChange w:id="35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F042399">
              <w:rPr>
                <w:rFonts w:ascii="Times New Roman" w:cs="Times New Roman"/>
                <w:sz w:val="20"/>
                <w:szCs w:val="20"/>
                <w:rPrChange w:id="3538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6198A374">
              <w:rPr>
                <w:rFonts w:ascii="Times New Roman" w:cs="Times New Roman"/>
                <w:sz w:val="20"/>
                <w:szCs w:val="20"/>
                <w:rPrChange w:id="353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1E3F59C">
              <w:rPr>
                <w:rFonts w:ascii="Times New Roman" w:cs="Times New Roman"/>
                <w:sz w:val="20"/>
                <w:szCs w:val="20"/>
                <w:rPrChange w:id="3540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B5AA4534">
              <w:rPr>
                <w:rFonts w:ascii="Times New Roman" w:cs="Times New Roman"/>
                <w:sz w:val="20"/>
                <w:szCs w:val="20"/>
                <w:rPrChange w:id="354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F967708">
              <w:rPr>
                <w:rFonts w:ascii="Times New Roman" w:cs="Times New Roman"/>
                <w:sz w:val="20"/>
                <w:szCs w:val="20"/>
                <w:rPrChange w:id="3542" w:author="ahmad sahrul" w:date="2026-04-27T19:32:00Z">
                  <w:rPr>
                    <w:sz w:val="20"/>
                    <w:szCs w:val="20"/>
                  </w:rPr>
                </w:rPrChange>
              </w:rPr>
              <w:t>pesan</w:t>
            </w:r>
            <w:r w:rsidRPr="1ADC3358">
              <w:rPr>
                <w:rFonts w:ascii="Times New Roman" w:cs="Times New Roman"/>
                <w:sz w:val="20"/>
                <w:szCs w:val="20"/>
                <w:rPrChange w:id="354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error yang </w:t>
            </w:r>
            <w:r w:rsidRPr="AD16D279">
              <w:rPr>
                <w:rFonts w:ascii="Times New Roman" w:cs="Times New Roman"/>
                <w:sz w:val="20"/>
                <w:szCs w:val="20"/>
                <w:rPrChange w:id="3544" w:author="ahmad sahrul" w:date="2026-04-27T19:32:00Z">
                  <w:rPr>
                    <w:sz w:val="20"/>
                    <w:szCs w:val="20"/>
                  </w:rPr>
                </w:rPrChange>
              </w:rPr>
              <w:t>jelas</w:t>
            </w:r>
            <w:r w:rsidRPr="4F0A0DEF">
              <w:rPr>
                <w:rFonts w:ascii="Times New Roman" w:cs="Times New Roman"/>
                <w:sz w:val="20"/>
                <w:szCs w:val="20"/>
                <w:rPrChange w:id="354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F1B4631">
              <w:rPr>
                <w:rFonts w:ascii="Times New Roman" w:cs="Times New Roman"/>
                <w:sz w:val="20"/>
                <w:szCs w:val="20"/>
                <w:rPrChange w:id="3546" w:author="ahmad sahrul" w:date="2026-04-27T19:32:00Z">
                  <w:rPr>
                    <w:sz w:val="20"/>
                    <w:szCs w:val="20"/>
                  </w:rPr>
                </w:rPrChange>
              </w:rPr>
              <w:t>jika</w:t>
            </w:r>
            <w:r w:rsidRPr="E2EF0BF7">
              <w:rPr>
                <w:rFonts w:ascii="Times New Roman" w:cs="Times New Roman"/>
                <w:sz w:val="20"/>
                <w:szCs w:val="20"/>
                <w:rPrChange w:id="354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CD92E93">
              <w:rPr>
                <w:rFonts w:ascii="Times New Roman" w:cs="Times New Roman"/>
                <w:sz w:val="20"/>
                <w:szCs w:val="20"/>
                <w:rPrChange w:id="3548" w:author="ahmad sahrul" w:date="2026-04-27T19:32:00Z">
                  <w:rPr>
                    <w:sz w:val="20"/>
                    <w:szCs w:val="20"/>
                  </w:rPr>
                </w:rPrChange>
              </w:rPr>
              <w:t>kredensial</w:t>
            </w:r>
            <w:r w:rsidRPr="8DAA1066">
              <w:rPr>
                <w:rFonts w:ascii="Times New Roman" w:cs="Times New Roman"/>
                <w:sz w:val="20"/>
                <w:szCs w:val="20"/>
                <w:rPrChange w:id="354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salah.</w:t>
            </w:r>
          </w:p>
        </w:tc>
      </w:tr>
      <w:tr w:rsidR="00BF190D" w14:paraId="57E4E694" w14:textId="77777777">
        <w:trPr>
          <w:ins w:id="3550" w:author="muhammad aldi oktavian" w:date="2026-04-27T22:14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C2C7" w14:textId="77777777" w:rsidR="00BF190D" w:rsidRDefault="00000000">
            <w:pPr>
              <w:jc w:val="both"/>
              <w:rPr>
                <w:ins w:id="3551" w:author="muhammad aldi oktavian" w:date="2026-04-27T22:14:00Z"/>
                <w:rFonts w:ascii="Times New Roman" w:hAnsi="Times New Roman" w:cs="Times New Roman"/>
                <w:b/>
                <w:bCs/>
                <w:sz w:val="20"/>
                <w:szCs w:val="20"/>
              </w:rPr>
              <w:pPrChange w:id="3552" w:author="6781" w:date="2026-04-27T23:07:00Z">
                <w:pPr>
                  <w:jc w:val="left"/>
                </w:pPr>
              </w:pPrChange>
            </w:pPr>
            <w:ins w:id="3553" w:author="muhammad aldi oktavian" w:date="2026-04-27T22:14:00Z">
              <w:r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REQ-AUTH-08</w:t>
              </w:r>
            </w:ins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0B29" w14:textId="5768B694" w:rsidR="00BF190D" w:rsidRDefault="00000000">
            <w:pPr>
              <w:jc w:val="both"/>
              <w:rPr>
                <w:ins w:id="3554" w:author="muhammad aldi oktavian" w:date="2026-04-27T22:14:00Z"/>
                <w:rFonts w:ascii="Times New Roman" w:hAnsi="Times New Roman" w:cs="Times New Roman"/>
                <w:sz w:val="20"/>
                <w:szCs w:val="20"/>
              </w:rPr>
              <w:pPrChange w:id="3555" w:author="6781" w:date="2026-04-27T23:07:00Z">
                <w:pPr>
                  <w:jc w:val="left"/>
                </w:pPr>
              </w:pPrChange>
            </w:pPr>
            <w:ins w:id="3556" w:author="muhammad aldi oktavian" w:date="2026-04-27T22:15:00Z">
              <w:r>
                <w:rPr>
                  <w:rFonts w:ascii="Times New Roman" w:hAnsi="Times New Roman" w:cs="Times New Roman"/>
                  <w:sz w:val="20"/>
                  <w:szCs w:val="20"/>
                </w:rPr>
                <w:t>Hanya pengguna dengan role owner yang dapat mendaftarkan akun kasir atau admin</w:t>
              </w:r>
              <w:del w:id="3557" w:author="pajar280505@gmail.com" w:date="2026-05-16T10:00:00Z">
                <w:r w:rsidDel="00E360FD">
                  <w:rPr>
                    <w:rFonts w:ascii="Times New Roman" w:hAnsi="Times New Roman" w:cs="Times New Roman"/>
                    <w:sz w:val="20"/>
                    <w:szCs w:val="20"/>
                  </w:rPr>
                  <w:delText>_online</w:delText>
                </w:r>
              </w:del>
              <w:r>
                <w:rPr>
                  <w:rFonts w:ascii="Times New Roman" w:hAnsi="Times New Roman" w:cs="Times New Roman"/>
                  <w:sz w:val="20"/>
                  <w:szCs w:val="20"/>
                </w:rPr>
                <w:t xml:space="preserve"> baru.</w:t>
              </w:r>
            </w:ins>
          </w:p>
        </w:tc>
      </w:tr>
    </w:tbl>
    <w:p w14:paraId="036EAEEF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3558" w:author="ahmad sahrul" w:date="2026-04-27T19:32:00Z">
            <w:rPr/>
          </w:rPrChange>
        </w:rPr>
        <w:pPrChange w:id="3559" w:author="6781" w:date="2026-04-27T23:07:00Z">
          <w:pPr>
            <w:spacing w:before="60" w:after="60"/>
          </w:pPr>
        </w:pPrChange>
      </w:pPr>
    </w:p>
    <w:p w14:paraId="4839C145" w14:textId="77777777" w:rsidR="00BF190D" w:rsidRPr="00BF190D" w:rsidRDefault="00000000">
      <w:pPr>
        <w:pStyle w:val="Heading3"/>
        <w:jc w:val="both"/>
        <w:rPr>
          <w:rFonts w:ascii="Times New Roman" w:cs="Times New Roman"/>
          <w:rPrChange w:id="3560" w:author="ahmad sahrul" w:date="2026-04-27T19:32:00Z">
            <w:rPr/>
          </w:rPrChange>
        </w:rPr>
        <w:pPrChange w:id="3561" w:author="6781" w:date="2026-04-27T23:07:00Z">
          <w:pPr>
            <w:pStyle w:val="Heading3"/>
          </w:pPr>
        </w:pPrChange>
      </w:pPr>
      <w:bookmarkStart w:id="3562" w:name="_Toc228212145"/>
      <w:r w:rsidRPr="B9D94289">
        <w:rPr>
          <w:rFonts w:ascii="Times New Roman" w:cs="Times New Roman"/>
          <w:rPrChange w:id="3563" w:author="ahmad sahrul" w:date="2026-04-27T19:32:00Z">
            <w:rPr/>
          </w:rPrChange>
        </w:rPr>
        <w:t xml:space="preserve">4.1.4 Sequence Diagram </w:t>
      </w:r>
      <w:r w:rsidRPr="B9D94289">
        <w:rPr>
          <w:rFonts w:ascii="Times New Roman" w:cs="Times New Roman"/>
          <w:rPrChange w:id="3564" w:author="ahmad sahrul" w:date="2026-04-27T19:32:00Z">
            <w:rPr/>
          </w:rPrChange>
        </w:rPr>
        <w:t>–</w:t>
      </w:r>
      <w:r w:rsidRPr="B9D94289">
        <w:rPr>
          <w:rFonts w:ascii="Times New Roman" w:cs="Times New Roman"/>
          <w:rPrChange w:id="3565" w:author="ahmad sahrul" w:date="2026-04-27T19:32:00Z">
            <w:rPr/>
          </w:rPrChange>
        </w:rPr>
        <w:t xml:space="preserve"> Proses Login</w:t>
      </w:r>
      <w:bookmarkEnd w:id="3562"/>
    </w:p>
    <w:p w14:paraId="6AB8419D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3566" w:author="ahmad sahrul" w:date="2026-04-27T19:49:00Z">
            <w:rPr/>
          </w:rPrChange>
        </w:rPr>
        <w:pPrChange w:id="3567" w:author="6781" w:date="2026-04-27T23:07:00Z">
          <w:pPr>
            <w:spacing w:before="80"/>
          </w:pPr>
        </w:pPrChange>
      </w:pPr>
      <w:r w:rsidRPr="A8B14E4A">
        <w:rPr>
          <w:rFonts w:ascii="Times New Roman" w:cs="Times New Roman"/>
          <w:sz w:val="24"/>
          <w:szCs w:val="24"/>
          <w:rPrChange w:id="3568" w:author="ahmad sahrul" w:date="2026-04-27T19:49:00Z">
            <w:rPr/>
          </w:rPrChange>
        </w:rPr>
        <w:t xml:space="preserve">Alur proses </w:t>
      </w:r>
      <w:r w:rsidRPr="5AC8BD44">
        <w:rPr>
          <w:rFonts w:ascii="Times New Roman" w:cs="Times New Roman"/>
          <w:sz w:val="24"/>
          <w:szCs w:val="24"/>
          <w:rPrChange w:id="3569" w:author="ahmad sahrul" w:date="2026-04-27T19:49:00Z">
            <w:rPr/>
          </w:rPrChange>
        </w:rPr>
        <w:t>autentikasi</w:t>
      </w:r>
      <w:r w:rsidRPr="F72AE56B">
        <w:rPr>
          <w:rFonts w:ascii="Times New Roman" w:cs="Times New Roman"/>
          <w:sz w:val="24"/>
          <w:szCs w:val="24"/>
          <w:rPrChange w:id="3570" w:author="ahmad sahrul" w:date="2026-04-27T19:49:00Z">
            <w:rPr/>
          </w:rPrChange>
        </w:rPr>
        <w:t xml:space="preserve"> (login):</w:t>
      </w:r>
    </w:p>
    <w:p w14:paraId="39BA242A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571" w:author="ahmad sahrul" w:date="2026-04-27T19:49:00Z">
            <w:rPr/>
          </w:rPrChange>
        </w:rPr>
        <w:pPrChange w:id="3572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4FB7477B">
        <w:rPr>
          <w:rFonts w:ascii="Times New Roman" w:cs="Times New Roman"/>
          <w:sz w:val="24"/>
          <w:szCs w:val="24"/>
          <w:rPrChange w:id="3573" w:author="ahmad sahrul" w:date="2026-04-27T19:49:00Z">
            <w:rPr/>
          </w:rPrChange>
        </w:rPr>
        <w:t xml:space="preserve">User </w:t>
      </w:r>
      <w:r w:rsidRPr="B0AAAD7F">
        <w:rPr>
          <w:rFonts w:ascii="Times New Roman" w:cs="Times New Roman"/>
          <w:sz w:val="24"/>
          <w:szCs w:val="24"/>
          <w:rPrChange w:id="3574" w:author="ahmad sahrul" w:date="2026-04-27T19:49:00Z">
            <w:rPr/>
          </w:rPrChange>
        </w:rPr>
        <w:t>membuka</w:t>
      </w:r>
      <w:r w:rsidRPr="B706ABF4">
        <w:rPr>
          <w:rFonts w:ascii="Times New Roman" w:cs="Times New Roman"/>
          <w:sz w:val="24"/>
          <w:szCs w:val="24"/>
          <w:rPrChange w:id="3575" w:author="ahmad sahrul" w:date="2026-04-27T19:49:00Z">
            <w:rPr/>
          </w:rPrChange>
        </w:rPr>
        <w:t xml:space="preserve"> </w:t>
      </w:r>
      <w:r w:rsidRPr="E2BCC8A7">
        <w:rPr>
          <w:rFonts w:ascii="Times New Roman" w:cs="Times New Roman"/>
          <w:sz w:val="24"/>
          <w:szCs w:val="24"/>
          <w:rPrChange w:id="3576" w:author="ahmad sahrul" w:date="2026-04-27T19:49:00Z">
            <w:rPr/>
          </w:rPrChange>
        </w:rPr>
        <w:t>aplikasi</w:t>
      </w:r>
      <w:r w:rsidRPr="BAE0F4AF">
        <w:rPr>
          <w:rFonts w:ascii="Times New Roman" w:cs="Times New Roman"/>
          <w:sz w:val="24"/>
          <w:szCs w:val="24"/>
          <w:rPrChange w:id="3577" w:author="ahmad sahrul" w:date="2026-04-27T19:49:00Z">
            <w:rPr/>
          </w:rPrChange>
        </w:rPr>
        <w:t xml:space="preserve"> Flutter.</w:t>
      </w:r>
    </w:p>
    <w:p w14:paraId="350A29F6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578" w:author="ahmad sahrul" w:date="2026-04-27T19:49:00Z">
            <w:rPr/>
          </w:rPrChange>
        </w:rPr>
        <w:pPrChange w:id="357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D401C058">
        <w:rPr>
          <w:rFonts w:ascii="Times New Roman" w:cs="Times New Roman"/>
          <w:sz w:val="24"/>
          <w:szCs w:val="24"/>
          <w:rPrChange w:id="3580" w:author="ahmad sahrul" w:date="2026-04-27T19:49:00Z">
            <w:rPr/>
          </w:rPrChange>
        </w:rPr>
        <w:t xml:space="preserve">Flutter </w:t>
      </w:r>
      <w:r w:rsidRPr="E60B94CC">
        <w:rPr>
          <w:rFonts w:ascii="Times New Roman" w:cs="Times New Roman"/>
          <w:sz w:val="24"/>
          <w:szCs w:val="24"/>
          <w:rPrChange w:id="3581" w:author="ahmad sahrul" w:date="2026-04-27T19:49:00Z">
            <w:rPr/>
          </w:rPrChange>
        </w:rPr>
        <w:t>menampilkan</w:t>
      </w:r>
      <w:r w:rsidRPr="CED5714D">
        <w:rPr>
          <w:rFonts w:ascii="Times New Roman" w:cs="Times New Roman"/>
          <w:sz w:val="24"/>
          <w:szCs w:val="24"/>
          <w:rPrChange w:id="3582" w:author="ahmad sahrul" w:date="2026-04-27T19:49:00Z">
            <w:rPr/>
          </w:rPrChange>
        </w:rPr>
        <w:t xml:space="preserve"> </w:t>
      </w:r>
      <w:r w:rsidRPr="942D9CB0">
        <w:rPr>
          <w:rFonts w:ascii="Times New Roman" w:cs="Times New Roman"/>
          <w:sz w:val="24"/>
          <w:szCs w:val="24"/>
          <w:rPrChange w:id="3583" w:author="ahmad sahrul" w:date="2026-04-27T19:49:00Z">
            <w:rPr/>
          </w:rPrChange>
        </w:rPr>
        <w:t>halaman</w:t>
      </w:r>
      <w:r w:rsidRPr="D4E38F09">
        <w:rPr>
          <w:rFonts w:ascii="Times New Roman" w:cs="Times New Roman"/>
          <w:sz w:val="24"/>
          <w:szCs w:val="24"/>
          <w:rPrChange w:id="3584" w:author="ahmad sahrul" w:date="2026-04-27T19:49:00Z">
            <w:rPr/>
          </w:rPrChange>
        </w:rPr>
        <w:t xml:space="preserve"> Login.</w:t>
      </w:r>
    </w:p>
    <w:p w14:paraId="61F89FE0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585" w:author="ahmad sahrul" w:date="2026-04-27T19:49:00Z">
            <w:rPr/>
          </w:rPrChange>
        </w:rPr>
        <w:pPrChange w:id="3586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72127EDB">
        <w:rPr>
          <w:rFonts w:ascii="Times New Roman" w:cs="Times New Roman"/>
          <w:sz w:val="24"/>
          <w:szCs w:val="24"/>
          <w:rPrChange w:id="3587" w:author="ahmad sahrul" w:date="2026-04-27T19:49:00Z">
            <w:rPr/>
          </w:rPrChange>
        </w:rPr>
        <w:t xml:space="preserve">User </w:t>
      </w:r>
      <w:r w:rsidRPr="6FB3214E">
        <w:rPr>
          <w:rFonts w:ascii="Times New Roman" w:cs="Times New Roman"/>
          <w:sz w:val="24"/>
          <w:szCs w:val="24"/>
          <w:rPrChange w:id="3588" w:author="ahmad sahrul" w:date="2026-04-27T19:49:00Z">
            <w:rPr/>
          </w:rPrChange>
        </w:rPr>
        <w:t>mengisi</w:t>
      </w:r>
      <w:r w:rsidRPr="F0FD291E">
        <w:rPr>
          <w:rFonts w:ascii="Times New Roman" w:cs="Times New Roman"/>
          <w:sz w:val="24"/>
          <w:szCs w:val="24"/>
          <w:rPrChange w:id="3589" w:author="ahmad sahrul" w:date="2026-04-27T19:49:00Z">
            <w:rPr/>
          </w:rPrChange>
        </w:rPr>
        <w:t xml:space="preserve"> email dan password </w:t>
      </w:r>
      <w:r w:rsidRPr="339B1C9F">
        <w:rPr>
          <w:rFonts w:ascii="Times New Roman" w:cs="Times New Roman"/>
          <w:sz w:val="24"/>
          <w:szCs w:val="24"/>
          <w:rPrChange w:id="3590" w:author="ahmad sahrul" w:date="2026-04-27T19:49:00Z">
            <w:rPr/>
          </w:rPrChange>
        </w:rPr>
        <w:t>lalu</w:t>
      </w:r>
      <w:r w:rsidRPr="02AF9181">
        <w:rPr>
          <w:rFonts w:ascii="Times New Roman" w:cs="Times New Roman"/>
          <w:sz w:val="24"/>
          <w:szCs w:val="24"/>
          <w:rPrChange w:id="3591" w:author="ahmad sahrul" w:date="2026-04-27T19:49:00Z">
            <w:rPr/>
          </w:rPrChange>
        </w:rPr>
        <w:t xml:space="preserve"> </w:t>
      </w:r>
      <w:r w:rsidRPr="FEE7CA77">
        <w:rPr>
          <w:rFonts w:ascii="Times New Roman" w:cs="Times New Roman"/>
          <w:sz w:val="24"/>
          <w:szCs w:val="24"/>
          <w:rPrChange w:id="3592" w:author="ahmad sahrul" w:date="2026-04-27T19:49:00Z">
            <w:rPr/>
          </w:rPrChange>
        </w:rPr>
        <w:t>menekan</w:t>
      </w:r>
      <w:r w:rsidRPr="6850CA35">
        <w:rPr>
          <w:rFonts w:ascii="Times New Roman" w:cs="Times New Roman"/>
          <w:sz w:val="24"/>
          <w:szCs w:val="24"/>
          <w:rPrChange w:id="3593" w:author="ahmad sahrul" w:date="2026-04-27T19:49:00Z">
            <w:rPr/>
          </w:rPrChange>
        </w:rPr>
        <w:t xml:space="preserve"> </w:t>
      </w:r>
      <w:r w:rsidRPr="4A4F64EB">
        <w:rPr>
          <w:rFonts w:ascii="Times New Roman" w:cs="Times New Roman"/>
          <w:sz w:val="24"/>
          <w:szCs w:val="24"/>
          <w:rPrChange w:id="3594" w:author="ahmad sahrul" w:date="2026-04-27T19:49:00Z">
            <w:rPr/>
          </w:rPrChange>
        </w:rPr>
        <w:t>tombol</w:t>
      </w:r>
      <w:r w:rsidRPr="7B82D872">
        <w:rPr>
          <w:rFonts w:ascii="Times New Roman" w:cs="Times New Roman"/>
          <w:sz w:val="24"/>
          <w:szCs w:val="24"/>
          <w:rPrChange w:id="3595" w:author="ahmad sahrul" w:date="2026-04-27T19:49:00Z">
            <w:rPr/>
          </w:rPrChange>
        </w:rPr>
        <w:t xml:space="preserve"> Login.</w:t>
      </w:r>
    </w:p>
    <w:p w14:paraId="1A1A4897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596" w:author="ahmad sahrul" w:date="2026-04-27T19:49:00Z">
            <w:rPr/>
          </w:rPrChange>
        </w:rPr>
        <w:pPrChange w:id="3597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E6815D43">
        <w:rPr>
          <w:rFonts w:ascii="Times New Roman" w:cs="Times New Roman"/>
          <w:sz w:val="24"/>
          <w:szCs w:val="24"/>
          <w:rPrChange w:id="3598" w:author="ahmad sahrul" w:date="2026-04-27T19:49:00Z">
            <w:rPr/>
          </w:rPrChange>
        </w:rPr>
        <w:t xml:space="preserve">Flutter </w:t>
      </w:r>
      <w:r w:rsidRPr="EA643BEB">
        <w:rPr>
          <w:rFonts w:ascii="Times New Roman" w:cs="Times New Roman"/>
          <w:sz w:val="24"/>
          <w:szCs w:val="24"/>
          <w:rPrChange w:id="3599" w:author="ahmad sahrul" w:date="2026-04-27T19:49:00Z">
            <w:rPr/>
          </w:rPrChange>
        </w:rPr>
        <w:t>mengirim</w:t>
      </w:r>
      <w:r w:rsidRPr="CB33D1BD">
        <w:rPr>
          <w:rFonts w:ascii="Times New Roman" w:cs="Times New Roman"/>
          <w:sz w:val="24"/>
          <w:szCs w:val="24"/>
          <w:rPrChange w:id="3600" w:author="ahmad sahrul" w:date="2026-04-27T19:49:00Z">
            <w:rPr/>
          </w:rPrChange>
        </w:rPr>
        <w:t xml:space="preserve"> POST /</w:t>
      </w:r>
      <w:r w:rsidRPr="CEC4BA55">
        <w:rPr>
          <w:rFonts w:ascii="Times New Roman" w:cs="Times New Roman"/>
          <w:sz w:val="24"/>
          <w:szCs w:val="24"/>
          <w:rPrChange w:id="3601" w:author="ahmad sahrul" w:date="2026-04-27T19:49:00Z">
            <w:rPr/>
          </w:rPrChange>
        </w:rPr>
        <w:t>api</w:t>
      </w:r>
      <w:r w:rsidRPr="59107553">
        <w:rPr>
          <w:rFonts w:ascii="Times New Roman" w:cs="Times New Roman"/>
          <w:sz w:val="24"/>
          <w:szCs w:val="24"/>
          <w:rPrChange w:id="3602" w:author="ahmad sahrul" w:date="2026-04-27T19:49:00Z">
            <w:rPr/>
          </w:rPrChange>
        </w:rPr>
        <w:t xml:space="preserve">/auth/login </w:t>
      </w:r>
      <w:r w:rsidRPr="E26F5A2B">
        <w:rPr>
          <w:rFonts w:ascii="Times New Roman" w:cs="Times New Roman"/>
          <w:sz w:val="24"/>
          <w:szCs w:val="24"/>
          <w:rPrChange w:id="3603" w:author="ahmad sahrul" w:date="2026-04-27T19:49:00Z">
            <w:rPr/>
          </w:rPrChange>
        </w:rPr>
        <w:t>dengan</w:t>
      </w:r>
      <w:r w:rsidRPr="5038A50B">
        <w:rPr>
          <w:rFonts w:ascii="Times New Roman" w:cs="Times New Roman"/>
          <w:sz w:val="24"/>
          <w:szCs w:val="24"/>
          <w:rPrChange w:id="3604" w:author="ahmad sahrul" w:date="2026-04-27T19:49:00Z">
            <w:rPr/>
          </w:rPrChange>
        </w:rPr>
        <w:t xml:space="preserve"> body </w:t>
      </w:r>
      <w:r w:rsidRPr="D29F0941">
        <w:rPr>
          <w:rFonts w:ascii="Times New Roman" w:cs="Times New Roman"/>
          <w:sz w:val="24"/>
          <w:szCs w:val="24"/>
          <w:rPrChange w:id="3605" w:author="ahmad sahrul" w:date="2026-04-27T19:49:00Z">
            <w:rPr/>
          </w:rPrChange>
        </w:rPr>
        <w:t>{ email</w:t>
      </w:r>
      <w:r w:rsidRPr="0B6140A9">
        <w:rPr>
          <w:rFonts w:ascii="Times New Roman" w:cs="Times New Roman"/>
          <w:sz w:val="24"/>
          <w:szCs w:val="24"/>
          <w:rPrChange w:id="3606" w:author="ahmad sahrul" w:date="2026-04-27T19:49:00Z">
            <w:rPr/>
          </w:rPrChange>
        </w:rPr>
        <w:t xml:space="preserve">, </w:t>
      </w:r>
      <w:r w:rsidRPr="8DC05E45">
        <w:rPr>
          <w:rFonts w:ascii="Times New Roman" w:cs="Times New Roman"/>
          <w:sz w:val="24"/>
          <w:szCs w:val="24"/>
          <w:rPrChange w:id="3607" w:author="ahmad sahrul" w:date="2026-04-27T19:49:00Z">
            <w:rPr/>
          </w:rPrChange>
        </w:rPr>
        <w:t>password }</w:t>
      </w:r>
      <w:r w:rsidRPr="B1A09DE9">
        <w:rPr>
          <w:rFonts w:ascii="Times New Roman" w:cs="Times New Roman"/>
          <w:sz w:val="24"/>
          <w:szCs w:val="24"/>
          <w:rPrChange w:id="3608" w:author="ahmad sahrul" w:date="2026-04-27T19:49:00Z">
            <w:rPr/>
          </w:rPrChange>
        </w:rPr>
        <w:t>.</w:t>
      </w:r>
    </w:p>
    <w:p w14:paraId="7D5F9820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09" w:author="ahmad sahrul" w:date="2026-04-27T19:49:00Z">
            <w:rPr/>
          </w:rPrChange>
        </w:rPr>
        <w:pPrChange w:id="3610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6726F038">
        <w:rPr>
          <w:rFonts w:ascii="Times New Roman" w:cs="Times New Roman"/>
          <w:sz w:val="24"/>
          <w:szCs w:val="24"/>
          <w:rPrChange w:id="3611" w:author="ahmad sahrul" w:date="2026-04-27T19:49:00Z">
            <w:rPr/>
          </w:rPrChange>
        </w:rPr>
        <w:t xml:space="preserve">Laravel </w:t>
      </w:r>
      <w:r w:rsidRPr="836A1311">
        <w:rPr>
          <w:rFonts w:ascii="Times New Roman" w:cs="Times New Roman"/>
          <w:sz w:val="24"/>
          <w:szCs w:val="24"/>
          <w:rPrChange w:id="3612" w:author="ahmad sahrul" w:date="2026-04-27T19:49:00Z">
            <w:rPr/>
          </w:rPrChange>
        </w:rPr>
        <w:t>AuthController</w:t>
      </w:r>
      <w:r w:rsidRPr="91854C14">
        <w:rPr>
          <w:rFonts w:ascii="Times New Roman" w:cs="Times New Roman"/>
          <w:sz w:val="24"/>
          <w:szCs w:val="24"/>
          <w:rPrChange w:id="3613" w:author="ahmad sahrul" w:date="2026-04-27T19:49:00Z">
            <w:rPr/>
          </w:rPrChange>
        </w:rPr>
        <w:t xml:space="preserve"> </w:t>
      </w:r>
      <w:r w:rsidRPr="E3EE046A">
        <w:rPr>
          <w:rFonts w:ascii="Times New Roman" w:cs="Times New Roman"/>
          <w:sz w:val="24"/>
          <w:szCs w:val="24"/>
          <w:rPrChange w:id="3614" w:author="ahmad sahrul" w:date="2026-04-27T19:49:00Z">
            <w:rPr/>
          </w:rPrChange>
        </w:rPr>
        <w:t>menerima</w:t>
      </w:r>
      <w:r w:rsidRPr="858F923C">
        <w:rPr>
          <w:rFonts w:ascii="Times New Roman" w:cs="Times New Roman"/>
          <w:sz w:val="24"/>
          <w:szCs w:val="24"/>
          <w:rPrChange w:id="3615" w:author="ahmad sahrul" w:date="2026-04-27T19:49:00Z">
            <w:rPr/>
          </w:rPrChange>
        </w:rPr>
        <w:t xml:space="preserve"> request dan </w:t>
      </w:r>
      <w:r w:rsidRPr="4BE64ECF">
        <w:rPr>
          <w:rFonts w:ascii="Times New Roman" w:cs="Times New Roman"/>
          <w:sz w:val="24"/>
          <w:szCs w:val="24"/>
          <w:rPrChange w:id="3616" w:author="ahmad sahrul" w:date="2026-04-27T19:49:00Z">
            <w:rPr/>
          </w:rPrChange>
        </w:rPr>
        <w:t>memvalidasi</w:t>
      </w:r>
      <w:r w:rsidRPr="364BBAC5">
        <w:rPr>
          <w:rFonts w:ascii="Times New Roman" w:cs="Times New Roman"/>
          <w:sz w:val="24"/>
          <w:szCs w:val="24"/>
          <w:rPrChange w:id="3617" w:author="ahmad sahrul" w:date="2026-04-27T19:49:00Z">
            <w:rPr/>
          </w:rPrChange>
        </w:rPr>
        <w:t xml:space="preserve"> input.</w:t>
      </w:r>
    </w:p>
    <w:p w14:paraId="575C0A92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18" w:author="ahmad sahrul" w:date="2026-04-27T19:49:00Z">
            <w:rPr/>
          </w:rPrChange>
        </w:rPr>
        <w:pPrChange w:id="361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F887CC0B">
        <w:rPr>
          <w:rFonts w:ascii="Times New Roman" w:cs="Times New Roman"/>
          <w:sz w:val="24"/>
          <w:szCs w:val="24"/>
          <w:rPrChange w:id="3620" w:author="ahmad sahrul" w:date="2026-04-27T19:49:00Z">
            <w:rPr/>
          </w:rPrChange>
        </w:rPr>
        <w:t>AuthController</w:t>
      </w:r>
      <w:r w:rsidRPr="294E18E9">
        <w:rPr>
          <w:rFonts w:ascii="Times New Roman" w:cs="Times New Roman"/>
          <w:sz w:val="24"/>
          <w:szCs w:val="24"/>
          <w:rPrChange w:id="3621" w:author="ahmad sahrul" w:date="2026-04-27T19:49:00Z">
            <w:rPr/>
          </w:rPrChange>
        </w:rPr>
        <w:t xml:space="preserve"> </w:t>
      </w:r>
      <w:r w:rsidRPr="601576BE">
        <w:rPr>
          <w:rFonts w:ascii="Times New Roman" w:cs="Times New Roman"/>
          <w:sz w:val="24"/>
          <w:szCs w:val="24"/>
          <w:rPrChange w:id="3622" w:author="ahmad sahrul" w:date="2026-04-27T19:49:00Z">
            <w:rPr/>
          </w:rPrChange>
        </w:rPr>
        <w:t>memanggil</w:t>
      </w:r>
      <w:r w:rsidRPr="C6B05F4E">
        <w:rPr>
          <w:rFonts w:ascii="Times New Roman" w:cs="Times New Roman"/>
          <w:sz w:val="24"/>
          <w:szCs w:val="24"/>
          <w:rPrChange w:id="3623" w:author="ahmad sahrul" w:date="2026-04-27T19:49:00Z">
            <w:rPr/>
          </w:rPrChange>
        </w:rPr>
        <w:t xml:space="preserve"> </w:t>
      </w:r>
      <w:r w:rsidRPr="80E8BF86">
        <w:rPr>
          <w:rFonts w:ascii="Times New Roman" w:cs="Times New Roman"/>
          <w:sz w:val="24"/>
          <w:szCs w:val="24"/>
          <w:rPrChange w:id="3624" w:author="ahmad sahrul" w:date="2026-04-27T19:49:00Z">
            <w:rPr/>
          </w:rPrChange>
        </w:rPr>
        <w:t>UserRepository</w:t>
      </w:r>
      <w:r w:rsidRPr="D0AA1651">
        <w:rPr>
          <w:rFonts w:ascii="Times New Roman" w:cs="Times New Roman"/>
          <w:sz w:val="24"/>
          <w:szCs w:val="24"/>
          <w:rPrChange w:id="3625" w:author="ahmad sahrul" w:date="2026-04-27T19:49:00Z">
            <w:rPr/>
          </w:rPrChange>
        </w:rPr>
        <w:t>::</w:t>
      </w:r>
      <w:r w:rsidRPr="21BE2E1A">
        <w:rPr>
          <w:rFonts w:ascii="Times New Roman" w:cs="Times New Roman"/>
          <w:sz w:val="24"/>
          <w:szCs w:val="24"/>
          <w:rPrChange w:id="3626" w:author="ahmad sahrul" w:date="2026-04-27T19:49:00Z">
            <w:rPr/>
          </w:rPrChange>
        </w:rPr>
        <w:t>findByEmail</w:t>
      </w:r>
      <w:r w:rsidRPr="6B986377">
        <w:rPr>
          <w:rFonts w:ascii="Times New Roman" w:cs="Times New Roman"/>
          <w:sz w:val="24"/>
          <w:szCs w:val="24"/>
          <w:rPrChange w:id="3627" w:author="ahmad sahrul" w:date="2026-04-27T19:49:00Z">
            <w:rPr/>
          </w:rPrChange>
        </w:rPr>
        <w:t>(email).</w:t>
      </w:r>
    </w:p>
    <w:p w14:paraId="010E6221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28" w:author="ahmad sahrul" w:date="2026-04-27T19:49:00Z">
            <w:rPr/>
          </w:rPrChange>
        </w:rPr>
        <w:pPrChange w:id="362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08DBE704">
        <w:rPr>
          <w:rFonts w:ascii="Times New Roman" w:cs="Times New Roman"/>
          <w:sz w:val="24"/>
          <w:szCs w:val="24"/>
          <w:rPrChange w:id="3630" w:author="ahmad sahrul" w:date="2026-04-27T19:49:00Z">
            <w:rPr/>
          </w:rPrChange>
        </w:rPr>
        <w:t>UserRepository</w:t>
      </w:r>
      <w:r w:rsidRPr="F1CCA150">
        <w:rPr>
          <w:rFonts w:ascii="Times New Roman" w:cs="Times New Roman"/>
          <w:sz w:val="24"/>
          <w:szCs w:val="24"/>
          <w:rPrChange w:id="3631" w:author="ahmad sahrul" w:date="2026-04-27T19:49:00Z">
            <w:rPr/>
          </w:rPrChange>
        </w:rPr>
        <w:t xml:space="preserve"> </w:t>
      </w:r>
      <w:r w:rsidRPr="A0522AE9">
        <w:rPr>
          <w:rFonts w:ascii="Times New Roman" w:cs="Times New Roman"/>
          <w:sz w:val="24"/>
          <w:szCs w:val="24"/>
          <w:rPrChange w:id="3632" w:author="ahmad sahrul" w:date="2026-04-27T19:49:00Z">
            <w:rPr/>
          </w:rPrChange>
        </w:rPr>
        <w:t>mengembalikan</w:t>
      </w:r>
      <w:r w:rsidRPr="0286A1FF">
        <w:rPr>
          <w:rFonts w:ascii="Times New Roman" w:cs="Times New Roman"/>
          <w:sz w:val="24"/>
          <w:szCs w:val="24"/>
          <w:rPrChange w:id="3633" w:author="ahmad sahrul" w:date="2026-04-27T19:49:00Z">
            <w:rPr/>
          </w:rPrChange>
        </w:rPr>
        <w:t xml:space="preserve"> </w:t>
      </w:r>
      <w:r w:rsidRPr="0C3FF32A">
        <w:rPr>
          <w:rFonts w:ascii="Times New Roman" w:cs="Times New Roman"/>
          <w:sz w:val="24"/>
          <w:szCs w:val="24"/>
          <w:rPrChange w:id="3634" w:author="ahmad sahrul" w:date="2026-04-27T19:49:00Z">
            <w:rPr/>
          </w:rPrChange>
        </w:rPr>
        <w:t>objek</w:t>
      </w:r>
      <w:r w:rsidRPr="FB4BBDF1">
        <w:rPr>
          <w:rFonts w:ascii="Times New Roman" w:cs="Times New Roman"/>
          <w:sz w:val="24"/>
          <w:szCs w:val="24"/>
          <w:rPrChange w:id="3635" w:author="ahmad sahrul" w:date="2026-04-27T19:49:00Z">
            <w:rPr/>
          </w:rPrChange>
        </w:rPr>
        <w:t xml:space="preserve"> User </w:t>
      </w:r>
      <w:r w:rsidRPr="7A10BC87">
        <w:rPr>
          <w:rFonts w:ascii="Times New Roman" w:cs="Times New Roman"/>
          <w:sz w:val="24"/>
          <w:szCs w:val="24"/>
          <w:rPrChange w:id="3636" w:author="ahmad sahrul" w:date="2026-04-27T19:49:00Z">
            <w:rPr/>
          </w:rPrChange>
        </w:rPr>
        <w:t>dari</w:t>
      </w:r>
      <w:r w:rsidRPr="CEADD45D">
        <w:rPr>
          <w:rFonts w:ascii="Times New Roman" w:cs="Times New Roman"/>
          <w:sz w:val="24"/>
          <w:szCs w:val="24"/>
          <w:rPrChange w:id="3637" w:author="ahmad sahrul" w:date="2026-04-27T19:49:00Z">
            <w:rPr/>
          </w:rPrChange>
        </w:rPr>
        <w:t xml:space="preserve"> database MySQL.</w:t>
      </w:r>
    </w:p>
    <w:p w14:paraId="1FD72C5C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38" w:author="ahmad sahrul" w:date="2026-04-27T19:49:00Z">
            <w:rPr/>
          </w:rPrChange>
        </w:rPr>
        <w:pPrChange w:id="363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442DE018">
        <w:rPr>
          <w:rFonts w:ascii="Times New Roman" w:cs="Times New Roman"/>
          <w:sz w:val="24"/>
          <w:szCs w:val="24"/>
          <w:rPrChange w:id="3640" w:author="ahmad sahrul" w:date="2026-04-27T19:49:00Z">
            <w:rPr/>
          </w:rPrChange>
        </w:rPr>
        <w:t>AuthController</w:t>
      </w:r>
      <w:r w:rsidRPr="1A3984D1">
        <w:rPr>
          <w:rFonts w:ascii="Times New Roman" w:cs="Times New Roman"/>
          <w:sz w:val="24"/>
          <w:szCs w:val="24"/>
          <w:rPrChange w:id="3641" w:author="ahmad sahrul" w:date="2026-04-27T19:49:00Z">
            <w:rPr/>
          </w:rPrChange>
        </w:rPr>
        <w:t xml:space="preserve"> </w:t>
      </w:r>
      <w:r w:rsidRPr="5FE44BD5">
        <w:rPr>
          <w:rFonts w:ascii="Times New Roman" w:cs="Times New Roman"/>
          <w:sz w:val="24"/>
          <w:szCs w:val="24"/>
          <w:rPrChange w:id="3642" w:author="ahmad sahrul" w:date="2026-04-27T19:49:00Z">
            <w:rPr/>
          </w:rPrChange>
        </w:rPr>
        <w:t>memverifikasi</w:t>
      </w:r>
      <w:r w:rsidRPr="2199144E">
        <w:rPr>
          <w:rFonts w:ascii="Times New Roman" w:cs="Times New Roman"/>
          <w:sz w:val="24"/>
          <w:szCs w:val="24"/>
          <w:rPrChange w:id="3643" w:author="ahmad sahrul" w:date="2026-04-27T19:49:00Z">
            <w:rPr/>
          </w:rPrChange>
        </w:rPr>
        <w:t xml:space="preserve"> password </w:t>
      </w:r>
      <w:r w:rsidRPr="3480FB67">
        <w:rPr>
          <w:rFonts w:ascii="Times New Roman" w:cs="Times New Roman"/>
          <w:sz w:val="24"/>
          <w:szCs w:val="24"/>
          <w:rPrChange w:id="3644" w:author="ahmad sahrul" w:date="2026-04-27T19:49:00Z">
            <w:rPr/>
          </w:rPrChange>
        </w:rPr>
        <w:t>menggunakan</w:t>
      </w:r>
      <w:r w:rsidRPr="3F6A939B">
        <w:rPr>
          <w:rFonts w:ascii="Times New Roman" w:cs="Times New Roman"/>
          <w:sz w:val="24"/>
          <w:szCs w:val="24"/>
          <w:rPrChange w:id="3645" w:author="ahmad sahrul" w:date="2026-04-27T19:49:00Z">
            <w:rPr/>
          </w:rPrChange>
        </w:rPr>
        <w:t xml:space="preserve"> </w:t>
      </w:r>
      <w:r w:rsidRPr="05A01792">
        <w:rPr>
          <w:rFonts w:ascii="Times New Roman" w:cs="Times New Roman"/>
          <w:sz w:val="24"/>
          <w:szCs w:val="24"/>
          <w:rPrChange w:id="3646" w:author="ahmad sahrul" w:date="2026-04-27T19:49:00Z">
            <w:rPr/>
          </w:rPrChange>
        </w:rPr>
        <w:t>Hash::check(</w:t>
      </w:r>
      <w:r w:rsidRPr="9EE03014">
        <w:rPr>
          <w:rFonts w:ascii="Times New Roman" w:cs="Times New Roman"/>
          <w:sz w:val="24"/>
          <w:szCs w:val="24"/>
          <w:rPrChange w:id="3647" w:author="ahmad sahrul" w:date="2026-04-27T19:49:00Z">
            <w:rPr/>
          </w:rPrChange>
        </w:rPr>
        <w:t>).</w:t>
      </w:r>
    </w:p>
    <w:p w14:paraId="1CCD8AE2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48" w:author="ahmad sahrul" w:date="2026-04-27T19:49:00Z">
            <w:rPr/>
          </w:rPrChange>
        </w:rPr>
        <w:pPrChange w:id="364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93177383">
        <w:rPr>
          <w:rFonts w:ascii="Times New Roman" w:cs="Times New Roman"/>
          <w:sz w:val="24"/>
          <w:szCs w:val="24"/>
          <w:rPrChange w:id="3650" w:author="ahmad sahrul" w:date="2026-04-27T19:49:00Z">
            <w:rPr/>
          </w:rPrChange>
        </w:rPr>
        <w:t xml:space="preserve">Jika valid: </w:t>
      </w:r>
      <w:r w:rsidRPr="37B2BEA2">
        <w:rPr>
          <w:rFonts w:ascii="Times New Roman" w:cs="Times New Roman"/>
          <w:sz w:val="24"/>
          <w:szCs w:val="24"/>
          <w:rPrChange w:id="3651" w:author="ahmad sahrul" w:date="2026-04-27T19:49:00Z">
            <w:rPr/>
          </w:rPrChange>
        </w:rPr>
        <w:t>AuthController</w:t>
      </w:r>
      <w:r w:rsidRPr="D46D9CF8">
        <w:rPr>
          <w:rFonts w:ascii="Times New Roman" w:cs="Times New Roman"/>
          <w:sz w:val="24"/>
          <w:szCs w:val="24"/>
          <w:rPrChange w:id="3652" w:author="ahmad sahrul" w:date="2026-04-27T19:49:00Z">
            <w:rPr/>
          </w:rPrChange>
        </w:rPr>
        <w:t xml:space="preserve"> </w:t>
      </w:r>
      <w:r w:rsidRPr="7B7D531F">
        <w:rPr>
          <w:rFonts w:ascii="Times New Roman" w:cs="Times New Roman"/>
          <w:sz w:val="24"/>
          <w:szCs w:val="24"/>
          <w:rPrChange w:id="3653" w:author="ahmad sahrul" w:date="2026-04-27T19:49:00Z">
            <w:rPr/>
          </w:rPrChange>
        </w:rPr>
        <w:t>membuat</w:t>
      </w:r>
      <w:r w:rsidRPr="B2FC50CA">
        <w:rPr>
          <w:rFonts w:ascii="Times New Roman" w:cs="Times New Roman"/>
          <w:sz w:val="24"/>
          <w:szCs w:val="24"/>
          <w:rPrChange w:id="3654" w:author="ahmad sahrul" w:date="2026-04-27T19:49:00Z">
            <w:rPr/>
          </w:rPrChange>
        </w:rPr>
        <w:t xml:space="preserve"> token Sanctum dan </w:t>
      </w:r>
      <w:r w:rsidRPr="23B3D4A2">
        <w:rPr>
          <w:rFonts w:ascii="Times New Roman" w:cs="Times New Roman"/>
          <w:sz w:val="24"/>
          <w:szCs w:val="24"/>
          <w:rPrChange w:id="3655" w:author="ahmad sahrul" w:date="2026-04-27T19:49:00Z">
            <w:rPr/>
          </w:rPrChange>
        </w:rPr>
        <w:t>mengembalikan</w:t>
      </w:r>
      <w:r w:rsidRPr="04BF74A6">
        <w:rPr>
          <w:rFonts w:ascii="Times New Roman" w:cs="Times New Roman"/>
          <w:sz w:val="24"/>
          <w:szCs w:val="24"/>
          <w:rPrChange w:id="3656" w:author="ahmad sahrul" w:date="2026-04-27T19:49:00Z">
            <w:rPr/>
          </w:rPrChange>
        </w:rPr>
        <w:t xml:space="preserve"> response 200 OK </w:t>
      </w:r>
      <w:r w:rsidRPr="584357A4">
        <w:rPr>
          <w:rFonts w:ascii="Times New Roman" w:cs="Times New Roman"/>
          <w:sz w:val="24"/>
          <w:szCs w:val="24"/>
          <w:rPrChange w:id="3657" w:author="ahmad sahrul" w:date="2026-04-27T19:49:00Z">
            <w:rPr/>
          </w:rPrChange>
        </w:rPr>
        <w:t>{ token</w:t>
      </w:r>
      <w:r w:rsidRPr="649F5E7F">
        <w:rPr>
          <w:rFonts w:ascii="Times New Roman" w:cs="Times New Roman"/>
          <w:sz w:val="24"/>
          <w:szCs w:val="24"/>
          <w:rPrChange w:id="3658" w:author="ahmad sahrul" w:date="2026-04-27T19:49:00Z">
            <w:rPr/>
          </w:rPrChange>
        </w:rPr>
        <w:t xml:space="preserve">, </w:t>
      </w:r>
      <w:r w:rsidRPr="2B4BA618">
        <w:rPr>
          <w:rFonts w:ascii="Times New Roman" w:cs="Times New Roman"/>
          <w:sz w:val="24"/>
          <w:szCs w:val="24"/>
          <w:rPrChange w:id="3659" w:author="ahmad sahrul" w:date="2026-04-27T19:49:00Z">
            <w:rPr/>
          </w:rPrChange>
        </w:rPr>
        <w:t>user }</w:t>
      </w:r>
      <w:r w:rsidRPr="779ECDB3">
        <w:rPr>
          <w:rFonts w:ascii="Times New Roman" w:cs="Times New Roman"/>
          <w:sz w:val="24"/>
          <w:szCs w:val="24"/>
          <w:rPrChange w:id="3660" w:author="ahmad sahrul" w:date="2026-04-27T19:49:00Z">
            <w:rPr/>
          </w:rPrChange>
        </w:rPr>
        <w:t>.</w:t>
      </w:r>
    </w:p>
    <w:p w14:paraId="1455CDB1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61" w:author="ahmad sahrul" w:date="2026-04-27T19:49:00Z">
            <w:rPr/>
          </w:rPrChange>
        </w:rPr>
        <w:pPrChange w:id="3662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7AB29AB6">
        <w:rPr>
          <w:rFonts w:ascii="Times New Roman" w:cs="Times New Roman"/>
          <w:sz w:val="24"/>
          <w:szCs w:val="24"/>
          <w:rPrChange w:id="3663" w:author="ahmad sahrul" w:date="2026-04-27T19:49:00Z">
            <w:rPr/>
          </w:rPrChange>
        </w:rPr>
        <w:t xml:space="preserve">Flutter </w:t>
      </w:r>
      <w:r w:rsidRPr="B08A9018">
        <w:rPr>
          <w:rFonts w:ascii="Times New Roman" w:cs="Times New Roman"/>
          <w:sz w:val="24"/>
          <w:szCs w:val="24"/>
          <w:rPrChange w:id="3664" w:author="ahmad sahrul" w:date="2026-04-27T19:49:00Z">
            <w:rPr/>
          </w:rPrChange>
        </w:rPr>
        <w:t>menyimpan</w:t>
      </w:r>
      <w:r w:rsidRPr="F2F040EA">
        <w:rPr>
          <w:rFonts w:ascii="Times New Roman" w:cs="Times New Roman"/>
          <w:sz w:val="24"/>
          <w:szCs w:val="24"/>
          <w:rPrChange w:id="3665" w:author="ahmad sahrul" w:date="2026-04-27T19:49:00Z">
            <w:rPr/>
          </w:rPrChange>
        </w:rPr>
        <w:t xml:space="preserve"> token di secure storage dan redirect </w:t>
      </w:r>
      <w:r w:rsidRPr="F59C727B">
        <w:rPr>
          <w:rFonts w:ascii="Times New Roman" w:cs="Times New Roman"/>
          <w:sz w:val="24"/>
          <w:szCs w:val="24"/>
          <w:rPrChange w:id="3666" w:author="ahmad sahrul" w:date="2026-04-27T19:49:00Z">
            <w:rPr/>
          </w:rPrChange>
        </w:rPr>
        <w:t>ke</w:t>
      </w:r>
      <w:r w:rsidRPr="4CA8D36D">
        <w:rPr>
          <w:rFonts w:ascii="Times New Roman" w:cs="Times New Roman"/>
          <w:sz w:val="24"/>
          <w:szCs w:val="24"/>
          <w:rPrChange w:id="3667" w:author="ahmad sahrul" w:date="2026-04-27T19:49:00Z">
            <w:rPr/>
          </w:rPrChange>
        </w:rPr>
        <w:t xml:space="preserve"> </w:t>
      </w:r>
      <w:r w:rsidRPr="F0E32416">
        <w:rPr>
          <w:rFonts w:ascii="Times New Roman" w:cs="Times New Roman"/>
          <w:sz w:val="24"/>
          <w:szCs w:val="24"/>
          <w:rPrChange w:id="3668" w:author="ahmad sahrul" w:date="2026-04-27T19:49:00Z">
            <w:rPr/>
          </w:rPrChange>
        </w:rPr>
        <w:t>halaman</w:t>
      </w:r>
      <w:r w:rsidRPr="1EB497F6">
        <w:rPr>
          <w:rFonts w:ascii="Times New Roman" w:cs="Times New Roman"/>
          <w:sz w:val="24"/>
          <w:szCs w:val="24"/>
          <w:rPrChange w:id="3669" w:author="ahmad sahrul" w:date="2026-04-27T19:49:00Z">
            <w:rPr/>
          </w:rPrChange>
        </w:rPr>
        <w:t xml:space="preserve"> Dashboard.</w:t>
      </w:r>
    </w:p>
    <w:p w14:paraId="3AC0C95E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70" w:author="ahmad sahrul" w:date="2026-04-27T19:49:00Z">
            <w:rPr/>
          </w:rPrChange>
        </w:rPr>
        <w:pPrChange w:id="3671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26C8467A">
        <w:rPr>
          <w:rFonts w:ascii="Times New Roman" w:cs="Times New Roman"/>
          <w:sz w:val="24"/>
          <w:szCs w:val="24"/>
          <w:rPrChange w:id="3672" w:author="ahmad sahrul" w:date="2026-04-27T19:49:00Z">
            <w:rPr/>
          </w:rPrChange>
        </w:rPr>
        <w:t xml:space="preserve">Jika </w:t>
      </w:r>
      <w:r w:rsidRPr="7F22D8DE">
        <w:rPr>
          <w:rFonts w:ascii="Times New Roman" w:cs="Times New Roman"/>
          <w:sz w:val="24"/>
          <w:szCs w:val="24"/>
          <w:rPrChange w:id="3673" w:author="ahmad sahrul" w:date="2026-04-27T19:49:00Z">
            <w:rPr/>
          </w:rPrChange>
        </w:rPr>
        <w:t>tidak</w:t>
      </w:r>
      <w:r w:rsidRPr="C0B8CF09">
        <w:rPr>
          <w:rFonts w:ascii="Times New Roman" w:cs="Times New Roman"/>
          <w:sz w:val="24"/>
          <w:szCs w:val="24"/>
          <w:rPrChange w:id="3674" w:author="ahmad sahrul" w:date="2026-04-27T19:49:00Z">
            <w:rPr/>
          </w:rPrChange>
        </w:rPr>
        <w:t xml:space="preserve"> valid: </w:t>
      </w:r>
      <w:r w:rsidRPr="DEE64D73">
        <w:rPr>
          <w:rFonts w:ascii="Times New Roman" w:cs="Times New Roman"/>
          <w:sz w:val="24"/>
          <w:szCs w:val="24"/>
          <w:rPrChange w:id="3675" w:author="ahmad sahrul" w:date="2026-04-27T19:49:00Z">
            <w:rPr/>
          </w:rPrChange>
        </w:rPr>
        <w:t>AuthController</w:t>
      </w:r>
      <w:r w:rsidRPr="33495D22">
        <w:rPr>
          <w:rFonts w:ascii="Times New Roman" w:cs="Times New Roman"/>
          <w:sz w:val="24"/>
          <w:szCs w:val="24"/>
          <w:rPrChange w:id="3676" w:author="ahmad sahrul" w:date="2026-04-27T19:49:00Z">
            <w:rPr/>
          </w:rPrChange>
        </w:rPr>
        <w:t xml:space="preserve"> </w:t>
      </w:r>
      <w:r w:rsidRPr="51FC178A">
        <w:rPr>
          <w:rFonts w:ascii="Times New Roman" w:cs="Times New Roman"/>
          <w:sz w:val="24"/>
          <w:szCs w:val="24"/>
          <w:rPrChange w:id="3677" w:author="ahmad sahrul" w:date="2026-04-27T19:49:00Z">
            <w:rPr/>
          </w:rPrChange>
        </w:rPr>
        <w:t>mengembalikan</w:t>
      </w:r>
      <w:r w:rsidRPr="8900E7CD">
        <w:rPr>
          <w:rFonts w:ascii="Times New Roman" w:cs="Times New Roman"/>
          <w:sz w:val="24"/>
          <w:szCs w:val="24"/>
          <w:rPrChange w:id="3678" w:author="ahmad sahrul" w:date="2026-04-27T19:49:00Z">
            <w:rPr/>
          </w:rPrChange>
        </w:rPr>
        <w:t xml:space="preserve"> response 401 Unauthorized </w:t>
      </w:r>
      <w:r w:rsidRPr="625FA2A1">
        <w:rPr>
          <w:rFonts w:ascii="Times New Roman" w:cs="Times New Roman"/>
          <w:sz w:val="24"/>
          <w:szCs w:val="24"/>
          <w:rPrChange w:id="3679" w:author="ahmad sahrul" w:date="2026-04-27T19:49:00Z">
            <w:rPr/>
          </w:rPrChange>
        </w:rPr>
        <w:t>{ message</w:t>
      </w:r>
      <w:r w:rsidRPr="65A80FBF">
        <w:rPr>
          <w:rFonts w:ascii="Times New Roman" w:cs="Times New Roman"/>
          <w:sz w:val="24"/>
          <w:szCs w:val="24"/>
          <w:rPrChange w:id="3680" w:author="ahmad sahrul" w:date="2026-04-27T19:49:00Z">
            <w:rPr/>
          </w:rPrChange>
        </w:rPr>
        <w:t>: '</w:t>
      </w:r>
      <w:r w:rsidRPr="E6B720C4">
        <w:rPr>
          <w:rFonts w:ascii="Times New Roman" w:cs="Times New Roman"/>
          <w:sz w:val="24"/>
          <w:szCs w:val="24"/>
          <w:rPrChange w:id="3681" w:author="ahmad sahrul" w:date="2026-04-27T19:49:00Z">
            <w:rPr/>
          </w:rPrChange>
        </w:rPr>
        <w:t>Kredensial</w:t>
      </w:r>
      <w:r w:rsidRPr="CFC82623">
        <w:rPr>
          <w:rFonts w:ascii="Times New Roman" w:cs="Times New Roman"/>
          <w:sz w:val="24"/>
          <w:szCs w:val="24"/>
          <w:rPrChange w:id="3682" w:author="ahmad sahrul" w:date="2026-04-27T19:49:00Z">
            <w:rPr/>
          </w:rPrChange>
        </w:rPr>
        <w:t xml:space="preserve"> </w:t>
      </w:r>
      <w:r w:rsidRPr="1F894790">
        <w:rPr>
          <w:rFonts w:ascii="Times New Roman" w:cs="Times New Roman"/>
          <w:sz w:val="24"/>
          <w:szCs w:val="24"/>
          <w:rPrChange w:id="3683" w:author="ahmad sahrul" w:date="2026-04-27T19:49:00Z">
            <w:rPr/>
          </w:rPrChange>
        </w:rPr>
        <w:t>tidak</w:t>
      </w:r>
      <w:r w:rsidRPr="BF2528DB">
        <w:rPr>
          <w:rFonts w:ascii="Times New Roman" w:cs="Times New Roman"/>
          <w:sz w:val="24"/>
          <w:szCs w:val="24"/>
          <w:rPrChange w:id="3684" w:author="ahmad sahrul" w:date="2026-04-27T19:49:00Z">
            <w:rPr/>
          </w:rPrChange>
        </w:rPr>
        <w:t xml:space="preserve"> valid</w:t>
      </w:r>
      <w:r w:rsidRPr="7695E0E7">
        <w:rPr>
          <w:rFonts w:ascii="Times New Roman" w:cs="Times New Roman"/>
          <w:sz w:val="24"/>
          <w:szCs w:val="24"/>
          <w:rPrChange w:id="3685" w:author="ahmad sahrul" w:date="2026-04-27T19:49:00Z">
            <w:rPr/>
          </w:rPrChange>
        </w:rPr>
        <w:t>' }</w:t>
      </w:r>
      <w:r w:rsidRPr="1F1C80CC">
        <w:rPr>
          <w:rFonts w:ascii="Times New Roman" w:cs="Times New Roman"/>
          <w:sz w:val="24"/>
          <w:szCs w:val="24"/>
          <w:rPrChange w:id="3686" w:author="ahmad sahrul" w:date="2026-04-27T19:49:00Z">
            <w:rPr/>
          </w:rPrChange>
        </w:rPr>
        <w:t>.</w:t>
      </w:r>
    </w:p>
    <w:p w14:paraId="10F9F6FA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3687" w:author="ahmad sahrul" w:date="2026-04-27T19:49:00Z">
            <w:rPr/>
          </w:rPrChange>
        </w:rPr>
        <w:pPrChange w:id="368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C21E01D5">
        <w:rPr>
          <w:rFonts w:ascii="Times New Roman" w:cs="Times New Roman"/>
          <w:sz w:val="24"/>
          <w:szCs w:val="24"/>
          <w:rPrChange w:id="3689" w:author="ahmad sahrul" w:date="2026-04-27T19:49:00Z">
            <w:rPr/>
          </w:rPrChange>
        </w:rPr>
        <w:t xml:space="preserve">Flutter </w:t>
      </w:r>
      <w:r w:rsidRPr="B75A24A3">
        <w:rPr>
          <w:rFonts w:ascii="Times New Roman" w:cs="Times New Roman"/>
          <w:sz w:val="24"/>
          <w:szCs w:val="24"/>
          <w:rPrChange w:id="3690" w:author="ahmad sahrul" w:date="2026-04-27T19:49:00Z">
            <w:rPr/>
          </w:rPrChange>
        </w:rPr>
        <w:t>menampilkan</w:t>
      </w:r>
      <w:r w:rsidRPr="43B9A03C">
        <w:rPr>
          <w:rFonts w:ascii="Times New Roman" w:cs="Times New Roman"/>
          <w:sz w:val="24"/>
          <w:szCs w:val="24"/>
          <w:rPrChange w:id="3691" w:author="ahmad sahrul" w:date="2026-04-27T19:49:00Z">
            <w:rPr/>
          </w:rPrChange>
        </w:rPr>
        <w:t xml:space="preserve"> </w:t>
      </w:r>
      <w:r w:rsidRPr="B93106CC">
        <w:rPr>
          <w:rFonts w:ascii="Times New Roman" w:cs="Times New Roman"/>
          <w:sz w:val="24"/>
          <w:szCs w:val="24"/>
          <w:rPrChange w:id="3692" w:author="ahmad sahrul" w:date="2026-04-27T19:49:00Z">
            <w:rPr/>
          </w:rPrChange>
        </w:rPr>
        <w:t>SnackBar</w:t>
      </w:r>
      <w:r w:rsidRPr="DAA8F42E">
        <w:rPr>
          <w:rFonts w:ascii="Times New Roman" w:cs="Times New Roman"/>
          <w:sz w:val="24"/>
          <w:szCs w:val="24"/>
          <w:rPrChange w:id="3693" w:author="ahmad sahrul" w:date="2026-04-27T19:49:00Z">
            <w:rPr/>
          </w:rPrChange>
        </w:rPr>
        <w:t xml:space="preserve"> error </w:t>
      </w:r>
      <w:r w:rsidRPr="5DB417BD">
        <w:rPr>
          <w:rFonts w:ascii="Times New Roman" w:cs="Times New Roman"/>
          <w:sz w:val="24"/>
          <w:szCs w:val="24"/>
          <w:rPrChange w:id="3694" w:author="ahmad sahrul" w:date="2026-04-27T19:49:00Z">
            <w:rPr/>
          </w:rPrChange>
        </w:rPr>
        <w:t>kepada</w:t>
      </w:r>
      <w:r w:rsidRPr="36DA3E84">
        <w:rPr>
          <w:rFonts w:ascii="Times New Roman" w:cs="Times New Roman"/>
          <w:sz w:val="24"/>
          <w:szCs w:val="24"/>
          <w:rPrChange w:id="3695" w:author="ahmad sahrul" w:date="2026-04-27T19:49:00Z">
            <w:rPr/>
          </w:rPrChange>
        </w:rPr>
        <w:t xml:space="preserve"> </w:t>
      </w:r>
      <w:r w:rsidRPr="B05BFB91">
        <w:rPr>
          <w:rFonts w:ascii="Times New Roman" w:cs="Times New Roman"/>
          <w:sz w:val="24"/>
          <w:szCs w:val="24"/>
          <w:rPrChange w:id="3696" w:author="ahmad sahrul" w:date="2026-04-27T19:49:00Z">
            <w:rPr/>
          </w:rPrChange>
        </w:rPr>
        <w:t>pengguna</w:t>
      </w:r>
      <w:r w:rsidRPr="B94ED7BE">
        <w:rPr>
          <w:rFonts w:ascii="Times New Roman" w:cs="Times New Roman"/>
          <w:sz w:val="24"/>
          <w:szCs w:val="24"/>
          <w:rPrChange w:id="3697" w:author="ahmad sahrul" w:date="2026-04-27T19:49:00Z">
            <w:rPr/>
          </w:rPrChange>
        </w:rPr>
        <w:t>.</w:t>
      </w:r>
    </w:p>
    <w:p w14:paraId="60848C1E" w14:textId="77777777" w:rsidR="00BF190D" w:rsidRPr="00BF190D" w:rsidRDefault="00BF190D">
      <w:pPr>
        <w:pStyle w:val="ListParagraph"/>
        <w:spacing w:before="40" w:after="40"/>
        <w:ind w:left="720"/>
        <w:jc w:val="both"/>
        <w:rPr>
          <w:rFonts w:ascii="Times New Roman" w:cs="Times New Roman"/>
          <w:sz w:val="24"/>
          <w:szCs w:val="24"/>
          <w:rPrChange w:id="3698" w:author="ahmad sahrul" w:date="2026-04-27T19:49:00Z">
            <w:rPr/>
          </w:rPrChange>
        </w:rPr>
        <w:pPrChange w:id="3699" w:author="6781" w:date="2026-04-27T23:07:00Z">
          <w:pPr>
            <w:pStyle w:val="ListParagraph"/>
            <w:spacing w:before="40" w:after="40"/>
            <w:ind w:left="720"/>
          </w:pPr>
        </w:pPrChange>
      </w:pPr>
    </w:p>
    <w:p w14:paraId="580036AF" w14:textId="77777777" w:rsidR="00BF190D" w:rsidRPr="00BF190D" w:rsidRDefault="00000000">
      <w:pPr>
        <w:spacing w:before="60" w:after="60"/>
        <w:jc w:val="both"/>
        <w:rPr>
          <w:rFonts w:ascii="Times New Roman" w:cs="Times New Roman"/>
          <w:rPrChange w:id="3700" w:author="ahmad sahrul" w:date="2026-04-27T19:32:00Z">
            <w:rPr/>
          </w:rPrChange>
        </w:rPr>
        <w:pPrChange w:id="3701" w:author="6781" w:date="2026-04-27T23:07:00Z">
          <w:pPr>
            <w:spacing w:before="60" w:after="60"/>
          </w:pPr>
        </w:pPrChange>
      </w:pPr>
      <w:r w:rsidRPr="4C5F3280">
        <w:rPr>
          <w:rFonts w:ascii="Times New Roman" w:cs="Times New Roman"/>
          <w:noProof/>
          <w:rPrChange w:id="3702" w:author="ahmad sahrul" w:date="2026-04-27T19:32:00Z">
            <w:rPr>
              <w:noProof/>
            </w:rPr>
          </w:rPrChange>
        </w:rPr>
        <w:lastRenderedPageBreak/>
        <w:drawing>
          <wp:inline distT="0" distB="0" distL="0" distR="0" wp14:anchorId="11575D6E" wp14:editId="5FA8106A">
            <wp:extent cx="5732780" cy="5709285"/>
            <wp:effectExtent l="0" t="0" r="1270" b="5715"/>
            <wp:docPr id="1030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732780" cy="5709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C4F9" w14:textId="77777777" w:rsidR="00BF190D" w:rsidRPr="00BF190D" w:rsidRDefault="00000000">
      <w:pPr>
        <w:spacing w:before="60" w:after="60"/>
        <w:jc w:val="both"/>
        <w:rPr>
          <w:rFonts w:ascii="Times New Roman" w:cs="Times New Roman"/>
          <w:i/>
          <w:iCs/>
          <w:rPrChange w:id="3703" w:author="ahmad sahrul" w:date="2026-04-27T19:32:00Z">
            <w:rPr>
              <w:i/>
              <w:iCs/>
            </w:rPr>
          </w:rPrChange>
        </w:rPr>
        <w:pPrChange w:id="3704" w:author="6781" w:date="2026-04-27T23:07:00Z">
          <w:pPr>
            <w:spacing w:before="60" w:after="60"/>
          </w:pPr>
        </w:pPrChange>
      </w:pPr>
      <w:r w:rsidRPr="E7E19CC3">
        <w:rPr>
          <w:rFonts w:ascii="Times New Roman" w:cs="Times New Roman"/>
          <w:i/>
          <w:iCs/>
          <w:rPrChange w:id="3705" w:author="ahmad sahrul" w:date="2026-04-27T19:32:00Z">
            <w:rPr>
              <w:i/>
              <w:iCs/>
            </w:rPr>
          </w:rPrChange>
        </w:rPr>
        <w:t>Gambar Sequence Login</w:t>
      </w:r>
    </w:p>
    <w:p w14:paraId="52173F6D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3706" w:author="ahmad sahrul" w:date="2026-04-27T19:41:00Z">
            <w:rPr/>
          </w:rPrChange>
        </w:rPr>
        <w:pPrChange w:id="3707" w:author="6781" w:date="2026-04-27T23:07:00Z">
          <w:pPr>
            <w:pStyle w:val="Heading2"/>
          </w:pPr>
        </w:pPrChange>
      </w:pPr>
      <w:bookmarkStart w:id="3708" w:name="_Toc228212146"/>
      <w:r w:rsidRPr="5FA8CC59">
        <w:rPr>
          <w:rFonts w:ascii="Times New Roman" w:cs="Times New Roman"/>
          <w:color w:val="000000"/>
          <w:rPrChange w:id="3709" w:author="ahmad sahrul" w:date="2026-04-27T19:41:00Z">
            <w:rPr/>
          </w:rPrChange>
        </w:rPr>
        <w:t xml:space="preserve">4.2 </w:t>
      </w:r>
      <w:r w:rsidRPr="8C6FCB1E">
        <w:rPr>
          <w:rFonts w:ascii="Times New Roman" w:cs="Times New Roman"/>
          <w:color w:val="000000"/>
          <w:rPrChange w:id="3710" w:author="ahmad sahrul" w:date="2026-04-27T19:41:00Z">
            <w:rPr/>
          </w:rPrChange>
        </w:rPr>
        <w:t>Manajemen</w:t>
      </w:r>
      <w:r w:rsidRPr="4B5114BF">
        <w:rPr>
          <w:rFonts w:ascii="Times New Roman" w:cs="Times New Roman"/>
          <w:color w:val="000000"/>
          <w:rPrChange w:id="3711" w:author="ahmad sahrul" w:date="2026-04-27T19:41:00Z">
            <w:rPr/>
          </w:rPrChange>
        </w:rPr>
        <w:t xml:space="preserve"> </w:t>
      </w:r>
      <w:r w:rsidRPr="9E8B6590">
        <w:rPr>
          <w:rFonts w:ascii="Times New Roman" w:cs="Times New Roman"/>
          <w:color w:val="000000"/>
          <w:rPrChange w:id="3712" w:author="ahmad sahrul" w:date="2026-04-27T19:41:00Z">
            <w:rPr/>
          </w:rPrChange>
        </w:rPr>
        <w:t>Produk</w:t>
      </w:r>
      <w:bookmarkEnd w:id="3708"/>
    </w:p>
    <w:p w14:paraId="60E91090" w14:textId="77777777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3713" w:author="ahmad sahrul" w:date="2026-04-27T19:41:00Z">
            <w:rPr/>
          </w:rPrChange>
        </w:rPr>
        <w:pPrChange w:id="3714" w:author="6781" w:date="2026-04-27T23:07:00Z">
          <w:pPr>
            <w:pStyle w:val="Heading3"/>
          </w:pPr>
        </w:pPrChange>
      </w:pPr>
      <w:bookmarkStart w:id="3715" w:name="_Toc228212147"/>
      <w:r w:rsidRPr="4A4BB80A">
        <w:rPr>
          <w:rFonts w:ascii="Times New Roman" w:cs="Times New Roman"/>
          <w:color w:val="000000"/>
          <w:rPrChange w:id="3716" w:author="ahmad sahrul" w:date="2026-04-27T19:41:00Z">
            <w:rPr/>
          </w:rPrChange>
        </w:rPr>
        <w:t xml:space="preserve">4.2.1 </w:t>
      </w:r>
      <w:r w:rsidRPr="C6F0D625">
        <w:rPr>
          <w:rFonts w:ascii="Times New Roman" w:cs="Times New Roman"/>
          <w:color w:val="000000"/>
          <w:rPrChange w:id="3717" w:author="ahmad sahrul" w:date="2026-04-27T19:41:00Z">
            <w:rPr/>
          </w:rPrChange>
        </w:rPr>
        <w:t>Deskripsi</w:t>
      </w:r>
      <w:r w:rsidRPr="A2246A4A">
        <w:rPr>
          <w:rFonts w:ascii="Times New Roman" w:cs="Times New Roman"/>
          <w:color w:val="000000"/>
          <w:rPrChange w:id="3718" w:author="ahmad sahrul" w:date="2026-04-27T19:41:00Z">
            <w:rPr/>
          </w:rPrChange>
        </w:rPr>
        <w:t xml:space="preserve"> dan </w:t>
      </w:r>
      <w:r w:rsidRPr="80518578">
        <w:rPr>
          <w:rFonts w:ascii="Times New Roman" w:cs="Times New Roman"/>
          <w:color w:val="000000"/>
          <w:rPrChange w:id="3719" w:author="ahmad sahrul" w:date="2026-04-27T19:41:00Z">
            <w:rPr/>
          </w:rPrChange>
        </w:rPr>
        <w:t>Prioritas</w:t>
      </w:r>
      <w:bookmarkEnd w:id="3715"/>
    </w:p>
    <w:p w14:paraId="682D4797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3720" w:author="ahmad sahrul" w:date="2026-04-27T19:49:00Z">
            <w:rPr/>
          </w:rPrChange>
        </w:rPr>
        <w:pPrChange w:id="3721" w:author="6781" w:date="2026-04-27T23:07:00Z">
          <w:pPr>
            <w:spacing w:before="80"/>
          </w:pPr>
        </w:pPrChange>
      </w:pPr>
      <w:r w:rsidRPr="B8D2D307">
        <w:rPr>
          <w:rFonts w:ascii="Times New Roman" w:cs="Times New Roman"/>
          <w:color w:val="000000"/>
          <w:sz w:val="24"/>
          <w:szCs w:val="24"/>
          <w:rPrChange w:id="3722" w:author="ahmad sahrul" w:date="2026-04-27T19:49:00Z">
            <w:rPr/>
          </w:rPrChange>
        </w:rPr>
        <w:t xml:space="preserve">Fitur </w:t>
      </w:r>
      <w:r w:rsidRPr="3C9DB90F">
        <w:rPr>
          <w:rFonts w:ascii="Times New Roman" w:cs="Times New Roman"/>
          <w:color w:val="000000"/>
          <w:sz w:val="24"/>
          <w:szCs w:val="24"/>
          <w:rPrChange w:id="3723" w:author="ahmad sahrul" w:date="2026-04-27T19:49:00Z">
            <w:rPr/>
          </w:rPrChange>
        </w:rPr>
        <w:t>manajemen</w:t>
      </w:r>
      <w:r w:rsidRPr="ED81087E">
        <w:rPr>
          <w:rFonts w:ascii="Times New Roman" w:cs="Times New Roman"/>
          <w:color w:val="000000"/>
          <w:sz w:val="24"/>
          <w:szCs w:val="24"/>
          <w:rPrChange w:id="3724" w:author="ahmad sahrul" w:date="2026-04-27T19:49:00Z">
            <w:rPr/>
          </w:rPrChange>
        </w:rPr>
        <w:t xml:space="preserve"> </w:t>
      </w:r>
      <w:r w:rsidRPr="15E67F68">
        <w:rPr>
          <w:rFonts w:ascii="Times New Roman" w:cs="Times New Roman"/>
          <w:color w:val="000000"/>
          <w:sz w:val="24"/>
          <w:szCs w:val="24"/>
          <w:rPrChange w:id="3725" w:author="ahmad sahrul" w:date="2026-04-27T19:49:00Z">
            <w:rPr/>
          </w:rPrChange>
        </w:rPr>
        <w:t>produk</w:t>
      </w:r>
      <w:r w:rsidRPr="73CE80CB">
        <w:rPr>
          <w:rFonts w:ascii="Times New Roman" w:cs="Times New Roman"/>
          <w:color w:val="000000"/>
          <w:sz w:val="24"/>
          <w:szCs w:val="24"/>
          <w:rPrChange w:id="3726" w:author="ahmad sahrul" w:date="2026-04-27T19:49:00Z">
            <w:rPr/>
          </w:rPrChange>
        </w:rPr>
        <w:t xml:space="preserve"> </w:t>
      </w:r>
      <w:r w:rsidRPr="D918CF7D">
        <w:rPr>
          <w:rFonts w:ascii="Times New Roman" w:cs="Times New Roman"/>
          <w:color w:val="000000"/>
          <w:sz w:val="24"/>
          <w:szCs w:val="24"/>
          <w:rPrChange w:id="3727" w:author="ahmad sahrul" w:date="2026-04-27T19:49:00Z">
            <w:rPr/>
          </w:rPrChange>
        </w:rPr>
        <w:t>memungkinkan</w:t>
      </w:r>
      <w:r w:rsidRPr="611CC835">
        <w:rPr>
          <w:rFonts w:ascii="Times New Roman" w:cs="Times New Roman"/>
          <w:color w:val="000000"/>
          <w:sz w:val="24"/>
          <w:szCs w:val="24"/>
          <w:rPrChange w:id="3728" w:author="ahmad sahrul" w:date="2026-04-27T19:49:00Z">
            <w:rPr/>
          </w:rPrChange>
        </w:rPr>
        <w:t xml:space="preserve"> </w:t>
      </w:r>
      <w:r w:rsidRPr="11867C8E">
        <w:rPr>
          <w:rFonts w:ascii="Times New Roman" w:cs="Times New Roman"/>
          <w:color w:val="000000"/>
          <w:sz w:val="24"/>
          <w:szCs w:val="24"/>
          <w:rPrChange w:id="3729" w:author="ahmad sahrul" w:date="2026-04-27T19:49:00Z">
            <w:rPr/>
          </w:rPrChange>
        </w:rPr>
        <w:t>pemilik</w:t>
      </w:r>
      <w:r w:rsidRPr="6577930E">
        <w:rPr>
          <w:rFonts w:ascii="Times New Roman" w:cs="Times New Roman"/>
          <w:color w:val="000000"/>
          <w:sz w:val="24"/>
          <w:szCs w:val="24"/>
          <w:rPrChange w:id="3730" w:author="ahmad sahrul" w:date="2026-04-27T19:49:00Z">
            <w:rPr/>
          </w:rPrChange>
        </w:rPr>
        <w:t xml:space="preserve"> </w:t>
      </w:r>
      <w:r w:rsidRPr="0A4565CC">
        <w:rPr>
          <w:rFonts w:ascii="Times New Roman" w:cs="Times New Roman"/>
          <w:color w:val="000000"/>
          <w:sz w:val="24"/>
          <w:szCs w:val="24"/>
          <w:rPrChange w:id="3731" w:author="ahmad sahrul" w:date="2026-04-27T19:49:00Z">
            <w:rPr/>
          </w:rPrChange>
        </w:rPr>
        <w:t>untuk</w:t>
      </w:r>
      <w:r w:rsidRPr="08830675">
        <w:rPr>
          <w:rFonts w:ascii="Times New Roman" w:cs="Times New Roman"/>
          <w:color w:val="000000"/>
          <w:sz w:val="24"/>
          <w:szCs w:val="24"/>
          <w:rPrChange w:id="3732" w:author="ahmad sahrul" w:date="2026-04-27T19:49:00Z">
            <w:rPr/>
          </w:rPrChange>
        </w:rPr>
        <w:t xml:space="preserve"> </w:t>
      </w:r>
      <w:r w:rsidRPr="537B3344">
        <w:rPr>
          <w:rFonts w:ascii="Times New Roman" w:cs="Times New Roman"/>
          <w:color w:val="000000"/>
          <w:sz w:val="24"/>
          <w:szCs w:val="24"/>
          <w:rPrChange w:id="3733" w:author="ahmad sahrul" w:date="2026-04-27T19:49:00Z">
            <w:rPr/>
          </w:rPrChange>
        </w:rPr>
        <w:t>menambahkan</w:t>
      </w:r>
      <w:r w:rsidRPr="460B00C5">
        <w:rPr>
          <w:rFonts w:ascii="Times New Roman" w:cs="Times New Roman"/>
          <w:color w:val="000000"/>
          <w:sz w:val="24"/>
          <w:szCs w:val="24"/>
          <w:rPrChange w:id="3734" w:author="ahmad sahrul" w:date="2026-04-27T19:49:00Z">
            <w:rPr/>
          </w:rPrChange>
        </w:rPr>
        <w:t xml:space="preserve">, </w:t>
      </w:r>
      <w:r w:rsidRPr="DA1AF722">
        <w:rPr>
          <w:rFonts w:ascii="Times New Roman" w:cs="Times New Roman"/>
          <w:color w:val="000000"/>
          <w:sz w:val="24"/>
          <w:szCs w:val="24"/>
          <w:rPrChange w:id="3735" w:author="ahmad sahrul" w:date="2026-04-27T19:49:00Z">
            <w:rPr/>
          </w:rPrChange>
        </w:rPr>
        <w:t>memperbarui</w:t>
      </w:r>
      <w:r w:rsidRPr="03F82B9C">
        <w:rPr>
          <w:rFonts w:ascii="Times New Roman" w:cs="Times New Roman"/>
          <w:color w:val="000000"/>
          <w:sz w:val="24"/>
          <w:szCs w:val="24"/>
          <w:rPrChange w:id="3736" w:author="ahmad sahrul" w:date="2026-04-27T19:49:00Z">
            <w:rPr/>
          </w:rPrChange>
        </w:rPr>
        <w:t xml:space="preserve">, dan </w:t>
      </w:r>
      <w:r w:rsidRPr="8A251B22">
        <w:rPr>
          <w:rFonts w:ascii="Times New Roman" w:cs="Times New Roman"/>
          <w:color w:val="000000"/>
          <w:sz w:val="24"/>
          <w:szCs w:val="24"/>
          <w:rPrChange w:id="3737" w:author="ahmad sahrul" w:date="2026-04-27T19:49:00Z">
            <w:rPr/>
          </w:rPrChange>
        </w:rPr>
        <w:t>menghapus</w:t>
      </w:r>
      <w:r w:rsidRPr="DA44B7A5">
        <w:rPr>
          <w:rFonts w:ascii="Times New Roman" w:cs="Times New Roman"/>
          <w:color w:val="000000"/>
          <w:sz w:val="24"/>
          <w:szCs w:val="24"/>
          <w:rPrChange w:id="3738" w:author="ahmad sahrul" w:date="2026-04-27T19:49:00Z">
            <w:rPr/>
          </w:rPrChange>
        </w:rPr>
        <w:t xml:space="preserve"> data </w:t>
      </w:r>
      <w:r w:rsidRPr="6931FB25">
        <w:rPr>
          <w:rFonts w:ascii="Times New Roman" w:cs="Times New Roman"/>
          <w:color w:val="000000"/>
          <w:sz w:val="24"/>
          <w:szCs w:val="24"/>
          <w:rPrChange w:id="3739" w:author="ahmad sahrul" w:date="2026-04-27T19:49:00Z">
            <w:rPr/>
          </w:rPrChange>
        </w:rPr>
        <w:t>produk</w:t>
      </w:r>
      <w:r w:rsidRPr="D5CF428D">
        <w:rPr>
          <w:rFonts w:ascii="Times New Roman" w:cs="Times New Roman"/>
          <w:color w:val="000000"/>
          <w:sz w:val="24"/>
          <w:szCs w:val="24"/>
          <w:rPrChange w:id="3740" w:author="ahmad sahrul" w:date="2026-04-27T19:49:00Z">
            <w:rPr/>
          </w:rPrChange>
        </w:rPr>
        <w:t xml:space="preserve"> yang </w:t>
      </w:r>
      <w:r w:rsidRPr="87414943">
        <w:rPr>
          <w:rFonts w:ascii="Times New Roman" w:cs="Times New Roman"/>
          <w:color w:val="000000"/>
          <w:sz w:val="24"/>
          <w:szCs w:val="24"/>
          <w:rPrChange w:id="3741" w:author="ahmad sahrul" w:date="2026-04-27T19:49:00Z">
            <w:rPr/>
          </w:rPrChange>
        </w:rPr>
        <w:t>dijual</w:t>
      </w:r>
      <w:r w:rsidRPr="7152A1C4">
        <w:rPr>
          <w:rFonts w:ascii="Times New Roman" w:cs="Times New Roman"/>
          <w:color w:val="000000"/>
          <w:sz w:val="24"/>
          <w:szCs w:val="24"/>
          <w:rPrChange w:id="3742" w:author="ahmad sahrul" w:date="2026-04-27T19:49:00Z">
            <w:rPr/>
          </w:rPrChange>
        </w:rPr>
        <w:t xml:space="preserve"> di </w:t>
      </w:r>
      <w:r w:rsidRPr="517EA4D2">
        <w:rPr>
          <w:rFonts w:ascii="Times New Roman" w:cs="Times New Roman"/>
          <w:color w:val="000000"/>
          <w:sz w:val="24"/>
          <w:szCs w:val="24"/>
          <w:rPrChange w:id="3743" w:author="ahmad sahrul" w:date="2026-04-27T19:49:00Z">
            <w:rPr/>
          </w:rPrChange>
        </w:rPr>
        <w:t>toko</w:t>
      </w:r>
      <w:r w:rsidRPr="F6CFB0FB">
        <w:rPr>
          <w:rFonts w:ascii="Times New Roman" w:cs="Times New Roman"/>
          <w:color w:val="000000"/>
          <w:sz w:val="24"/>
          <w:szCs w:val="24"/>
          <w:rPrChange w:id="3744" w:author="ahmad sahrul" w:date="2026-04-27T19:49:00Z">
            <w:rPr/>
          </w:rPrChange>
        </w:rPr>
        <w:t xml:space="preserve">. </w:t>
      </w:r>
      <w:r w:rsidRPr="A975FD39">
        <w:rPr>
          <w:rFonts w:ascii="Times New Roman" w:cs="Times New Roman"/>
          <w:color w:val="000000"/>
          <w:sz w:val="24"/>
          <w:szCs w:val="24"/>
          <w:rPrChange w:id="3745" w:author="ahmad sahrul" w:date="2026-04-27T19:49:00Z">
            <w:rPr/>
          </w:rPrChange>
        </w:rPr>
        <w:t>Produk</w:t>
      </w:r>
      <w:r w:rsidRPr="A53FE180">
        <w:rPr>
          <w:rFonts w:ascii="Times New Roman" w:cs="Times New Roman"/>
          <w:color w:val="000000"/>
          <w:sz w:val="24"/>
          <w:szCs w:val="24"/>
          <w:rPrChange w:id="3746" w:author="ahmad sahrul" w:date="2026-04-27T19:49:00Z">
            <w:rPr/>
          </w:rPrChange>
        </w:rPr>
        <w:t xml:space="preserve"> </w:t>
      </w:r>
      <w:r w:rsidRPr="D9F83A8C">
        <w:rPr>
          <w:rFonts w:ascii="Times New Roman" w:cs="Times New Roman"/>
          <w:color w:val="000000"/>
          <w:sz w:val="24"/>
          <w:szCs w:val="24"/>
          <w:rPrChange w:id="3747" w:author="ahmad sahrul" w:date="2026-04-27T19:49:00Z">
            <w:rPr/>
          </w:rPrChange>
        </w:rPr>
        <w:t>dikategorikan</w:t>
      </w:r>
      <w:r w:rsidRPr="B807AFE7">
        <w:rPr>
          <w:rFonts w:ascii="Times New Roman" w:cs="Times New Roman"/>
          <w:color w:val="000000"/>
          <w:sz w:val="24"/>
          <w:szCs w:val="24"/>
          <w:rPrChange w:id="3748" w:author="ahmad sahrul" w:date="2026-04-27T19:49:00Z">
            <w:rPr/>
          </w:rPrChange>
        </w:rPr>
        <w:t xml:space="preserve"> </w:t>
      </w:r>
      <w:r w:rsidRPr="ACE68941">
        <w:rPr>
          <w:rFonts w:ascii="Times New Roman" w:cs="Times New Roman"/>
          <w:color w:val="000000"/>
          <w:sz w:val="24"/>
          <w:szCs w:val="24"/>
          <w:rPrChange w:id="3749" w:author="ahmad sahrul" w:date="2026-04-27T19:49:00Z">
            <w:rPr/>
          </w:rPrChange>
        </w:rPr>
        <w:t>berdasarkan</w:t>
      </w:r>
      <w:r w:rsidRPr="347D679F">
        <w:rPr>
          <w:rFonts w:ascii="Times New Roman" w:cs="Times New Roman"/>
          <w:color w:val="000000"/>
          <w:sz w:val="24"/>
          <w:szCs w:val="24"/>
          <w:rPrChange w:id="3750" w:author="ahmad sahrul" w:date="2026-04-27T19:49:00Z">
            <w:rPr/>
          </w:rPrChange>
        </w:rPr>
        <w:t xml:space="preserve"> </w:t>
      </w:r>
      <w:r w:rsidRPr="EDD55B78">
        <w:rPr>
          <w:rFonts w:ascii="Times New Roman" w:cs="Times New Roman"/>
          <w:color w:val="000000"/>
          <w:sz w:val="24"/>
          <w:szCs w:val="24"/>
          <w:rPrChange w:id="3751" w:author="ahmad sahrul" w:date="2026-04-27T19:49:00Z">
            <w:rPr/>
          </w:rPrChange>
        </w:rPr>
        <w:t>jenis</w:t>
      </w:r>
      <w:r w:rsidRPr="6F2F4866">
        <w:rPr>
          <w:rFonts w:ascii="Times New Roman" w:cs="Times New Roman"/>
          <w:color w:val="000000"/>
          <w:sz w:val="24"/>
          <w:szCs w:val="24"/>
          <w:rPrChange w:id="3752" w:author="ahmad sahrul" w:date="2026-04-27T19:49:00Z">
            <w:rPr/>
          </w:rPrChange>
        </w:rPr>
        <w:t xml:space="preserve"> </w:t>
      </w:r>
      <w:r w:rsidRPr="7D2109B7">
        <w:rPr>
          <w:rFonts w:ascii="Times New Roman" w:cs="Times New Roman"/>
          <w:color w:val="000000"/>
          <w:sz w:val="24"/>
          <w:szCs w:val="24"/>
          <w:rPrChange w:id="3753" w:author="ahmad sahrul" w:date="2026-04-27T19:49:00Z">
            <w:rPr/>
          </w:rPrChange>
        </w:rPr>
        <w:t>hewan</w:t>
      </w:r>
      <w:r w:rsidRPr="ADDB47B8">
        <w:rPr>
          <w:rFonts w:ascii="Times New Roman" w:cs="Times New Roman"/>
          <w:color w:val="000000"/>
          <w:sz w:val="24"/>
          <w:szCs w:val="24"/>
          <w:rPrChange w:id="3754" w:author="ahmad sahrul" w:date="2026-04-27T19:49:00Z">
            <w:rPr/>
          </w:rPrChange>
        </w:rPr>
        <w:t xml:space="preserve"> (</w:t>
      </w:r>
      <w:r w:rsidRPr="DBB6C607">
        <w:rPr>
          <w:rFonts w:ascii="Times New Roman" w:cs="Times New Roman"/>
          <w:color w:val="000000"/>
          <w:sz w:val="24"/>
          <w:szCs w:val="24"/>
          <w:rPrChange w:id="3755" w:author="ahmad sahrul" w:date="2026-04-27T19:49:00Z">
            <w:rPr/>
          </w:rPrChange>
        </w:rPr>
        <w:t>kucing</w:t>
      </w:r>
      <w:r w:rsidRPr="B2B7D8A8">
        <w:rPr>
          <w:rFonts w:ascii="Times New Roman" w:cs="Times New Roman"/>
          <w:color w:val="000000"/>
          <w:sz w:val="24"/>
          <w:szCs w:val="24"/>
          <w:rPrChange w:id="3756" w:author="ahmad sahrul" w:date="2026-04-27T19:49:00Z">
            <w:rPr/>
          </w:rPrChange>
        </w:rPr>
        <w:t xml:space="preserve">, </w:t>
      </w:r>
      <w:r w:rsidRPr="D0EB9FCB">
        <w:rPr>
          <w:rFonts w:ascii="Times New Roman" w:cs="Times New Roman"/>
          <w:color w:val="000000"/>
          <w:sz w:val="24"/>
          <w:szCs w:val="24"/>
          <w:rPrChange w:id="3757" w:author="ahmad sahrul" w:date="2026-04-27T19:49:00Z">
            <w:rPr/>
          </w:rPrChange>
        </w:rPr>
        <w:t>anjing</w:t>
      </w:r>
      <w:r w:rsidRPr="5F986ED0">
        <w:rPr>
          <w:rFonts w:ascii="Times New Roman" w:cs="Times New Roman"/>
          <w:color w:val="000000"/>
          <w:sz w:val="24"/>
          <w:szCs w:val="24"/>
          <w:rPrChange w:id="3758" w:author="ahmad sahrul" w:date="2026-04-27T19:49:00Z">
            <w:rPr/>
          </w:rPrChange>
        </w:rPr>
        <w:t xml:space="preserve">, hamster, </w:t>
      </w:r>
      <w:r w:rsidRPr="D49F73D3">
        <w:rPr>
          <w:rFonts w:ascii="Times New Roman" w:cs="Times New Roman"/>
          <w:color w:val="000000"/>
          <w:sz w:val="24"/>
          <w:szCs w:val="24"/>
          <w:rPrChange w:id="3759" w:author="ahmad sahrul" w:date="2026-04-27T19:49:00Z">
            <w:rPr/>
          </w:rPrChange>
        </w:rPr>
        <w:t>kelinci</w:t>
      </w:r>
      <w:r w:rsidRPr="D1E06535">
        <w:rPr>
          <w:rFonts w:ascii="Times New Roman" w:cs="Times New Roman"/>
          <w:color w:val="000000"/>
          <w:sz w:val="24"/>
          <w:szCs w:val="24"/>
          <w:rPrChange w:id="3760" w:author="ahmad sahrul" w:date="2026-04-27T19:49:00Z">
            <w:rPr/>
          </w:rPrChange>
        </w:rPr>
        <w:t xml:space="preserve">, </w:t>
      </w:r>
      <w:r w:rsidRPr="6E9E2375">
        <w:rPr>
          <w:rFonts w:ascii="Times New Roman" w:cs="Times New Roman"/>
          <w:color w:val="000000"/>
          <w:sz w:val="24"/>
          <w:szCs w:val="24"/>
          <w:rPrChange w:id="3761" w:author="ahmad sahrul" w:date="2026-04-27T19:49:00Z">
            <w:rPr/>
          </w:rPrChange>
        </w:rPr>
        <w:t>burung</w:t>
      </w:r>
      <w:r w:rsidRPr="AC64A047">
        <w:rPr>
          <w:rFonts w:ascii="Times New Roman" w:cs="Times New Roman"/>
          <w:color w:val="000000"/>
          <w:sz w:val="24"/>
          <w:szCs w:val="24"/>
          <w:rPrChange w:id="3762" w:author="ahmad sahrul" w:date="2026-04-27T19:49:00Z">
            <w:rPr/>
          </w:rPrChange>
        </w:rPr>
        <w:t xml:space="preserve">, ikan, </w:t>
      </w:r>
      <w:r w:rsidRPr="C1321EAF">
        <w:rPr>
          <w:rFonts w:ascii="Times New Roman" w:cs="Times New Roman"/>
          <w:color w:val="000000"/>
          <w:sz w:val="24"/>
          <w:szCs w:val="24"/>
          <w:rPrChange w:id="3763" w:author="ahmad sahrul" w:date="2026-04-27T19:49:00Z">
            <w:rPr/>
          </w:rPrChange>
        </w:rPr>
        <w:t>kura-kura</w:t>
      </w:r>
      <w:r w:rsidRPr="EBE73A78">
        <w:rPr>
          <w:rFonts w:ascii="Times New Roman" w:cs="Times New Roman"/>
          <w:color w:val="000000"/>
          <w:sz w:val="24"/>
          <w:szCs w:val="24"/>
          <w:rPrChange w:id="3764" w:author="ahmad sahrul" w:date="2026-04-27T19:49:00Z">
            <w:rPr/>
          </w:rPrChange>
        </w:rPr>
        <w:t xml:space="preserve">, </w:t>
      </w:r>
      <w:r w:rsidRPr="011080A6">
        <w:rPr>
          <w:rFonts w:ascii="Times New Roman" w:cs="Times New Roman"/>
          <w:color w:val="000000"/>
          <w:sz w:val="24"/>
          <w:szCs w:val="24"/>
          <w:rPrChange w:id="3765" w:author="ahmad sahrul" w:date="2026-04-27T19:49:00Z">
            <w:rPr/>
          </w:rPrChange>
        </w:rPr>
        <w:t>landak</w:t>
      </w:r>
      <w:r w:rsidRPr="E08ADCF5">
        <w:rPr>
          <w:rFonts w:ascii="Times New Roman" w:cs="Times New Roman"/>
          <w:color w:val="000000"/>
          <w:sz w:val="24"/>
          <w:szCs w:val="24"/>
          <w:rPrChange w:id="3766" w:author="ahmad sahrul" w:date="2026-04-27T19:49:00Z">
            <w:rPr/>
          </w:rPrChange>
        </w:rPr>
        <w:t xml:space="preserve"> mini, sugar glider, </w:t>
      </w:r>
      <w:r w:rsidRPr="6A9982F9">
        <w:rPr>
          <w:rFonts w:ascii="Times New Roman" w:cs="Times New Roman"/>
          <w:color w:val="000000"/>
          <w:sz w:val="24"/>
          <w:szCs w:val="24"/>
          <w:rPrChange w:id="3767" w:author="ahmad sahrul" w:date="2026-04-27T19:49:00Z">
            <w:rPr/>
          </w:rPrChange>
        </w:rPr>
        <w:t>reptil</w:t>
      </w:r>
      <w:r w:rsidRPr="03F5A281">
        <w:rPr>
          <w:rFonts w:ascii="Times New Roman" w:cs="Times New Roman"/>
          <w:color w:val="000000"/>
          <w:sz w:val="24"/>
          <w:szCs w:val="24"/>
          <w:rPrChange w:id="3768" w:author="ahmad sahrul" w:date="2026-04-27T19:49:00Z">
            <w:rPr/>
          </w:rPrChange>
        </w:rPr>
        <w:t>) dan sub-</w:t>
      </w:r>
      <w:r w:rsidRPr="E0F533BF">
        <w:rPr>
          <w:rFonts w:ascii="Times New Roman" w:cs="Times New Roman"/>
          <w:color w:val="000000"/>
          <w:sz w:val="24"/>
          <w:szCs w:val="24"/>
          <w:rPrChange w:id="3769" w:author="ahmad sahrul" w:date="2026-04-27T19:49:00Z">
            <w:rPr/>
          </w:rPrChange>
        </w:rPr>
        <w:t>kategori</w:t>
      </w:r>
      <w:r w:rsidRPr="8C38988F">
        <w:rPr>
          <w:rFonts w:ascii="Times New Roman" w:cs="Times New Roman"/>
          <w:color w:val="000000"/>
          <w:sz w:val="24"/>
          <w:szCs w:val="24"/>
          <w:rPrChange w:id="3770" w:author="ahmad sahrul" w:date="2026-04-27T19:49:00Z">
            <w:rPr/>
          </w:rPrChange>
        </w:rPr>
        <w:t xml:space="preserve"> (</w:t>
      </w:r>
      <w:r w:rsidRPr="D501F331">
        <w:rPr>
          <w:rFonts w:ascii="Times New Roman" w:cs="Times New Roman"/>
          <w:color w:val="000000"/>
          <w:sz w:val="24"/>
          <w:szCs w:val="24"/>
          <w:rPrChange w:id="3771" w:author="ahmad sahrul" w:date="2026-04-27T19:49:00Z">
            <w:rPr/>
          </w:rPrChange>
        </w:rPr>
        <w:t>makanan</w:t>
      </w:r>
      <w:r w:rsidRPr="25EAB306">
        <w:rPr>
          <w:rFonts w:ascii="Times New Roman" w:cs="Times New Roman"/>
          <w:color w:val="000000"/>
          <w:sz w:val="24"/>
          <w:szCs w:val="24"/>
          <w:rPrChange w:id="3772" w:author="ahmad sahrul" w:date="2026-04-27T19:49:00Z">
            <w:rPr/>
          </w:rPrChange>
        </w:rPr>
        <w:t xml:space="preserve">, </w:t>
      </w:r>
      <w:r w:rsidRPr="57FA9946">
        <w:rPr>
          <w:rFonts w:ascii="Times New Roman" w:cs="Times New Roman"/>
          <w:color w:val="000000"/>
          <w:sz w:val="24"/>
          <w:szCs w:val="24"/>
          <w:rPrChange w:id="3773" w:author="ahmad sahrul" w:date="2026-04-27T19:49:00Z">
            <w:rPr/>
          </w:rPrChange>
        </w:rPr>
        <w:t>obat</w:t>
      </w:r>
      <w:r w:rsidRPr="9838614F">
        <w:rPr>
          <w:rFonts w:ascii="Times New Roman" w:cs="Times New Roman"/>
          <w:color w:val="000000"/>
          <w:sz w:val="24"/>
          <w:szCs w:val="24"/>
          <w:rPrChange w:id="3774" w:author="ahmad sahrul" w:date="2026-04-27T19:49:00Z">
            <w:rPr/>
          </w:rPrChange>
        </w:rPr>
        <w:t xml:space="preserve">/vitamin, </w:t>
      </w:r>
      <w:r w:rsidRPr="88E010CF">
        <w:rPr>
          <w:rFonts w:ascii="Times New Roman" w:cs="Times New Roman"/>
          <w:color w:val="000000"/>
          <w:sz w:val="24"/>
          <w:szCs w:val="24"/>
          <w:rPrChange w:id="3775" w:author="ahmad sahrul" w:date="2026-04-27T19:49:00Z">
            <w:rPr/>
          </w:rPrChange>
        </w:rPr>
        <w:t>perlengkapan</w:t>
      </w:r>
      <w:r w:rsidRPr="5EF677AA">
        <w:rPr>
          <w:rFonts w:ascii="Times New Roman" w:cs="Times New Roman"/>
          <w:color w:val="000000"/>
          <w:sz w:val="24"/>
          <w:szCs w:val="24"/>
          <w:rPrChange w:id="3776" w:author="ahmad sahrul" w:date="2026-04-27T19:49:00Z">
            <w:rPr/>
          </w:rPrChange>
        </w:rPr>
        <w:t>).</w:t>
      </w:r>
    </w:p>
    <w:p w14:paraId="2C205F8C" w14:textId="77777777" w:rsidR="00BF190D" w:rsidRDefault="00000000">
      <w:pPr>
        <w:spacing w:before="80"/>
        <w:jc w:val="both"/>
        <w:rPr>
          <w:ins w:id="3777" w:author="ahmad sahrul" w:date="2026-04-27T19:49:00Z"/>
          <w:rFonts w:ascii="Times New Roman" w:hAnsi="Times New Roman" w:cs="Times New Roman"/>
          <w:color w:val="000000"/>
          <w:sz w:val="24"/>
          <w:szCs w:val="24"/>
        </w:rPr>
        <w:pPrChange w:id="3778" w:author="6781" w:date="2026-04-27T23:07:00Z">
          <w:pPr>
            <w:spacing w:before="80"/>
            <w:jc w:val="left"/>
          </w:pPr>
        </w:pPrChange>
      </w:pPr>
      <w:r w:rsidRPr="F6BCDDD4">
        <w:rPr>
          <w:rFonts w:ascii="Times New Roman" w:cs="Times New Roman"/>
          <w:color w:val="000000"/>
          <w:sz w:val="24"/>
          <w:szCs w:val="24"/>
          <w:rPrChange w:id="3779" w:author="ahmad sahrul" w:date="2026-04-27T19:49:00Z">
            <w:rPr/>
          </w:rPrChange>
        </w:rPr>
        <w:t>Prioritas</w:t>
      </w:r>
      <w:r w:rsidRPr="FFA9BE50">
        <w:rPr>
          <w:rFonts w:ascii="Times New Roman" w:cs="Times New Roman"/>
          <w:color w:val="000000"/>
          <w:sz w:val="24"/>
          <w:szCs w:val="24"/>
          <w:rPrChange w:id="3780" w:author="ahmad sahrul" w:date="2026-04-27T19:49:00Z">
            <w:rPr/>
          </w:rPrChange>
        </w:rPr>
        <w:t>: High</w:t>
      </w:r>
    </w:p>
    <w:p w14:paraId="70FE42B7" w14:textId="77777777" w:rsidR="00BF190D" w:rsidRDefault="00BF190D">
      <w:pPr>
        <w:spacing w:before="80"/>
        <w:jc w:val="both"/>
        <w:rPr>
          <w:ins w:id="3781" w:author="ahmad sahrul" w:date="2026-04-27T19:49:00Z"/>
          <w:rFonts w:ascii="Times New Roman" w:hAnsi="Times New Roman" w:cs="Times New Roman"/>
          <w:color w:val="000000"/>
          <w:sz w:val="24"/>
          <w:szCs w:val="24"/>
        </w:rPr>
        <w:pPrChange w:id="3782" w:author="6781" w:date="2026-04-27T23:07:00Z">
          <w:pPr>
            <w:spacing w:before="80"/>
            <w:jc w:val="left"/>
          </w:pPr>
        </w:pPrChange>
      </w:pPr>
    </w:p>
    <w:p w14:paraId="655263E9" w14:textId="77777777" w:rsidR="00BF190D" w:rsidRDefault="00BF190D">
      <w:pPr>
        <w:spacing w:before="80"/>
        <w:jc w:val="both"/>
        <w:rPr>
          <w:ins w:id="3783" w:author="ahmad sahrul" w:date="2026-04-27T19:49:00Z"/>
          <w:rFonts w:ascii="Times New Roman" w:hAnsi="Times New Roman" w:cs="Times New Roman"/>
          <w:color w:val="000000"/>
          <w:sz w:val="24"/>
          <w:szCs w:val="24"/>
        </w:rPr>
        <w:pPrChange w:id="3784" w:author="6781" w:date="2026-04-27T23:07:00Z">
          <w:pPr>
            <w:spacing w:before="80"/>
            <w:jc w:val="left"/>
          </w:pPr>
        </w:pPrChange>
      </w:pPr>
    </w:p>
    <w:p w14:paraId="24CFBE2F" w14:textId="77777777" w:rsidR="00BF190D" w:rsidRPr="00BF190D" w:rsidRDefault="00BF190D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3785" w:author="ahmad sahrul" w:date="2026-04-27T19:49:00Z">
            <w:rPr/>
          </w:rPrChange>
        </w:rPr>
        <w:pPrChange w:id="3786" w:author="6781" w:date="2026-04-27T23:07:00Z">
          <w:pPr>
            <w:spacing w:before="80"/>
          </w:pPr>
        </w:pPrChange>
      </w:pPr>
    </w:p>
    <w:p w14:paraId="50BFD110" w14:textId="77777777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3787" w:author="ahmad sahrul" w:date="2026-04-27T19:41:00Z">
            <w:rPr/>
          </w:rPrChange>
        </w:rPr>
        <w:pPrChange w:id="3788" w:author="6781" w:date="2026-04-27T23:07:00Z">
          <w:pPr>
            <w:pStyle w:val="Heading3"/>
          </w:pPr>
        </w:pPrChange>
      </w:pPr>
      <w:bookmarkStart w:id="3789" w:name="_Toc228212148"/>
      <w:r w:rsidRPr="E61CFCD3">
        <w:rPr>
          <w:rFonts w:ascii="Times New Roman" w:cs="Times New Roman"/>
          <w:color w:val="000000"/>
          <w:rPrChange w:id="3790" w:author="ahmad sahrul" w:date="2026-04-27T19:41:00Z">
            <w:rPr/>
          </w:rPrChange>
        </w:rPr>
        <w:lastRenderedPageBreak/>
        <w:t>4.2.2 Functional Requirements</w:t>
      </w:r>
      <w:bookmarkEnd w:id="3789"/>
    </w:p>
    <w:p w14:paraId="69C4314B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3791" w:author="ahmad sahrul" w:date="2026-04-27T19:32:00Z">
            <w:rPr/>
          </w:rPrChange>
        </w:rPr>
        <w:pPrChange w:id="3792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14:paraId="1804FF7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0C5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793" w:author="ahmad sahrul" w:date="2026-04-27T19:32:00Z">
                  <w:rPr/>
                </w:rPrChange>
              </w:rPr>
              <w:pPrChange w:id="3794" w:author="6781" w:date="2026-04-27T23:07:00Z">
                <w:pPr/>
              </w:pPrChange>
            </w:pPr>
            <w:r w:rsidRPr="E3B6B561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3795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ID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8C3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796" w:author="ahmad sahrul" w:date="2026-04-27T19:32:00Z">
                  <w:rPr/>
                </w:rPrChange>
              </w:rPr>
              <w:pPrChange w:id="3797" w:author="6781" w:date="2026-04-27T23:07:00Z">
                <w:pPr/>
              </w:pPrChange>
            </w:pPr>
            <w:r w:rsidRPr="E8396738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3798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Requirement</w:t>
            </w:r>
          </w:p>
        </w:tc>
      </w:tr>
      <w:tr w:rsidR="00BF190D" w14:paraId="569971E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1D1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799" w:author="ahmad sahrul" w:date="2026-04-27T19:32:00Z">
                  <w:rPr/>
                </w:rPrChange>
              </w:rPr>
              <w:pPrChange w:id="3800" w:author="6781" w:date="2026-04-27T23:07:00Z">
                <w:pPr/>
              </w:pPrChange>
            </w:pPr>
            <w:r w:rsidRPr="0A66FD50">
              <w:rPr>
                <w:rFonts w:ascii="Times New Roman" w:cs="Times New Roman"/>
                <w:b/>
                <w:bCs/>
                <w:sz w:val="20"/>
                <w:szCs w:val="20"/>
                <w:rPrChange w:id="3801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REQ-PROD-01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E38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02" w:author="ahmad sahrul" w:date="2026-04-27T19:32:00Z">
                  <w:rPr/>
                </w:rPrChange>
              </w:rPr>
              <w:pPrChange w:id="3803" w:author="6781" w:date="2026-04-27T23:07:00Z">
                <w:pPr/>
              </w:pPrChange>
            </w:pPr>
            <w:r w:rsidRPr="17E54633">
              <w:rPr>
                <w:rFonts w:ascii="Times New Roman" w:cs="Times New Roman"/>
                <w:sz w:val="20"/>
                <w:szCs w:val="20"/>
                <w:rPrChange w:id="3804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8F3426D7">
              <w:rPr>
                <w:rFonts w:ascii="Times New Roman" w:cs="Times New Roman"/>
                <w:sz w:val="20"/>
                <w:szCs w:val="20"/>
                <w:rPrChange w:id="380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D3D06CD">
              <w:rPr>
                <w:rFonts w:ascii="Times New Roman" w:cs="Times New Roman"/>
                <w:sz w:val="20"/>
                <w:szCs w:val="20"/>
                <w:rPrChange w:id="3806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F5A2949C">
              <w:rPr>
                <w:rFonts w:ascii="Times New Roman" w:cs="Times New Roman"/>
                <w:sz w:val="20"/>
                <w:szCs w:val="20"/>
                <w:rPrChange w:id="380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05D7E7B">
              <w:rPr>
                <w:rFonts w:ascii="Times New Roman" w:cs="Times New Roman"/>
                <w:sz w:val="20"/>
                <w:szCs w:val="20"/>
                <w:rPrChange w:id="3808" w:author="ahmad sahrul" w:date="2026-04-27T19:32:00Z">
                  <w:rPr>
                    <w:sz w:val="20"/>
                    <w:szCs w:val="20"/>
                  </w:rPr>
                </w:rPrChange>
              </w:rPr>
              <w:t>memungkinkan</w:t>
            </w:r>
            <w:r w:rsidRPr="27ECA754">
              <w:rPr>
                <w:rFonts w:ascii="Times New Roman" w:cs="Times New Roman"/>
                <w:sz w:val="20"/>
                <w:szCs w:val="20"/>
                <w:rPrChange w:id="380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owner </w:t>
            </w:r>
            <w:r w:rsidRPr="3601F46F">
              <w:rPr>
                <w:rFonts w:ascii="Times New Roman" w:cs="Times New Roman"/>
                <w:sz w:val="20"/>
                <w:szCs w:val="20"/>
                <w:rPrChange w:id="3810" w:author="ahmad sahrul" w:date="2026-04-27T19:32:00Z">
                  <w:rPr>
                    <w:sz w:val="20"/>
                    <w:szCs w:val="20"/>
                  </w:rPr>
                </w:rPrChange>
              </w:rPr>
              <w:t>menambahkan</w:t>
            </w:r>
            <w:r w:rsidRPr="8301A688">
              <w:rPr>
                <w:rFonts w:ascii="Times New Roman" w:cs="Times New Roman"/>
                <w:sz w:val="20"/>
                <w:szCs w:val="20"/>
                <w:rPrChange w:id="381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90ABE3D">
              <w:rPr>
                <w:rFonts w:ascii="Times New Roman" w:cs="Times New Roman"/>
                <w:sz w:val="20"/>
                <w:szCs w:val="20"/>
                <w:rPrChange w:id="3812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CCADB112">
              <w:rPr>
                <w:rFonts w:ascii="Times New Roman" w:cs="Times New Roman"/>
                <w:sz w:val="20"/>
                <w:szCs w:val="20"/>
                <w:rPrChange w:id="381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34E6892">
              <w:rPr>
                <w:rFonts w:ascii="Times New Roman" w:cs="Times New Roman"/>
                <w:sz w:val="20"/>
                <w:szCs w:val="20"/>
                <w:rPrChange w:id="3814" w:author="ahmad sahrul" w:date="2026-04-27T19:32:00Z">
                  <w:rPr>
                    <w:sz w:val="20"/>
                    <w:szCs w:val="20"/>
                  </w:rPr>
                </w:rPrChange>
              </w:rPr>
              <w:t>baru</w:t>
            </w:r>
            <w:r w:rsidRPr="13A7E6B1">
              <w:rPr>
                <w:rFonts w:ascii="Times New Roman" w:cs="Times New Roman"/>
                <w:sz w:val="20"/>
                <w:szCs w:val="20"/>
                <w:rPrChange w:id="381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6E6A667">
              <w:rPr>
                <w:rFonts w:ascii="Times New Roman" w:cs="Times New Roman"/>
                <w:sz w:val="20"/>
                <w:szCs w:val="20"/>
                <w:rPrChange w:id="3816" w:author="ahmad sahrul" w:date="2026-04-27T19:32:00Z">
                  <w:rPr>
                    <w:sz w:val="20"/>
                    <w:szCs w:val="20"/>
                  </w:rPr>
                </w:rPrChange>
              </w:rPr>
              <w:t>dengan</w:t>
            </w:r>
            <w:r w:rsidRPr="D27D2F6B">
              <w:rPr>
                <w:rFonts w:ascii="Times New Roman" w:cs="Times New Roman"/>
                <w:sz w:val="20"/>
                <w:szCs w:val="20"/>
                <w:rPrChange w:id="381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FE23826">
              <w:rPr>
                <w:rFonts w:ascii="Times New Roman" w:cs="Times New Roman"/>
                <w:sz w:val="20"/>
                <w:szCs w:val="20"/>
                <w:rPrChange w:id="3818" w:author="ahmad sahrul" w:date="2026-04-27T19:32:00Z">
                  <w:rPr>
                    <w:sz w:val="20"/>
                    <w:szCs w:val="20"/>
                  </w:rPr>
                </w:rPrChange>
              </w:rPr>
              <w:t>atribut</w:t>
            </w:r>
            <w:r w:rsidRPr="3F81E7AD">
              <w:rPr>
                <w:rFonts w:ascii="Times New Roman" w:cs="Times New Roman"/>
                <w:sz w:val="20"/>
                <w:szCs w:val="20"/>
                <w:rPrChange w:id="381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: nama, SKU, </w:t>
            </w:r>
            <w:r w:rsidRPr="FBF06B9F">
              <w:rPr>
                <w:rFonts w:ascii="Times New Roman" w:cs="Times New Roman"/>
                <w:sz w:val="20"/>
                <w:szCs w:val="20"/>
                <w:rPrChange w:id="3820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32E69642">
              <w:rPr>
                <w:rFonts w:ascii="Times New Roman" w:cs="Times New Roman"/>
                <w:sz w:val="20"/>
                <w:szCs w:val="20"/>
                <w:rPrChange w:id="382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343F6C3">
              <w:rPr>
                <w:rFonts w:ascii="Times New Roman" w:cs="Times New Roman"/>
                <w:sz w:val="20"/>
                <w:szCs w:val="20"/>
                <w:rPrChange w:id="3822" w:author="ahmad sahrul" w:date="2026-04-27T19:32:00Z">
                  <w:rPr>
                    <w:sz w:val="20"/>
                    <w:szCs w:val="20"/>
                  </w:rPr>
                </w:rPrChange>
              </w:rPr>
              <w:t>hewan</w:t>
            </w:r>
            <w:r w:rsidRPr="E7EE79A1">
              <w:rPr>
                <w:rFonts w:ascii="Times New Roman" w:cs="Times New Roman"/>
                <w:sz w:val="20"/>
                <w:szCs w:val="20"/>
                <w:rPrChange w:id="3823" w:author="ahmad sahrul" w:date="2026-04-27T19:32:00Z">
                  <w:rPr>
                    <w:sz w:val="20"/>
                    <w:szCs w:val="20"/>
                  </w:rPr>
                </w:rPrChange>
              </w:rPr>
              <w:t>, sub-</w:t>
            </w:r>
            <w:r w:rsidRPr="FB961276">
              <w:rPr>
                <w:rFonts w:ascii="Times New Roman" w:cs="Times New Roman"/>
                <w:sz w:val="20"/>
                <w:szCs w:val="20"/>
                <w:rPrChange w:id="3824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00D03C20">
              <w:rPr>
                <w:rFonts w:ascii="Times New Roman" w:cs="Times New Roman"/>
                <w:sz w:val="20"/>
                <w:szCs w:val="20"/>
                <w:rPrChange w:id="382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70C4AFFF">
              <w:rPr>
                <w:rFonts w:ascii="Times New Roman" w:cs="Times New Roman"/>
                <w:sz w:val="20"/>
                <w:szCs w:val="20"/>
                <w:rPrChange w:id="3826" w:author="ahmad sahrul" w:date="2026-04-27T19:32:00Z">
                  <w:rPr>
                    <w:sz w:val="20"/>
                    <w:szCs w:val="20"/>
                  </w:rPr>
                </w:rPrChange>
              </w:rPr>
              <w:t>harga</w:t>
            </w:r>
            <w:r w:rsidRPr="96460B06">
              <w:rPr>
                <w:rFonts w:ascii="Times New Roman" w:cs="Times New Roman"/>
                <w:sz w:val="20"/>
                <w:szCs w:val="20"/>
                <w:rPrChange w:id="382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7F8BADD">
              <w:rPr>
                <w:rFonts w:ascii="Times New Roman" w:cs="Times New Roman"/>
                <w:sz w:val="20"/>
                <w:szCs w:val="20"/>
                <w:rPrChange w:id="3828" w:author="ahmad sahrul" w:date="2026-04-27T19:32:00Z">
                  <w:rPr>
                    <w:sz w:val="20"/>
                    <w:szCs w:val="20"/>
                  </w:rPr>
                </w:rPrChange>
              </w:rPr>
              <w:t>beli</w:t>
            </w:r>
            <w:r w:rsidRPr="9149B29F">
              <w:rPr>
                <w:rFonts w:ascii="Times New Roman" w:cs="Times New Roman"/>
                <w:sz w:val="20"/>
                <w:szCs w:val="20"/>
                <w:rPrChange w:id="382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0EF56204">
              <w:rPr>
                <w:rFonts w:ascii="Times New Roman" w:cs="Times New Roman"/>
                <w:sz w:val="20"/>
                <w:szCs w:val="20"/>
                <w:rPrChange w:id="3830" w:author="ahmad sahrul" w:date="2026-04-27T19:32:00Z">
                  <w:rPr>
                    <w:sz w:val="20"/>
                    <w:szCs w:val="20"/>
                  </w:rPr>
                </w:rPrChange>
              </w:rPr>
              <w:t>harga</w:t>
            </w:r>
            <w:r w:rsidRPr="BD70D1B0">
              <w:rPr>
                <w:rFonts w:ascii="Times New Roman" w:cs="Times New Roman"/>
                <w:sz w:val="20"/>
                <w:szCs w:val="20"/>
                <w:rPrChange w:id="383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F65AED7">
              <w:rPr>
                <w:rFonts w:ascii="Times New Roman" w:cs="Times New Roman"/>
                <w:sz w:val="20"/>
                <w:szCs w:val="20"/>
                <w:rPrChange w:id="3832" w:author="ahmad sahrul" w:date="2026-04-27T19:32:00Z">
                  <w:rPr>
                    <w:sz w:val="20"/>
                    <w:szCs w:val="20"/>
                  </w:rPr>
                </w:rPrChange>
              </w:rPr>
              <w:t>jual</w:t>
            </w:r>
            <w:r w:rsidRPr="713CC10B">
              <w:rPr>
                <w:rFonts w:ascii="Times New Roman" w:cs="Times New Roman"/>
                <w:sz w:val="20"/>
                <w:szCs w:val="20"/>
                <w:rPrChange w:id="383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dan </w:t>
            </w:r>
            <w:r w:rsidRPr="EC610D5C">
              <w:rPr>
                <w:rFonts w:ascii="Times New Roman" w:cs="Times New Roman"/>
                <w:sz w:val="20"/>
                <w:szCs w:val="20"/>
                <w:rPrChange w:id="3834" w:author="ahmad sahrul" w:date="2026-04-27T19:32:00Z">
                  <w:rPr>
                    <w:sz w:val="20"/>
                    <w:szCs w:val="20"/>
                  </w:rPr>
                </w:rPrChange>
              </w:rPr>
              <w:t>foto</w:t>
            </w:r>
            <w:r w:rsidRPr="B6C8000C">
              <w:rPr>
                <w:rFonts w:ascii="Times New Roman" w:cs="Times New Roman"/>
                <w:sz w:val="20"/>
                <w:szCs w:val="20"/>
                <w:rPrChange w:id="3835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24E0558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1B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36" w:author="ahmad sahrul" w:date="2026-04-27T19:32:00Z">
                  <w:rPr/>
                </w:rPrChange>
              </w:rPr>
              <w:pPrChange w:id="3837" w:author="6781" w:date="2026-04-27T23:07:00Z">
                <w:pPr/>
              </w:pPrChange>
            </w:pPr>
            <w:r w:rsidRPr="B360E545">
              <w:rPr>
                <w:rFonts w:ascii="Times New Roman" w:cs="Times New Roman"/>
                <w:b/>
                <w:bCs/>
                <w:sz w:val="20"/>
                <w:szCs w:val="20"/>
                <w:rPrChange w:id="383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REQ-PROD-02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17A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39" w:author="ahmad sahrul" w:date="2026-04-27T19:32:00Z">
                  <w:rPr/>
                </w:rPrChange>
              </w:rPr>
              <w:pPrChange w:id="3840" w:author="6781" w:date="2026-04-27T23:07:00Z">
                <w:pPr/>
              </w:pPrChange>
            </w:pPr>
            <w:r w:rsidRPr="E37E8AA9">
              <w:rPr>
                <w:rFonts w:ascii="Times New Roman" w:cs="Times New Roman"/>
                <w:sz w:val="20"/>
                <w:szCs w:val="20"/>
                <w:rPrChange w:id="3841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45B02ED">
              <w:rPr>
                <w:rFonts w:ascii="Times New Roman" w:cs="Times New Roman"/>
                <w:sz w:val="20"/>
                <w:szCs w:val="20"/>
                <w:rPrChange w:id="384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D6B7EEA">
              <w:rPr>
                <w:rFonts w:ascii="Times New Roman" w:cs="Times New Roman"/>
                <w:sz w:val="20"/>
                <w:szCs w:val="20"/>
                <w:rPrChange w:id="3843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EBC1B1EF">
              <w:rPr>
                <w:rFonts w:ascii="Times New Roman" w:cs="Times New Roman"/>
                <w:sz w:val="20"/>
                <w:szCs w:val="20"/>
                <w:rPrChange w:id="384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49241F9">
              <w:rPr>
                <w:rFonts w:ascii="Times New Roman" w:cs="Times New Roman"/>
                <w:sz w:val="20"/>
                <w:szCs w:val="20"/>
                <w:rPrChange w:id="3845" w:author="ahmad sahrul" w:date="2026-04-27T19:32:00Z">
                  <w:rPr>
                    <w:sz w:val="20"/>
                    <w:szCs w:val="20"/>
                  </w:rPr>
                </w:rPrChange>
              </w:rPr>
              <w:t>memungkinkan</w:t>
            </w:r>
            <w:r w:rsidRPr="B344CB44">
              <w:rPr>
                <w:rFonts w:ascii="Times New Roman" w:cs="Times New Roman"/>
                <w:sz w:val="20"/>
                <w:szCs w:val="20"/>
                <w:rPrChange w:id="384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owner </w:t>
            </w:r>
            <w:r w:rsidRPr="2E7508B5">
              <w:rPr>
                <w:rFonts w:ascii="Times New Roman" w:cs="Times New Roman"/>
                <w:sz w:val="20"/>
                <w:szCs w:val="20"/>
                <w:rPrChange w:id="3847" w:author="ahmad sahrul" w:date="2026-04-27T19:32:00Z">
                  <w:rPr>
                    <w:sz w:val="20"/>
                    <w:szCs w:val="20"/>
                  </w:rPr>
                </w:rPrChange>
              </w:rPr>
              <w:t>memperbarui</w:t>
            </w:r>
            <w:r w:rsidRPr="453BC031">
              <w:rPr>
                <w:rFonts w:ascii="Times New Roman" w:cs="Times New Roman"/>
                <w:sz w:val="20"/>
                <w:szCs w:val="20"/>
                <w:rPrChange w:id="384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data </w:t>
            </w:r>
            <w:r w:rsidRPr="740E4457">
              <w:rPr>
                <w:rFonts w:ascii="Times New Roman" w:cs="Times New Roman"/>
                <w:sz w:val="20"/>
                <w:szCs w:val="20"/>
                <w:rPrChange w:id="3849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7EE3E3CE">
              <w:rPr>
                <w:rFonts w:ascii="Times New Roman" w:cs="Times New Roman"/>
                <w:sz w:val="20"/>
                <w:szCs w:val="20"/>
                <w:rPrChange w:id="385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F52E0421">
              <w:rPr>
                <w:rFonts w:ascii="Times New Roman" w:cs="Times New Roman"/>
                <w:sz w:val="20"/>
                <w:szCs w:val="20"/>
                <w:rPrChange w:id="3851" w:author="ahmad sahrul" w:date="2026-04-27T19:32:00Z">
                  <w:rPr>
                    <w:sz w:val="20"/>
                    <w:szCs w:val="20"/>
                  </w:rPr>
                </w:rPrChange>
              </w:rPr>
              <w:t>sudah</w:t>
            </w:r>
            <w:r w:rsidRPr="4B41E63F">
              <w:rPr>
                <w:rFonts w:ascii="Times New Roman" w:cs="Times New Roman"/>
                <w:sz w:val="20"/>
                <w:szCs w:val="20"/>
                <w:rPrChange w:id="385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F740C4B">
              <w:rPr>
                <w:rFonts w:ascii="Times New Roman" w:cs="Times New Roman"/>
                <w:sz w:val="20"/>
                <w:szCs w:val="20"/>
                <w:rPrChange w:id="3853" w:author="ahmad sahrul" w:date="2026-04-27T19:32:00Z">
                  <w:rPr>
                    <w:sz w:val="20"/>
                    <w:szCs w:val="20"/>
                  </w:rPr>
                </w:rPrChange>
              </w:rPr>
              <w:t>ada</w:t>
            </w:r>
            <w:r w:rsidRPr="5119AF3A">
              <w:rPr>
                <w:rFonts w:ascii="Times New Roman" w:cs="Times New Roman"/>
                <w:sz w:val="20"/>
                <w:szCs w:val="20"/>
                <w:rPrChange w:id="3854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59A2AB7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2F0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55" w:author="ahmad sahrul" w:date="2026-04-27T19:32:00Z">
                  <w:rPr/>
                </w:rPrChange>
              </w:rPr>
              <w:pPrChange w:id="3856" w:author="6781" w:date="2026-04-27T23:07:00Z">
                <w:pPr/>
              </w:pPrChange>
            </w:pPr>
            <w:r w:rsidRPr="02ABFDCD">
              <w:rPr>
                <w:rFonts w:ascii="Times New Roman" w:cs="Times New Roman"/>
                <w:b/>
                <w:bCs/>
                <w:sz w:val="20"/>
                <w:szCs w:val="20"/>
                <w:rPrChange w:id="3857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REQ-PROD-03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C80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58" w:author="ahmad sahrul" w:date="2026-04-27T19:32:00Z">
                  <w:rPr/>
                </w:rPrChange>
              </w:rPr>
              <w:pPrChange w:id="3859" w:author="6781" w:date="2026-04-27T23:07:00Z">
                <w:pPr/>
              </w:pPrChange>
            </w:pPr>
            <w:r w:rsidRPr="A226F6C4">
              <w:rPr>
                <w:rFonts w:ascii="Times New Roman" w:cs="Times New Roman"/>
                <w:sz w:val="20"/>
                <w:szCs w:val="20"/>
                <w:rPrChange w:id="3860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90053D35">
              <w:rPr>
                <w:rFonts w:ascii="Times New Roman" w:cs="Times New Roman"/>
                <w:sz w:val="20"/>
                <w:szCs w:val="20"/>
                <w:rPrChange w:id="386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CAC602A">
              <w:rPr>
                <w:rFonts w:ascii="Times New Roman" w:cs="Times New Roman"/>
                <w:sz w:val="20"/>
                <w:szCs w:val="20"/>
                <w:rPrChange w:id="3862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85579F47">
              <w:rPr>
                <w:rFonts w:ascii="Times New Roman" w:cs="Times New Roman"/>
                <w:sz w:val="20"/>
                <w:szCs w:val="20"/>
                <w:rPrChange w:id="386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05EFFA7">
              <w:rPr>
                <w:rFonts w:ascii="Times New Roman" w:cs="Times New Roman"/>
                <w:sz w:val="20"/>
                <w:szCs w:val="20"/>
                <w:rPrChange w:id="3864" w:author="ahmad sahrul" w:date="2026-04-27T19:32:00Z">
                  <w:rPr>
                    <w:sz w:val="20"/>
                    <w:szCs w:val="20"/>
                  </w:rPr>
                </w:rPrChange>
              </w:rPr>
              <w:t>memungkinkan</w:t>
            </w:r>
            <w:r w:rsidRPr="EA5237E5">
              <w:rPr>
                <w:rFonts w:ascii="Times New Roman" w:cs="Times New Roman"/>
                <w:sz w:val="20"/>
                <w:szCs w:val="20"/>
                <w:rPrChange w:id="386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owner </w:t>
            </w:r>
            <w:r w:rsidRPr="D99A3AD8">
              <w:rPr>
                <w:rFonts w:ascii="Times New Roman" w:cs="Times New Roman"/>
                <w:sz w:val="20"/>
                <w:szCs w:val="20"/>
                <w:rPrChange w:id="3866" w:author="ahmad sahrul" w:date="2026-04-27T19:32:00Z">
                  <w:rPr>
                    <w:sz w:val="20"/>
                    <w:szCs w:val="20"/>
                  </w:rPr>
                </w:rPrChange>
              </w:rPr>
              <w:t>menghapus</w:t>
            </w:r>
            <w:r w:rsidRPr="FF36481F">
              <w:rPr>
                <w:rFonts w:ascii="Times New Roman" w:cs="Times New Roman"/>
                <w:sz w:val="20"/>
                <w:szCs w:val="20"/>
                <w:rPrChange w:id="38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3F203D0">
              <w:rPr>
                <w:rFonts w:ascii="Times New Roman" w:cs="Times New Roman"/>
                <w:sz w:val="20"/>
                <w:szCs w:val="20"/>
                <w:rPrChange w:id="3868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05B99550">
              <w:rPr>
                <w:rFonts w:ascii="Times New Roman" w:cs="Times New Roman"/>
                <w:sz w:val="20"/>
                <w:szCs w:val="20"/>
                <w:rPrChange w:id="38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(soft delete).</w:t>
            </w:r>
          </w:p>
        </w:tc>
      </w:tr>
      <w:tr w:rsidR="00BF190D" w14:paraId="4DBCED8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1ED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70" w:author="ahmad sahrul" w:date="2026-04-27T19:32:00Z">
                  <w:rPr/>
                </w:rPrChange>
              </w:rPr>
              <w:pPrChange w:id="3871" w:author="6781" w:date="2026-04-27T23:07:00Z">
                <w:pPr/>
              </w:pPrChange>
            </w:pPr>
            <w:r w:rsidRPr="29EC9474">
              <w:rPr>
                <w:rFonts w:ascii="Times New Roman" w:cs="Times New Roman"/>
                <w:b/>
                <w:bCs/>
                <w:sz w:val="20"/>
                <w:szCs w:val="20"/>
                <w:rPrChange w:id="3872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REQ-PROD-04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34E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73" w:author="ahmad sahrul" w:date="2026-04-27T19:32:00Z">
                  <w:rPr/>
                </w:rPrChange>
              </w:rPr>
              <w:pPrChange w:id="3874" w:author="6781" w:date="2026-04-27T23:07:00Z">
                <w:pPr/>
              </w:pPrChange>
            </w:pPr>
            <w:r w:rsidRPr="C68F7E1A">
              <w:rPr>
                <w:rFonts w:ascii="Times New Roman" w:cs="Times New Roman"/>
                <w:sz w:val="20"/>
                <w:szCs w:val="20"/>
                <w:rPrChange w:id="3875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F8A0B85B">
              <w:rPr>
                <w:rFonts w:ascii="Times New Roman" w:cs="Times New Roman"/>
                <w:sz w:val="20"/>
                <w:szCs w:val="20"/>
                <w:rPrChange w:id="387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F5B1666">
              <w:rPr>
                <w:rFonts w:ascii="Times New Roman" w:cs="Times New Roman"/>
                <w:sz w:val="20"/>
                <w:szCs w:val="20"/>
                <w:rPrChange w:id="3877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A0301822">
              <w:rPr>
                <w:rFonts w:ascii="Times New Roman" w:cs="Times New Roman"/>
                <w:sz w:val="20"/>
                <w:szCs w:val="20"/>
                <w:rPrChange w:id="387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8A6A6C1">
              <w:rPr>
                <w:rFonts w:ascii="Times New Roman" w:cs="Times New Roman"/>
                <w:sz w:val="20"/>
                <w:szCs w:val="20"/>
                <w:rPrChange w:id="3879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5C4175DE">
              <w:rPr>
                <w:rFonts w:ascii="Times New Roman" w:cs="Times New Roman"/>
                <w:sz w:val="20"/>
                <w:szCs w:val="20"/>
                <w:rPrChange w:id="388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daftar </w:t>
            </w:r>
            <w:r w:rsidRPr="9498431C">
              <w:rPr>
                <w:rFonts w:ascii="Times New Roman" w:cs="Times New Roman"/>
                <w:sz w:val="20"/>
                <w:szCs w:val="20"/>
                <w:rPrChange w:id="3881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88DFDF7B">
              <w:rPr>
                <w:rFonts w:ascii="Times New Roman" w:cs="Times New Roman"/>
                <w:sz w:val="20"/>
                <w:szCs w:val="20"/>
                <w:rPrChange w:id="388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A620B01">
              <w:rPr>
                <w:rFonts w:ascii="Times New Roman" w:cs="Times New Roman"/>
                <w:sz w:val="20"/>
                <w:szCs w:val="20"/>
                <w:rPrChange w:id="3883" w:author="ahmad sahrul" w:date="2026-04-27T19:32:00Z">
                  <w:rPr>
                    <w:sz w:val="20"/>
                    <w:szCs w:val="20"/>
                  </w:rPr>
                </w:rPrChange>
              </w:rPr>
              <w:t>dengan</w:t>
            </w:r>
            <w:r w:rsidRPr="90CAF2F5">
              <w:rPr>
                <w:rFonts w:ascii="Times New Roman" w:cs="Times New Roman"/>
                <w:sz w:val="20"/>
                <w:szCs w:val="20"/>
                <w:rPrChange w:id="388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B0836C1">
              <w:rPr>
                <w:rFonts w:ascii="Times New Roman" w:cs="Times New Roman"/>
                <w:sz w:val="20"/>
                <w:szCs w:val="20"/>
                <w:rPrChange w:id="3885" w:author="ahmad sahrul" w:date="2026-04-27T19:32:00Z">
                  <w:rPr>
                    <w:sz w:val="20"/>
                    <w:szCs w:val="20"/>
                  </w:rPr>
                </w:rPrChange>
              </w:rPr>
              <w:t>fitur</w:t>
            </w:r>
            <w:r w:rsidRPr="E71178A2">
              <w:rPr>
                <w:rFonts w:ascii="Times New Roman" w:cs="Times New Roman"/>
                <w:sz w:val="20"/>
                <w:szCs w:val="20"/>
                <w:rPrChange w:id="388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filter </w:t>
            </w:r>
            <w:r w:rsidRPr="4E9C7B79">
              <w:rPr>
                <w:rFonts w:ascii="Times New Roman" w:cs="Times New Roman"/>
                <w:sz w:val="20"/>
                <w:szCs w:val="20"/>
                <w:rPrChange w:id="3887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3D4DBA83">
              <w:rPr>
                <w:rFonts w:ascii="Times New Roman" w:cs="Times New Roman"/>
                <w:sz w:val="20"/>
                <w:szCs w:val="20"/>
                <w:rPrChange w:id="388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15E34CE">
              <w:rPr>
                <w:rFonts w:ascii="Times New Roman" w:cs="Times New Roman"/>
                <w:sz w:val="20"/>
                <w:szCs w:val="20"/>
                <w:rPrChange w:id="3889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AC7A4150">
              <w:rPr>
                <w:rFonts w:ascii="Times New Roman" w:cs="Times New Roman"/>
                <w:sz w:val="20"/>
                <w:szCs w:val="20"/>
                <w:rPrChange w:id="389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EC8E18D">
              <w:rPr>
                <w:rFonts w:ascii="Times New Roman" w:cs="Times New Roman"/>
                <w:sz w:val="20"/>
                <w:szCs w:val="20"/>
                <w:rPrChange w:id="3891" w:author="ahmad sahrul" w:date="2026-04-27T19:32:00Z">
                  <w:rPr>
                    <w:sz w:val="20"/>
                    <w:szCs w:val="20"/>
                  </w:rPr>
                </w:rPrChange>
              </w:rPr>
              <w:t>hewan</w:t>
            </w:r>
            <w:r w:rsidRPr="00220156">
              <w:rPr>
                <w:rFonts w:ascii="Times New Roman" w:cs="Times New Roman"/>
                <w:sz w:val="20"/>
                <w:szCs w:val="20"/>
                <w:rPrChange w:id="389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dan sub-</w:t>
            </w:r>
            <w:r w:rsidRPr="FAFF688E">
              <w:rPr>
                <w:rFonts w:ascii="Times New Roman" w:cs="Times New Roman"/>
                <w:sz w:val="20"/>
                <w:szCs w:val="20"/>
                <w:rPrChange w:id="3893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BC4F646B">
              <w:rPr>
                <w:rFonts w:ascii="Times New Roman" w:cs="Times New Roman"/>
                <w:sz w:val="20"/>
                <w:szCs w:val="20"/>
                <w:rPrChange w:id="3894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0FF4BC2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916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95" w:author="ahmad sahrul" w:date="2026-04-27T19:32:00Z">
                  <w:rPr/>
                </w:rPrChange>
              </w:rPr>
              <w:pPrChange w:id="3896" w:author="6781" w:date="2026-04-27T23:07:00Z">
                <w:pPr/>
              </w:pPrChange>
            </w:pPr>
            <w:r w:rsidRPr="DC46D378">
              <w:rPr>
                <w:rFonts w:ascii="Times New Roman" w:cs="Times New Roman"/>
                <w:b/>
                <w:bCs/>
                <w:sz w:val="20"/>
                <w:szCs w:val="20"/>
                <w:rPrChange w:id="3897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REQ-PROD-05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5D0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898" w:author="ahmad sahrul" w:date="2026-04-27T19:32:00Z">
                  <w:rPr/>
                </w:rPrChange>
              </w:rPr>
              <w:pPrChange w:id="3899" w:author="6781" w:date="2026-04-27T23:07:00Z">
                <w:pPr/>
              </w:pPrChange>
            </w:pPr>
            <w:r w:rsidRPr="8E94B976">
              <w:rPr>
                <w:rFonts w:ascii="Times New Roman" w:cs="Times New Roman"/>
                <w:sz w:val="20"/>
                <w:szCs w:val="20"/>
                <w:rPrChange w:id="3900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CA1A318">
              <w:rPr>
                <w:rFonts w:ascii="Times New Roman" w:cs="Times New Roman"/>
                <w:sz w:val="20"/>
                <w:szCs w:val="20"/>
                <w:rPrChange w:id="390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4F642C5">
              <w:rPr>
                <w:rFonts w:ascii="Times New Roman" w:cs="Times New Roman"/>
                <w:sz w:val="20"/>
                <w:szCs w:val="20"/>
                <w:rPrChange w:id="3902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12014A35">
              <w:rPr>
                <w:rFonts w:ascii="Times New Roman" w:cs="Times New Roman"/>
                <w:sz w:val="20"/>
                <w:szCs w:val="20"/>
                <w:rPrChange w:id="390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135A74A">
              <w:rPr>
                <w:rFonts w:ascii="Times New Roman" w:cs="Times New Roman"/>
                <w:sz w:val="20"/>
                <w:szCs w:val="20"/>
                <w:rPrChange w:id="3904" w:author="ahmad sahrul" w:date="2026-04-27T19:32:00Z">
                  <w:rPr>
                    <w:sz w:val="20"/>
                    <w:szCs w:val="20"/>
                  </w:rPr>
                </w:rPrChange>
              </w:rPr>
              <w:t>mendukung</w:t>
            </w:r>
            <w:r w:rsidRPr="62D737BB">
              <w:rPr>
                <w:rFonts w:ascii="Times New Roman" w:cs="Times New Roman"/>
                <w:sz w:val="20"/>
                <w:szCs w:val="20"/>
                <w:rPrChange w:id="390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D356ABD">
              <w:rPr>
                <w:rFonts w:ascii="Times New Roman" w:cs="Times New Roman"/>
                <w:sz w:val="20"/>
                <w:szCs w:val="20"/>
                <w:rPrChange w:id="3906" w:author="ahmad sahrul" w:date="2026-04-27T19:32:00Z">
                  <w:rPr>
                    <w:sz w:val="20"/>
                    <w:szCs w:val="20"/>
                  </w:rPr>
                </w:rPrChange>
              </w:rPr>
              <w:t>pencarian</w:t>
            </w:r>
            <w:r w:rsidRPr="E6692DE4">
              <w:rPr>
                <w:rFonts w:ascii="Times New Roman" w:cs="Times New Roman"/>
                <w:sz w:val="20"/>
                <w:szCs w:val="20"/>
                <w:rPrChange w:id="390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9BCFE06">
              <w:rPr>
                <w:rFonts w:ascii="Times New Roman" w:cs="Times New Roman"/>
                <w:sz w:val="20"/>
                <w:szCs w:val="20"/>
                <w:rPrChange w:id="3908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ED5077DD">
              <w:rPr>
                <w:rFonts w:ascii="Times New Roman" w:cs="Times New Roman"/>
                <w:sz w:val="20"/>
                <w:szCs w:val="20"/>
                <w:rPrChange w:id="390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6405D9B">
              <w:rPr>
                <w:rFonts w:ascii="Times New Roman" w:cs="Times New Roman"/>
                <w:sz w:val="20"/>
                <w:szCs w:val="20"/>
                <w:rPrChange w:id="3910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D0C0B59D">
              <w:rPr>
                <w:rFonts w:ascii="Times New Roman" w:cs="Times New Roman"/>
                <w:sz w:val="20"/>
                <w:szCs w:val="20"/>
                <w:rPrChange w:id="391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nama </w:t>
            </w:r>
            <w:r w:rsidRPr="1E5BFC43">
              <w:rPr>
                <w:rFonts w:ascii="Times New Roman" w:cs="Times New Roman"/>
                <w:sz w:val="20"/>
                <w:szCs w:val="20"/>
                <w:rPrChange w:id="3912" w:author="ahmad sahrul" w:date="2026-04-27T19:32:00Z">
                  <w:rPr>
                    <w:sz w:val="20"/>
                    <w:szCs w:val="20"/>
                  </w:rPr>
                </w:rPrChange>
              </w:rPr>
              <w:t>atau</w:t>
            </w:r>
            <w:r w:rsidRPr="D08385DE">
              <w:rPr>
                <w:rFonts w:ascii="Times New Roman" w:cs="Times New Roman"/>
                <w:sz w:val="20"/>
                <w:szCs w:val="20"/>
                <w:rPrChange w:id="391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SKU.</w:t>
            </w:r>
          </w:p>
        </w:tc>
      </w:tr>
      <w:tr w:rsidR="00BF190D" w14:paraId="256C7AF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BE4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914" w:author="ahmad sahrul" w:date="2026-04-27T19:32:00Z">
                  <w:rPr/>
                </w:rPrChange>
              </w:rPr>
              <w:pPrChange w:id="3915" w:author="6781" w:date="2026-04-27T23:07:00Z">
                <w:pPr/>
              </w:pPrChange>
            </w:pPr>
            <w:r w:rsidRPr="70313C39">
              <w:rPr>
                <w:rFonts w:ascii="Times New Roman" w:cs="Times New Roman"/>
                <w:b/>
                <w:bCs/>
                <w:sz w:val="20"/>
                <w:szCs w:val="20"/>
                <w:rPrChange w:id="3916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REQ-PROD-06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EC3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917" w:author="ahmad sahrul" w:date="2026-04-27T19:32:00Z">
                  <w:rPr/>
                </w:rPrChange>
              </w:rPr>
              <w:pPrChange w:id="3918" w:author="6781" w:date="2026-04-27T23:07:00Z">
                <w:pPr/>
              </w:pPrChange>
            </w:pPr>
            <w:r w:rsidRPr="844C877D">
              <w:rPr>
                <w:rFonts w:ascii="Times New Roman" w:cs="Times New Roman"/>
                <w:sz w:val="20"/>
                <w:szCs w:val="20"/>
                <w:rPrChange w:id="3919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EEB38DC6">
              <w:rPr>
                <w:rFonts w:ascii="Times New Roman" w:cs="Times New Roman"/>
                <w:sz w:val="20"/>
                <w:szCs w:val="20"/>
                <w:rPrChange w:id="392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D352CB5">
              <w:rPr>
                <w:rFonts w:ascii="Times New Roman" w:cs="Times New Roman"/>
                <w:sz w:val="20"/>
                <w:szCs w:val="20"/>
                <w:rPrChange w:id="3921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B539400C">
              <w:rPr>
                <w:rFonts w:ascii="Times New Roman" w:cs="Times New Roman"/>
                <w:sz w:val="20"/>
                <w:szCs w:val="20"/>
                <w:rPrChange w:id="392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980D57A">
              <w:rPr>
                <w:rFonts w:ascii="Times New Roman" w:cs="Times New Roman"/>
                <w:sz w:val="20"/>
                <w:szCs w:val="20"/>
                <w:rPrChange w:id="3923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17602859">
              <w:rPr>
                <w:rFonts w:ascii="Times New Roman" w:cs="Times New Roman"/>
                <w:sz w:val="20"/>
                <w:szCs w:val="20"/>
                <w:rPrChange w:id="392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margin </w:t>
            </w:r>
            <w:r w:rsidRPr="8052F47D">
              <w:rPr>
                <w:rFonts w:ascii="Times New Roman" w:cs="Times New Roman"/>
                <w:sz w:val="20"/>
                <w:szCs w:val="20"/>
                <w:rPrChange w:id="3925" w:author="ahmad sahrul" w:date="2026-04-27T19:32:00Z">
                  <w:rPr>
                    <w:sz w:val="20"/>
                    <w:szCs w:val="20"/>
                  </w:rPr>
                </w:rPrChange>
              </w:rPr>
              <w:t>keuntungan</w:t>
            </w:r>
            <w:r w:rsidRPr="EBAD8789">
              <w:rPr>
                <w:rFonts w:ascii="Times New Roman" w:cs="Times New Roman"/>
                <w:sz w:val="20"/>
                <w:szCs w:val="20"/>
                <w:rPrChange w:id="392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393017B">
              <w:rPr>
                <w:rFonts w:ascii="Times New Roman" w:cs="Times New Roman"/>
                <w:sz w:val="20"/>
                <w:szCs w:val="20"/>
                <w:rPrChange w:id="3927" w:author="ahmad sahrul" w:date="2026-04-27T19:32:00Z">
                  <w:rPr>
                    <w:sz w:val="20"/>
                    <w:szCs w:val="20"/>
                  </w:rPr>
                </w:rPrChange>
              </w:rPr>
              <w:t>otomatis</w:t>
            </w:r>
            <w:r w:rsidRPr="B15B4347">
              <w:rPr>
                <w:rFonts w:ascii="Times New Roman" w:cs="Times New Roman"/>
                <w:sz w:val="20"/>
                <w:szCs w:val="20"/>
                <w:rPrChange w:id="392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((</w:t>
            </w:r>
            <w:r w:rsidRPr="241E55ED">
              <w:rPr>
                <w:rFonts w:ascii="Times New Roman" w:cs="Times New Roman"/>
                <w:sz w:val="20"/>
                <w:szCs w:val="20"/>
                <w:rPrChange w:id="3929" w:author="ahmad sahrul" w:date="2026-04-27T19:32:00Z">
                  <w:rPr>
                    <w:sz w:val="20"/>
                    <w:szCs w:val="20"/>
                  </w:rPr>
                </w:rPrChange>
              </w:rPr>
              <w:t>harga_jual</w:t>
            </w:r>
            <w:r w:rsidRPr="3CFA7391">
              <w:rPr>
                <w:rFonts w:ascii="Times New Roman" w:cs="Times New Roman"/>
                <w:sz w:val="20"/>
                <w:szCs w:val="20"/>
                <w:rPrChange w:id="393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- </w:t>
            </w:r>
            <w:r w:rsidRPr="D9D6D633">
              <w:rPr>
                <w:rFonts w:ascii="Times New Roman" w:cs="Times New Roman"/>
                <w:sz w:val="20"/>
                <w:szCs w:val="20"/>
                <w:rPrChange w:id="3931" w:author="ahmad sahrul" w:date="2026-04-27T19:32:00Z">
                  <w:rPr>
                    <w:sz w:val="20"/>
                    <w:szCs w:val="20"/>
                  </w:rPr>
                </w:rPrChange>
              </w:rPr>
              <w:t>harga_beli</w:t>
            </w:r>
            <w:r w:rsidRPr="6FF28253">
              <w:rPr>
                <w:rFonts w:ascii="Times New Roman" w:cs="Times New Roman"/>
                <w:sz w:val="20"/>
                <w:szCs w:val="20"/>
                <w:rPrChange w:id="393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) / </w:t>
            </w:r>
            <w:r w:rsidRPr="EF9DDF14">
              <w:rPr>
                <w:rFonts w:ascii="Times New Roman" w:cs="Times New Roman"/>
                <w:sz w:val="20"/>
                <w:szCs w:val="20"/>
                <w:rPrChange w:id="3933" w:author="ahmad sahrul" w:date="2026-04-27T19:32:00Z">
                  <w:rPr>
                    <w:sz w:val="20"/>
                    <w:szCs w:val="20"/>
                  </w:rPr>
                </w:rPrChange>
              </w:rPr>
              <w:t>harga_beli</w:t>
            </w:r>
            <w:r w:rsidRPr="310D5AF2">
              <w:rPr>
                <w:rFonts w:ascii="Times New Roman" w:cs="Times New Roman"/>
                <w:sz w:val="20"/>
                <w:szCs w:val="20"/>
                <w:rPrChange w:id="393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10D5AF2">
              <w:rPr>
                <w:rFonts w:ascii="Times New Roman" w:cs="Times New Roman"/>
                <w:sz w:val="20"/>
                <w:szCs w:val="20"/>
                <w:rPrChange w:id="3935" w:author="ahmad sahrul" w:date="2026-04-27T19:32:00Z">
                  <w:rPr>
                    <w:sz w:val="20"/>
                    <w:szCs w:val="20"/>
                  </w:rPr>
                </w:rPrChange>
              </w:rPr>
              <w:t>×</w:t>
            </w:r>
            <w:r w:rsidRPr="310D5AF2">
              <w:rPr>
                <w:rFonts w:ascii="Times New Roman" w:cs="Times New Roman"/>
                <w:sz w:val="20"/>
                <w:szCs w:val="20"/>
                <w:rPrChange w:id="393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100%).</w:t>
            </w:r>
          </w:p>
        </w:tc>
      </w:tr>
      <w:tr w:rsidR="00BF190D" w14:paraId="7CA29F2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07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937" w:author="ahmad sahrul" w:date="2026-04-27T19:32:00Z">
                  <w:rPr/>
                </w:rPrChange>
              </w:rPr>
              <w:pPrChange w:id="3938" w:author="6781" w:date="2026-04-27T23:07:00Z">
                <w:pPr/>
              </w:pPrChange>
            </w:pPr>
            <w:r w:rsidRPr="8FDE10B4">
              <w:rPr>
                <w:rFonts w:ascii="Times New Roman" w:cs="Times New Roman"/>
                <w:b/>
                <w:bCs/>
                <w:sz w:val="20"/>
                <w:szCs w:val="20"/>
                <w:rPrChange w:id="3939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REQ-PROD-07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C45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3940" w:author="ahmad sahrul" w:date="2026-04-27T19:32:00Z">
                  <w:rPr/>
                </w:rPrChange>
              </w:rPr>
              <w:pPrChange w:id="3941" w:author="6781" w:date="2026-04-27T23:07:00Z">
                <w:pPr/>
              </w:pPrChange>
            </w:pPr>
            <w:r w:rsidRPr="41478E6E">
              <w:rPr>
                <w:rFonts w:ascii="Times New Roman" w:cs="Times New Roman"/>
                <w:sz w:val="20"/>
                <w:szCs w:val="20"/>
                <w:rPrChange w:id="3942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457DFA54">
              <w:rPr>
                <w:rFonts w:ascii="Times New Roman" w:cs="Times New Roman"/>
                <w:sz w:val="20"/>
                <w:szCs w:val="20"/>
                <w:rPrChange w:id="394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2631EE4">
              <w:rPr>
                <w:rFonts w:ascii="Times New Roman" w:cs="Times New Roman"/>
                <w:sz w:val="20"/>
                <w:szCs w:val="20"/>
                <w:rPrChange w:id="3944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DDBBC1A4">
              <w:rPr>
                <w:rFonts w:ascii="Times New Roman" w:cs="Times New Roman"/>
                <w:sz w:val="20"/>
                <w:szCs w:val="20"/>
                <w:rPrChange w:id="394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20E3CAF">
              <w:rPr>
                <w:rFonts w:ascii="Times New Roman" w:cs="Times New Roman"/>
                <w:sz w:val="20"/>
                <w:szCs w:val="20"/>
                <w:rPrChange w:id="3946" w:author="ahmad sahrul" w:date="2026-04-27T19:32:00Z">
                  <w:rPr>
                    <w:sz w:val="20"/>
                    <w:szCs w:val="20"/>
                  </w:rPr>
                </w:rPrChange>
              </w:rPr>
              <w:t>memvalidasi</w:t>
            </w:r>
            <w:r w:rsidRPr="BAE23D17">
              <w:rPr>
                <w:rFonts w:ascii="Times New Roman" w:cs="Times New Roman"/>
                <w:sz w:val="20"/>
                <w:szCs w:val="20"/>
                <w:rPrChange w:id="394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3BFE9B7">
              <w:rPr>
                <w:rFonts w:ascii="Times New Roman" w:cs="Times New Roman"/>
                <w:sz w:val="20"/>
                <w:szCs w:val="20"/>
                <w:rPrChange w:id="3948" w:author="ahmad sahrul" w:date="2026-04-27T19:32:00Z">
                  <w:rPr>
                    <w:sz w:val="20"/>
                    <w:szCs w:val="20"/>
                  </w:rPr>
                </w:rPrChange>
              </w:rPr>
              <w:t>bahwa</w:t>
            </w:r>
            <w:r w:rsidRPr="EF726A15">
              <w:rPr>
                <w:rFonts w:ascii="Times New Roman" w:cs="Times New Roman"/>
                <w:sz w:val="20"/>
                <w:szCs w:val="20"/>
                <w:rPrChange w:id="394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4E02178">
              <w:rPr>
                <w:rFonts w:ascii="Times New Roman" w:cs="Times New Roman"/>
                <w:sz w:val="20"/>
                <w:szCs w:val="20"/>
                <w:rPrChange w:id="3950" w:author="ahmad sahrul" w:date="2026-04-27T19:32:00Z">
                  <w:rPr>
                    <w:sz w:val="20"/>
                    <w:szCs w:val="20"/>
                  </w:rPr>
                </w:rPrChange>
              </w:rPr>
              <w:t>harga</w:t>
            </w:r>
            <w:r w:rsidRPr="6D0FA74C">
              <w:rPr>
                <w:rFonts w:ascii="Times New Roman" w:cs="Times New Roman"/>
                <w:sz w:val="20"/>
                <w:szCs w:val="20"/>
                <w:rPrChange w:id="395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2689EAE">
              <w:rPr>
                <w:rFonts w:ascii="Times New Roman" w:cs="Times New Roman"/>
                <w:sz w:val="20"/>
                <w:szCs w:val="20"/>
                <w:rPrChange w:id="3952" w:author="ahmad sahrul" w:date="2026-04-27T19:32:00Z">
                  <w:rPr>
                    <w:sz w:val="20"/>
                    <w:szCs w:val="20"/>
                  </w:rPr>
                </w:rPrChange>
              </w:rPr>
              <w:t>jual</w:t>
            </w:r>
            <w:r w:rsidRPr="2F598398">
              <w:rPr>
                <w:rFonts w:ascii="Times New Roman" w:cs="Times New Roman"/>
                <w:sz w:val="20"/>
                <w:szCs w:val="20"/>
                <w:rPrChange w:id="395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0BA741D">
              <w:rPr>
                <w:rFonts w:ascii="Times New Roman" w:cs="Times New Roman"/>
                <w:sz w:val="20"/>
                <w:szCs w:val="20"/>
                <w:rPrChange w:id="3954" w:author="ahmad sahrul" w:date="2026-04-27T19:32:00Z">
                  <w:rPr>
                    <w:sz w:val="20"/>
                    <w:szCs w:val="20"/>
                  </w:rPr>
                </w:rPrChange>
              </w:rPr>
              <w:t>tidak</w:t>
            </w:r>
            <w:r w:rsidRPr="7912B1B2">
              <w:rPr>
                <w:rFonts w:ascii="Times New Roman" w:cs="Times New Roman"/>
                <w:sz w:val="20"/>
                <w:szCs w:val="20"/>
                <w:rPrChange w:id="395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D3DB18C">
              <w:rPr>
                <w:rFonts w:ascii="Times New Roman" w:cs="Times New Roman"/>
                <w:sz w:val="20"/>
                <w:szCs w:val="20"/>
                <w:rPrChange w:id="3956" w:author="ahmad sahrul" w:date="2026-04-27T19:32:00Z">
                  <w:rPr>
                    <w:sz w:val="20"/>
                    <w:szCs w:val="20"/>
                  </w:rPr>
                </w:rPrChange>
              </w:rPr>
              <w:t>lebih</w:t>
            </w:r>
            <w:r w:rsidRPr="12BB98FD">
              <w:rPr>
                <w:rFonts w:ascii="Times New Roman" w:cs="Times New Roman"/>
                <w:sz w:val="20"/>
                <w:szCs w:val="20"/>
                <w:rPrChange w:id="395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D39C935">
              <w:rPr>
                <w:rFonts w:ascii="Times New Roman" w:cs="Times New Roman"/>
                <w:sz w:val="20"/>
                <w:szCs w:val="20"/>
                <w:rPrChange w:id="3958" w:author="ahmad sahrul" w:date="2026-04-27T19:32:00Z">
                  <w:rPr>
                    <w:sz w:val="20"/>
                    <w:szCs w:val="20"/>
                  </w:rPr>
                </w:rPrChange>
              </w:rPr>
              <w:t>rendah</w:t>
            </w:r>
            <w:r w:rsidRPr="691BF62C">
              <w:rPr>
                <w:rFonts w:ascii="Times New Roman" w:cs="Times New Roman"/>
                <w:sz w:val="20"/>
                <w:szCs w:val="20"/>
                <w:rPrChange w:id="395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059772A">
              <w:rPr>
                <w:rFonts w:ascii="Times New Roman" w:cs="Times New Roman"/>
                <w:sz w:val="20"/>
                <w:szCs w:val="20"/>
                <w:rPrChange w:id="3960" w:author="ahmad sahrul" w:date="2026-04-27T19:32:00Z">
                  <w:rPr>
                    <w:sz w:val="20"/>
                    <w:szCs w:val="20"/>
                  </w:rPr>
                </w:rPrChange>
              </w:rPr>
              <w:t>dari</w:t>
            </w:r>
            <w:r w:rsidRPr="BDD822A0">
              <w:rPr>
                <w:rFonts w:ascii="Times New Roman" w:cs="Times New Roman"/>
                <w:sz w:val="20"/>
                <w:szCs w:val="20"/>
                <w:rPrChange w:id="396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A7ADB8D">
              <w:rPr>
                <w:rFonts w:ascii="Times New Roman" w:cs="Times New Roman"/>
                <w:sz w:val="20"/>
                <w:szCs w:val="20"/>
                <w:rPrChange w:id="3962" w:author="ahmad sahrul" w:date="2026-04-27T19:32:00Z">
                  <w:rPr>
                    <w:sz w:val="20"/>
                    <w:szCs w:val="20"/>
                  </w:rPr>
                </w:rPrChange>
              </w:rPr>
              <w:t>harga</w:t>
            </w:r>
            <w:r w:rsidRPr="CCB0F7A3">
              <w:rPr>
                <w:rFonts w:ascii="Times New Roman" w:cs="Times New Roman"/>
                <w:sz w:val="20"/>
                <w:szCs w:val="20"/>
                <w:rPrChange w:id="396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39C1987">
              <w:rPr>
                <w:rFonts w:ascii="Times New Roman" w:cs="Times New Roman"/>
                <w:sz w:val="20"/>
                <w:szCs w:val="20"/>
                <w:rPrChange w:id="3964" w:author="ahmad sahrul" w:date="2026-04-27T19:32:00Z">
                  <w:rPr>
                    <w:sz w:val="20"/>
                    <w:szCs w:val="20"/>
                  </w:rPr>
                </w:rPrChange>
              </w:rPr>
              <w:t>beli</w:t>
            </w:r>
            <w:r w:rsidRPr="9D346AF0">
              <w:rPr>
                <w:rFonts w:ascii="Times New Roman" w:cs="Times New Roman"/>
                <w:sz w:val="20"/>
                <w:szCs w:val="20"/>
                <w:rPrChange w:id="396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78A705E">
              <w:rPr>
                <w:rFonts w:ascii="Times New Roman" w:cs="Times New Roman"/>
                <w:sz w:val="20"/>
                <w:szCs w:val="20"/>
                <w:rPrChange w:id="3966" w:author="ahmad sahrul" w:date="2026-04-27T19:32:00Z">
                  <w:rPr>
                    <w:sz w:val="20"/>
                    <w:szCs w:val="20"/>
                  </w:rPr>
                </w:rPrChange>
              </w:rPr>
              <w:t>kecuali</w:t>
            </w:r>
            <w:r w:rsidRPr="C547042B">
              <w:rPr>
                <w:rFonts w:ascii="Times New Roman" w:cs="Times New Roman"/>
                <w:sz w:val="20"/>
                <w:szCs w:val="20"/>
                <w:rPrChange w:id="39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0FA3923">
              <w:rPr>
                <w:rFonts w:ascii="Times New Roman" w:cs="Times New Roman"/>
                <w:sz w:val="20"/>
                <w:szCs w:val="20"/>
                <w:rPrChange w:id="3968" w:author="ahmad sahrul" w:date="2026-04-27T19:32:00Z">
                  <w:rPr>
                    <w:sz w:val="20"/>
                    <w:szCs w:val="20"/>
                  </w:rPr>
                </w:rPrChange>
              </w:rPr>
              <w:t>dikonfirmasi</w:t>
            </w:r>
            <w:r w:rsidRPr="3B77B72F">
              <w:rPr>
                <w:rFonts w:ascii="Times New Roman" w:cs="Times New Roman"/>
                <w:sz w:val="20"/>
                <w:szCs w:val="20"/>
                <w:rPrChange w:id="39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owner.</w:t>
            </w:r>
          </w:p>
        </w:tc>
      </w:tr>
      <w:tr w:rsidR="00BF190D" w14:paraId="09C09F0B" w14:textId="77777777">
        <w:trPr>
          <w:ins w:id="3970" w:author="muhammad aldi oktavian" w:date="2026-04-27T22:13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B1CF" w14:textId="77777777" w:rsidR="00BF190D" w:rsidRDefault="00000000">
            <w:pPr>
              <w:jc w:val="both"/>
              <w:rPr>
                <w:ins w:id="3971" w:author="muhammad aldi oktavian" w:date="2026-04-27T22:13:00Z"/>
                <w:rFonts w:ascii="Times New Roman" w:hAnsi="Times New Roman" w:cs="Times New Roman"/>
                <w:b/>
                <w:bCs/>
                <w:sz w:val="20"/>
                <w:szCs w:val="20"/>
              </w:rPr>
              <w:pPrChange w:id="3972" w:author="6781" w:date="2026-04-27T23:07:00Z">
                <w:pPr>
                  <w:jc w:val="left"/>
                </w:pPr>
              </w:pPrChange>
            </w:pPr>
            <w:ins w:id="3973" w:author="muhammad aldi oktavian" w:date="2026-04-27T22:14:00Z">
              <w:r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REQ-PROD-08</w:t>
              </w:r>
            </w:ins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FCAE" w14:textId="77777777" w:rsidR="00BF190D" w:rsidRDefault="00000000">
            <w:pPr>
              <w:jc w:val="both"/>
              <w:rPr>
                <w:ins w:id="3974" w:author="muhammad aldi oktavian" w:date="2026-04-27T22:13:00Z"/>
                <w:rFonts w:ascii="Times New Roman" w:hAnsi="Times New Roman" w:cs="Times New Roman"/>
                <w:sz w:val="20"/>
                <w:szCs w:val="20"/>
              </w:rPr>
              <w:pPrChange w:id="3975" w:author="6781" w:date="2026-04-27T23:07:00Z">
                <w:pPr>
                  <w:jc w:val="left"/>
                </w:pPr>
              </w:pPrChange>
            </w:pPr>
            <w:ins w:id="3976" w:author="muhammad aldi oktavian" w:date="2026-04-27T22:14:00Z">
              <w:r>
                <w:rPr>
                  <w:rFonts w:ascii="Times New Roman" w:hAnsi="Times New Roman" w:cs="Times New Roman"/>
                  <w:sz w:val="20"/>
                  <w:szCs w:val="20"/>
                </w:rPr>
                <w:t>Sistem harus mendukung upload foto produk dalam format JPEG/PNG dengan ukuran maksimal 2 MB. Foto disimpan di server dan dapat diakses melalui URL publik.</w:t>
              </w:r>
            </w:ins>
          </w:p>
        </w:tc>
      </w:tr>
    </w:tbl>
    <w:p w14:paraId="3DA217FA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3977" w:author="ahmad sahrul" w:date="2026-04-27T19:32:00Z">
            <w:rPr/>
          </w:rPrChange>
        </w:rPr>
        <w:pPrChange w:id="3978" w:author="6781" w:date="2026-04-27T23:07:00Z">
          <w:pPr>
            <w:spacing w:before="60" w:after="60"/>
          </w:pPr>
        </w:pPrChange>
      </w:pPr>
    </w:p>
    <w:p w14:paraId="0E7EA764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3979" w:author="ahmad sahrul" w:date="2026-04-27T19:41:00Z">
            <w:rPr/>
          </w:rPrChange>
        </w:rPr>
        <w:pPrChange w:id="3980" w:author="6781" w:date="2026-04-27T23:07:00Z">
          <w:pPr>
            <w:pStyle w:val="Heading2"/>
          </w:pPr>
        </w:pPrChange>
      </w:pPr>
      <w:bookmarkStart w:id="3981" w:name="_Toc228212149"/>
      <w:r w:rsidRPr="7B2E88FC">
        <w:rPr>
          <w:rFonts w:ascii="Times New Roman" w:cs="Times New Roman"/>
          <w:color w:val="000000"/>
          <w:rPrChange w:id="3982" w:author="ahmad sahrul" w:date="2026-04-27T19:41:00Z">
            <w:rPr/>
          </w:rPrChange>
        </w:rPr>
        <w:t xml:space="preserve">4.3 Point of Sale (POS) </w:t>
      </w:r>
      <w:r w:rsidRPr="7B2E88FC">
        <w:rPr>
          <w:rFonts w:ascii="Times New Roman" w:cs="Times New Roman"/>
          <w:color w:val="000000"/>
          <w:rPrChange w:id="3983" w:author="ahmad sahrul" w:date="2026-04-27T19:41:00Z">
            <w:rPr/>
          </w:rPrChange>
        </w:rPr>
        <w:t>–</w:t>
      </w:r>
      <w:r w:rsidRPr="7B2E88FC">
        <w:rPr>
          <w:rFonts w:ascii="Times New Roman" w:cs="Times New Roman"/>
          <w:color w:val="000000"/>
          <w:rPrChange w:id="3984" w:author="ahmad sahrul" w:date="2026-04-27T19:41:00Z">
            <w:rPr/>
          </w:rPrChange>
        </w:rPr>
        <w:t xml:space="preserve"> Kasir</w:t>
      </w:r>
      <w:bookmarkEnd w:id="3981"/>
    </w:p>
    <w:p w14:paraId="2BE86B71" w14:textId="77777777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3985" w:author="ahmad sahrul" w:date="2026-04-27T19:41:00Z">
            <w:rPr/>
          </w:rPrChange>
        </w:rPr>
        <w:pPrChange w:id="3986" w:author="6781" w:date="2026-04-27T23:07:00Z">
          <w:pPr>
            <w:pStyle w:val="Heading3"/>
          </w:pPr>
        </w:pPrChange>
      </w:pPr>
      <w:bookmarkStart w:id="3987" w:name="_Toc228212150"/>
      <w:r w:rsidRPr="31F31C50">
        <w:rPr>
          <w:rFonts w:ascii="Times New Roman" w:cs="Times New Roman"/>
          <w:color w:val="000000"/>
          <w:rPrChange w:id="3988" w:author="ahmad sahrul" w:date="2026-04-27T19:41:00Z">
            <w:rPr/>
          </w:rPrChange>
        </w:rPr>
        <w:t xml:space="preserve">4.3.1 </w:t>
      </w:r>
      <w:r w:rsidRPr="5544FC95">
        <w:rPr>
          <w:rFonts w:ascii="Times New Roman" w:cs="Times New Roman"/>
          <w:color w:val="000000"/>
          <w:rPrChange w:id="3989" w:author="ahmad sahrul" w:date="2026-04-27T19:41:00Z">
            <w:rPr/>
          </w:rPrChange>
        </w:rPr>
        <w:t>Deskripsi</w:t>
      </w:r>
      <w:r w:rsidRPr="46FFB997">
        <w:rPr>
          <w:rFonts w:ascii="Times New Roman" w:cs="Times New Roman"/>
          <w:color w:val="000000"/>
          <w:rPrChange w:id="3990" w:author="ahmad sahrul" w:date="2026-04-27T19:41:00Z">
            <w:rPr/>
          </w:rPrChange>
        </w:rPr>
        <w:t xml:space="preserve"> dan </w:t>
      </w:r>
      <w:r w:rsidRPr="466A2DE9">
        <w:rPr>
          <w:rFonts w:ascii="Times New Roman" w:cs="Times New Roman"/>
          <w:color w:val="000000"/>
          <w:rPrChange w:id="3991" w:author="ahmad sahrul" w:date="2026-04-27T19:41:00Z">
            <w:rPr/>
          </w:rPrChange>
        </w:rPr>
        <w:t>Prioritas</w:t>
      </w:r>
      <w:bookmarkEnd w:id="3987"/>
    </w:p>
    <w:p w14:paraId="0E6E85CD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3992" w:author="ahmad sahrul" w:date="2026-04-27T19:49:00Z">
            <w:rPr/>
          </w:rPrChange>
        </w:rPr>
        <w:pPrChange w:id="3993" w:author="6781" w:date="2026-04-27T23:07:00Z">
          <w:pPr>
            <w:spacing w:before="80"/>
          </w:pPr>
        </w:pPrChange>
      </w:pPr>
      <w:r w:rsidRPr="DCD41C5E">
        <w:rPr>
          <w:rFonts w:ascii="Times New Roman" w:cs="Times New Roman"/>
          <w:color w:val="000000"/>
          <w:sz w:val="24"/>
          <w:szCs w:val="24"/>
          <w:rPrChange w:id="3994" w:author="ahmad sahrul" w:date="2026-04-27T19:49:00Z">
            <w:rPr/>
          </w:rPrChange>
        </w:rPr>
        <w:t xml:space="preserve">Fitur POS </w:t>
      </w:r>
      <w:r w:rsidRPr="BF9E3381">
        <w:rPr>
          <w:rFonts w:ascii="Times New Roman" w:cs="Times New Roman"/>
          <w:color w:val="000000"/>
          <w:sz w:val="24"/>
          <w:szCs w:val="24"/>
          <w:rPrChange w:id="3995" w:author="ahmad sahrul" w:date="2026-04-27T19:49:00Z">
            <w:rPr/>
          </w:rPrChange>
        </w:rPr>
        <w:t>adalah</w:t>
      </w:r>
      <w:r w:rsidRPr="2E6041D7">
        <w:rPr>
          <w:rFonts w:ascii="Times New Roman" w:cs="Times New Roman"/>
          <w:color w:val="000000"/>
          <w:sz w:val="24"/>
          <w:szCs w:val="24"/>
          <w:rPrChange w:id="3996" w:author="ahmad sahrul" w:date="2026-04-27T19:49:00Z">
            <w:rPr/>
          </w:rPrChange>
        </w:rPr>
        <w:t xml:space="preserve"> inti </w:t>
      </w:r>
      <w:r w:rsidRPr="959B2127">
        <w:rPr>
          <w:rFonts w:ascii="Times New Roman" w:cs="Times New Roman"/>
          <w:color w:val="000000"/>
          <w:sz w:val="24"/>
          <w:szCs w:val="24"/>
          <w:rPrChange w:id="3997" w:author="ahmad sahrul" w:date="2026-04-27T19:49:00Z">
            <w:rPr/>
          </w:rPrChange>
        </w:rPr>
        <w:t>dari</w:t>
      </w:r>
      <w:r w:rsidRPr="A81C1330">
        <w:rPr>
          <w:rFonts w:ascii="Times New Roman" w:cs="Times New Roman"/>
          <w:color w:val="000000"/>
          <w:sz w:val="24"/>
          <w:szCs w:val="24"/>
          <w:rPrChange w:id="3998" w:author="ahmad sahrul" w:date="2026-04-27T19:49:00Z">
            <w:rPr/>
          </w:rPrChange>
        </w:rPr>
        <w:t xml:space="preserve"> </w:t>
      </w:r>
      <w:r w:rsidRPr="5B1AF25F">
        <w:rPr>
          <w:rFonts w:ascii="Times New Roman" w:cs="Times New Roman"/>
          <w:color w:val="000000"/>
          <w:sz w:val="24"/>
          <w:szCs w:val="24"/>
          <w:rPrChange w:id="3999" w:author="ahmad sahrul" w:date="2026-04-27T19:49:00Z">
            <w:rPr/>
          </w:rPrChange>
        </w:rPr>
        <w:t>digitalisasi</w:t>
      </w:r>
      <w:r w:rsidRPr="BD705743">
        <w:rPr>
          <w:rFonts w:ascii="Times New Roman" w:cs="Times New Roman"/>
          <w:color w:val="000000"/>
          <w:sz w:val="24"/>
          <w:szCs w:val="24"/>
          <w:rPrChange w:id="4000" w:author="ahmad sahrul" w:date="2026-04-27T19:49:00Z">
            <w:rPr/>
          </w:rPrChange>
        </w:rPr>
        <w:t xml:space="preserve"> </w:t>
      </w:r>
      <w:r w:rsidRPr="2E596598">
        <w:rPr>
          <w:rFonts w:ascii="Times New Roman" w:cs="Times New Roman"/>
          <w:color w:val="000000"/>
          <w:sz w:val="24"/>
          <w:szCs w:val="24"/>
          <w:rPrChange w:id="4001" w:author="ahmad sahrul" w:date="2026-04-27T19:49:00Z">
            <w:rPr/>
          </w:rPrChange>
        </w:rPr>
        <w:t>operasional</w:t>
      </w:r>
      <w:r w:rsidRPr="C019C25D">
        <w:rPr>
          <w:rFonts w:ascii="Times New Roman" w:cs="Times New Roman"/>
          <w:color w:val="000000"/>
          <w:sz w:val="24"/>
          <w:szCs w:val="24"/>
          <w:rPrChange w:id="4002" w:author="ahmad sahrul" w:date="2026-04-27T19:49:00Z">
            <w:rPr/>
          </w:rPrChange>
        </w:rPr>
        <w:t xml:space="preserve"> </w:t>
      </w:r>
      <w:r w:rsidRPr="F0D8DA7F">
        <w:rPr>
          <w:rFonts w:ascii="Times New Roman" w:cs="Times New Roman"/>
          <w:color w:val="000000"/>
          <w:sz w:val="24"/>
          <w:szCs w:val="24"/>
          <w:rPrChange w:id="4003" w:author="ahmad sahrul" w:date="2026-04-27T19:49:00Z">
            <w:rPr/>
          </w:rPrChange>
        </w:rPr>
        <w:t>toko</w:t>
      </w:r>
      <w:r w:rsidRPr="0BDF8B03">
        <w:rPr>
          <w:rFonts w:ascii="Times New Roman" w:cs="Times New Roman"/>
          <w:color w:val="000000"/>
          <w:sz w:val="24"/>
          <w:szCs w:val="24"/>
          <w:rPrChange w:id="4004" w:author="ahmad sahrul" w:date="2026-04-27T19:49:00Z">
            <w:rPr/>
          </w:rPrChange>
        </w:rPr>
        <w:t xml:space="preserve"> offline</w:t>
      </w:r>
      <w:r w:rsidRPr="4AA1C48E">
        <w:rPr>
          <w:rFonts w:ascii="Times New Roman" w:cs="Times New Roman"/>
          <w:color w:val="000000"/>
          <w:sz w:val="24"/>
          <w:szCs w:val="24"/>
          <w:rPrChange w:id="4005" w:author="ahmad sahrul" w:date="2026-04-27T19:49:00Z">
            <w:rPr/>
          </w:rPrChange>
        </w:rPr>
        <w:t xml:space="preserve"> </w:t>
      </w:r>
      <w:r w:rsidRPr="F4D1EDFE">
        <w:rPr>
          <w:rFonts w:ascii="Times New Roman" w:cs="Times New Roman"/>
          <w:color w:val="000000"/>
          <w:sz w:val="24"/>
          <w:szCs w:val="24"/>
          <w:rPrChange w:id="4006" w:author="ahmad sahrul" w:date="2026-04-27T19:49:00Z">
            <w:rPr/>
          </w:rPrChange>
        </w:rPr>
        <w:t>Petshop</w:t>
      </w:r>
      <w:r w:rsidRPr="035E2F61">
        <w:rPr>
          <w:rFonts w:ascii="Times New Roman" w:cs="Times New Roman"/>
          <w:color w:val="000000"/>
          <w:sz w:val="24"/>
          <w:szCs w:val="24"/>
          <w:rPrChange w:id="4007" w:author="ahmad sahrul" w:date="2026-04-27T19:49:00Z">
            <w:rPr/>
          </w:rPrChange>
        </w:rPr>
        <w:t xml:space="preserve"> </w:t>
      </w:r>
      <w:r w:rsidRPr="AF82DAFC">
        <w:rPr>
          <w:rFonts w:ascii="Times New Roman" w:cs="Times New Roman"/>
          <w:color w:val="000000"/>
          <w:sz w:val="24"/>
          <w:szCs w:val="24"/>
          <w:rPrChange w:id="4008" w:author="ahmad sahrul" w:date="2026-04-27T19:49:00Z">
            <w:rPr/>
          </w:rPrChange>
        </w:rPr>
        <w:t>Tomodachi</w:t>
      </w:r>
      <w:r w:rsidRPr="2ACA687E">
        <w:rPr>
          <w:rFonts w:ascii="Times New Roman" w:cs="Times New Roman"/>
          <w:color w:val="000000"/>
          <w:sz w:val="24"/>
          <w:szCs w:val="24"/>
          <w:rPrChange w:id="4009" w:author="ahmad sahrul" w:date="2026-04-27T19:49:00Z">
            <w:rPr/>
          </w:rPrChange>
        </w:rPr>
        <w:t xml:space="preserve">. </w:t>
      </w:r>
      <w:r w:rsidRPr="824F184E">
        <w:rPr>
          <w:rFonts w:ascii="Times New Roman" w:cs="Times New Roman"/>
          <w:color w:val="000000"/>
          <w:sz w:val="24"/>
          <w:szCs w:val="24"/>
          <w:rPrChange w:id="4010" w:author="ahmad sahrul" w:date="2026-04-27T19:49:00Z">
            <w:rPr/>
          </w:rPrChange>
        </w:rPr>
        <w:t>Berdasarkan</w:t>
      </w:r>
      <w:r w:rsidRPr="1CE86E78">
        <w:rPr>
          <w:rFonts w:ascii="Times New Roman" w:cs="Times New Roman"/>
          <w:color w:val="000000"/>
          <w:sz w:val="24"/>
          <w:szCs w:val="24"/>
          <w:rPrChange w:id="4011" w:author="ahmad sahrul" w:date="2026-04-27T19:49:00Z">
            <w:rPr/>
          </w:rPrChange>
        </w:rPr>
        <w:t xml:space="preserve"> </w:t>
      </w:r>
      <w:r w:rsidRPr="A1EF6390">
        <w:rPr>
          <w:rFonts w:ascii="Times New Roman" w:cs="Times New Roman"/>
          <w:color w:val="000000"/>
          <w:sz w:val="24"/>
          <w:szCs w:val="24"/>
          <w:rPrChange w:id="4012" w:author="ahmad sahrul" w:date="2026-04-27T19:49:00Z">
            <w:rPr/>
          </w:rPrChange>
        </w:rPr>
        <w:t>hasil</w:t>
      </w:r>
      <w:r w:rsidRPr="DA2BCB8D">
        <w:rPr>
          <w:rFonts w:ascii="Times New Roman" w:cs="Times New Roman"/>
          <w:color w:val="000000"/>
          <w:sz w:val="24"/>
          <w:szCs w:val="24"/>
          <w:rPrChange w:id="4013" w:author="ahmad sahrul" w:date="2026-04-27T19:49:00Z">
            <w:rPr/>
          </w:rPrChange>
        </w:rPr>
        <w:t xml:space="preserve"> </w:t>
      </w:r>
      <w:r w:rsidRPr="F8513E36">
        <w:rPr>
          <w:rFonts w:ascii="Times New Roman" w:cs="Times New Roman"/>
          <w:color w:val="000000"/>
          <w:sz w:val="24"/>
          <w:szCs w:val="24"/>
          <w:rPrChange w:id="4014" w:author="ahmad sahrul" w:date="2026-04-27T19:49:00Z">
            <w:rPr/>
          </w:rPrChange>
        </w:rPr>
        <w:t>wawancara</w:t>
      </w:r>
      <w:r w:rsidRPr="891C9231">
        <w:rPr>
          <w:rFonts w:ascii="Times New Roman" w:cs="Times New Roman"/>
          <w:color w:val="000000"/>
          <w:sz w:val="24"/>
          <w:szCs w:val="24"/>
          <w:rPrChange w:id="4015" w:author="ahmad sahrul" w:date="2026-04-27T19:49:00Z">
            <w:rPr/>
          </w:rPrChange>
        </w:rPr>
        <w:t xml:space="preserve">, </w:t>
      </w:r>
      <w:r w:rsidRPr="EC6C8054">
        <w:rPr>
          <w:rFonts w:ascii="Times New Roman" w:cs="Times New Roman"/>
          <w:color w:val="000000"/>
          <w:sz w:val="24"/>
          <w:szCs w:val="24"/>
          <w:rPrChange w:id="4016" w:author="ahmad sahrul" w:date="2026-04-27T19:49:00Z">
            <w:rPr/>
          </w:rPrChange>
        </w:rPr>
        <w:t>pemilik</w:t>
      </w:r>
      <w:r w:rsidRPr="2C8A5C2E">
        <w:rPr>
          <w:rFonts w:ascii="Times New Roman" w:cs="Times New Roman"/>
          <w:color w:val="000000"/>
          <w:sz w:val="24"/>
          <w:szCs w:val="24"/>
          <w:rPrChange w:id="4017" w:author="ahmad sahrul" w:date="2026-04-27T19:49:00Z">
            <w:rPr/>
          </w:rPrChange>
        </w:rPr>
        <w:t xml:space="preserve"> </w:t>
      </w:r>
      <w:r w:rsidRPr="09644923">
        <w:rPr>
          <w:rFonts w:ascii="Times New Roman" w:cs="Times New Roman"/>
          <w:color w:val="000000"/>
          <w:sz w:val="24"/>
          <w:szCs w:val="24"/>
          <w:rPrChange w:id="4018" w:author="ahmad sahrul" w:date="2026-04-27T19:49:00Z">
            <w:rPr/>
          </w:rPrChange>
        </w:rPr>
        <w:t>menyatakan</w:t>
      </w:r>
      <w:r w:rsidRPr="734A0134">
        <w:rPr>
          <w:rFonts w:ascii="Times New Roman" w:cs="Times New Roman"/>
          <w:color w:val="000000"/>
          <w:sz w:val="24"/>
          <w:szCs w:val="24"/>
          <w:rPrChange w:id="4019" w:author="ahmad sahrul" w:date="2026-04-27T19:49:00Z">
            <w:rPr/>
          </w:rPrChange>
        </w:rPr>
        <w:t xml:space="preserve"> </w:t>
      </w:r>
      <w:r w:rsidRPr="381AC406">
        <w:rPr>
          <w:rFonts w:ascii="Times New Roman" w:cs="Times New Roman"/>
          <w:color w:val="000000"/>
          <w:sz w:val="24"/>
          <w:szCs w:val="24"/>
          <w:rPrChange w:id="4020" w:author="ahmad sahrul" w:date="2026-04-27T19:49:00Z">
            <w:rPr/>
          </w:rPrChange>
        </w:rPr>
        <w:t>bahwa</w:t>
      </w:r>
      <w:r w:rsidRPr="4E63480F">
        <w:rPr>
          <w:rFonts w:ascii="Times New Roman" w:cs="Times New Roman"/>
          <w:color w:val="000000"/>
          <w:sz w:val="24"/>
          <w:szCs w:val="24"/>
          <w:rPrChange w:id="4021" w:author="ahmad sahrul" w:date="2026-04-27T19:49:00Z">
            <w:rPr/>
          </w:rPrChange>
        </w:rPr>
        <w:t xml:space="preserve"> POS </w:t>
      </w:r>
      <w:r w:rsidRPr="BC0B4A1F">
        <w:rPr>
          <w:rFonts w:ascii="Times New Roman" w:cs="Times New Roman"/>
          <w:color w:val="000000"/>
          <w:sz w:val="24"/>
          <w:szCs w:val="24"/>
          <w:rPrChange w:id="4022" w:author="ahmad sahrul" w:date="2026-04-27T19:49:00Z">
            <w:rPr/>
          </w:rPrChange>
        </w:rPr>
        <w:t>adalah</w:t>
      </w:r>
      <w:r w:rsidRPr="7B56ADE9">
        <w:rPr>
          <w:rFonts w:ascii="Times New Roman" w:cs="Times New Roman"/>
          <w:color w:val="000000"/>
          <w:sz w:val="24"/>
          <w:szCs w:val="24"/>
          <w:rPrChange w:id="4023" w:author="ahmad sahrul" w:date="2026-04-27T19:49:00Z">
            <w:rPr/>
          </w:rPrChange>
        </w:rPr>
        <w:t xml:space="preserve"> </w:t>
      </w:r>
      <w:r w:rsidRPr="E07DFBBD">
        <w:rPr>
          <w:rFonts w:ascii="Times New Roman" w:cs="Times New Roman"/>
          <w:color w:val="000000"/>
          <w:sz w:val="24"/>
          <w:szCs w:val="24"/>
          <w:rPrChange w:id="4024" w:author="ahmad sahrul" w:date="2026-04-27T19:49:00Z">
            <w:rPr/>
          </w:rPrChange>
        </w:rPr>
        <w:t>kebutuhan</w:t>
      </w:r>
      <w:r w:rsidRPr="B4809135">
        <w:rPr>
          <w:rFonts w:ascii="Times New Roman" w:cs="Times New Roman"/>
          <w:color w:val="000000"/>
          <w:sz w:val="24"/>
          <w:szCs w:val="24"/>
          <w:rPrChange w:id="4025" w:author="ahmad sahrul" w:date="2026-04-27T19:49:00Z">
            <w:rPr/>
          </w:rPrChange>
        </w:rPr>
        <w:t xml:space="preserve"> </w:t>
      </w:r>
      <w:r w:rsidRPr="2CFBD21F">
        <w:rPr>
          <w:rFonts w:ascii="Times New Roman" w:cs="Times New Roman"/>
          <w:color w:val="000000"/>
          <w:sz w:val="24"/>
          <w:szCs w:val="24"/>
          <w:rPrChange w:id="4026" w:author="ahmad sahrul" w:date="2026-04-27T19:49:00Z">
            <w:rPr/>
          </w:rPrChange>
        </w:rPr>
        <w:lastRenderedPageBreak/>
        <w:t>utama</w:t>
      </w:r>
      <w:r w:rsidRPr="FFCF2A3D">
        <w:rPr>
          <w:rFonts w:ascii="Times New Roman" w:cs="Times New Roman"/>
          <w:color w:val="000000"/>
          <w:sz w:val="24"/>
          <w:szCs w:val="24"/>
          <w:rPrChange w:id="4027" w:author="ahmad sahrul" w:date="2026-04-27T19:49:00Z">
            <w:rPr/>
          </w:rPrChange>
        </w:rPr>
        <w:t xml:space="preserve"> yang paling </w:t>
      </w:r>
      <w:r w:rsidRPr="1EC7B162">
        <w:rPr>
          <w:rFonts w:ascii="Times New Roman" w:cs="Times New Roman"/>
          <w:color w:val="000000"/>
          <w:sz w:val="24"/>
          <w:szCs w:val="24"/>
          <w:rPrChange w:id="4028" w:author="ahmad sahrul" w:date="2026-04-27T19:49:00Z">
            <w:rPr/>
          </w:rPrChange>
        </w:rPr>
        <w:t>mendesak</w:t>
      </w:r>
      <w:r w:rsidRPr="56D6D165">
        <w:rPr>
          <w:rFonts w:ascii="Times New Roman" w:cs="Times New Roman"/>
          <w:color w:val="000000"/>
          <w:sz w:val="24"/>
          <w:szCs w:val="24"/>
          <w:rPrChange w:id="4029" w:author="ahmad sahrul" w:date="2026-04-27T19:49:00Z">
            <w:rPr/>
          </w:rPrChange>
        </w:rPr>
        <w:t xml:space="preserve"> ('yang paling </w:t>
      </w:r>
      <w:r w:rsidRPr="B545FB99">
        <w:rPr>
          <w:rFonts w:ascii="Times New Roman" w:cs="Times New Roman"/>
          <w:color w:val="000000"/>
          <w:sz w:val="24"/>
          <w:szCs w:val="24"/>
          <w:rPrChange w:id="4030" w:author="ahmad sahrul" w:date="2026-04-27T19:49:00Z">
            <w:rPr/>
          </w:rPrChange>
        </w:rPr>
        <w:t>merealisasikan</w:t>
      </w:r>
      <w:r w:rsidRPr="81FDB3A5">
        <w:rPr>
          <w:rFonts w:ascii="Times New Roman" w:cs="Times New Roman"/>
          <w:color w:val="000000"/>
          <w:sz w:val="24"/>
          <w:szCs w:val="24"/>
          <w:rPrChange w:id="4031" w:author="ahmad sahrul" w:date="2026-04-27T19:49:00Z">
            <w:rPr/>
          </w:rPrChange>
        </w:rPr>
        <w:t xml:space="preserve"> </w:t>
      </w:r>
      <w:r w:rsidRPr="E822E15E">
        <w:rPr>
          <w:rFonts w:ascii="Times New Roman" w:cs="Times New Roman"/>
          <w:color w:val="000000"/>
          <w:sz w:val="24"/>
          <w:szCs w:val="24"/>
          <w:rPrChange w:id="4032" w:author="ahmad sahrul" w:date="2026-04-27T19:49:00Z">
            <w:rPr/>
          </w:rPrChange>
        </w:rPr>
        <w:t>itu</w:t>
      </w:r>
      <w:r w:rsidRPr="F5F14FC6">
        <w:rPr>
          <w:rFonts w:ascii="Times New Roman" w:cs="Times New Roman"/>
          <w:color w:val="000000"/>
          <w:sz w:val="24"/>
          <w:szCs w:val="24"/>
          <w:rPrChange w:id="4033" w:author="ahmad sahrul" w:date="2026-04-27T19:49:00Z">
            <w:rPr/>
          </w:rPrChange>
        </w:rPr>
        <w:t xml:space="preserve"> </w:t>
      </w:r>
      <w:r w:rsidRPr="BFFAF95A">
        <w:rPr>
          <w:rFonts w:ascii="Times New Roman" w:cs="Times New Roman"/>
          <w:color w:val="000000"/>
          <w:sz w:val="24"/>
          <w:szCs w:val="24"/>
          <w:rPrChange w:id="4034" w:author="ahmad sahrul" w:date="2026-04-27T19:49:00Z">
            <w:rPr/>
          </w:rPrChange>
        </w:rPr>
        <w:t xml:space="preserve">pos </w:t>
      </w:r>
      <w:r w:rsidRPr="C5977B62">
        <w:rPr>
          <w:rFonts w:ascii="Times New Roman" w:cs="Times New Roman"/>
          <w:color w:val="000000"/>
          <w:sz w:val="24"/>
          <w:szCs w:val="24"/>
          <w:rPrChange w:id="4035" w:author="ahmad sahrul" w:date="2026-04-27T19:49:00Z">
            <w:rPr/>
          </w:rPrChange>
        </w:rPr>
        <w:t>kasir</w:t>
      </w:r>
      <w:r w:rsidRPr="B018D794">
        <w:rPr>
          <w:rFonts w:ascii="Times New Roman" w:cs="Times New Roman"/>
          <w:color w:val="000000"/>
          <w:sz w:val="24"/>
          <w:szCs w:val="24"/>
          <w:rPrChange w:id="4036" w:author="ahmad sahrul" w:date="2026-04-27T19:49:00Z">
            <w:rPr/>
          </w:rPrChange>
        </w:rPr>
        <w:t xml:space="preserve">'). Rata-rata </w:t>
      </w:r>
      <w:r w:rsidRPr="C7574CC3">
        <w:rPr>
          <w:rFonts w:ascii="Times New Roman" w:cs="Times New Roman"/>
          <w:color w:val="000000"/>
          <w:sz w:val="24"/>
          <w:szCs w:val="24"/>
          <w:rPrChange w:id="4037" w:author="ahmad sahrul" w:date="2026-04-27T19:49:00Z">
            <w:rPr/>
          </w:rPrChange>
        </w:rPr>
        <w:t>toko</w:t>
      </w:r>
      <w:r w:rsidRPr="E1AD3E95">
        <w:rPr>
          <w:rFonts w:ascii="Times New Roman" w:cs="Times New Roman"/>
          <w:color w:val="000000"/>
          <w:sz w:val="24"/>
          <w:szCs w:val="24"/>
          <w:rPrChange w:id="4038" w:author="ahmad sahrul" w:date="2026-04-27T19:49:00Z">
            <w:rPr/>
          </w:rPrChange>
        </w:rPr>
        <w:t xml:space="preserve"> </w:t>
      </w:r>
      <w:r w:rsidRPr="40BFAF07">
        <w:rPr>
          <w:rFonts w:ascii="Times New Roman" w:cs="Times New Roman"/>
          <w:color w:val="000000"/>
          <w:sz w:val="24"/>
          <w:szCs w:val="24"/>
          <w:rPrChange w:id="4039" w:author="ahmad sahrul" w:date="2026-04-27T19:49:00Z">
            <w:rPr/>
          </w:rPrChange>
        </w:rPr>
        <w:t>melayani</w:t>
      </w:r>
      <w:r w:rsidRPr="25326792">
        <w:rPr>
          <w:rFonts w:ascii="Times New Roman" w:cs="Times New Roman"/>
          <w:color w:val="000000"/>
          <w:sz w:val="24"/>
          <w:szCs w:val="24"/>
          <w:rPrChange w:id="4040" w:author="ahmad sahrul" w:date="2026-04-27T19:49:00Z">
            <w:rPr/>
          </w:rPrChange>
        </w:rPr>
        <w:t xml:space="preserve"> 15 </w:t>
      </w:r>
      <w:r w:rsidRPr="869FA836">
        <w:rPr>
          <w:rFonts w:ascii="Times New Roman" w:cs="Times New Roman"/>
          <w:color w:val="000000"/>
          <w:sz w:val="24"/>
          <w:szCs w:val="24"/>
          <w:rPrChange w:id="4041" w:author="ahmad sahrul" w:date="2026-04-27T19:49:00Z">
            <w:rPr/>
          </w:rPrChange>
        </w:rPr>
        <w:t>pelanggan</w:t>
      </w:r>
      <w:r w:rsidRPr="2642943E">
        <w:rPr>
          <w:rFonts w:ascii="Times New Roman" w:cs="Times New Roman"/>
          <w:color w:val="000000"/>
          <w:sz w:val="24"/>
          <w:szCs w:val="24"/>
          <w:rPrChange w:id="4042" w:author="ahmad sahrul" w:date="2026-04-27T19:49:00Z">
            <w:rPr/>
          </w:rPrChange>
        </w:rPr>
        <w:t xml:space="preserve"> offline dan 40+ </w:t>
      </w:r>
      <w:r w:rsidRPr="7F140538">
        <w:rPr>
          <w:rFonts w:ascii="Times New Roman" w:cs="Times New Roman"/>
          <w:color w:val="000000"/>
          <w:sz w:val="24"/>
          <w:szCs w:val="24"/>
          <w:rPrChange w:id="4043" w:author="ahmad sahrul" w:date="2026-04-27T19:49:00Z">
            <w:rPr/>
          </w:rPrChange>
        </w:rPr>
        <w:t>transaksi</w:t>
      </w:r>
      <w:r w:rsidRPr="6077F402">
        <w:rPr>
          <w:rFonts w:ascii="Times New Roman" w:cs="Times New Roman"/>
          <w:color w:val="000000"/>
          <w:sz w:val="24"/>
          <w:szCs w:val="24"/>
          <w:rPrChange w:id="4044" w:author="ahmad sahrul" w:date="2026-04-27T19:49:00Z">
            <w:rPr/>
          </w:rPrChange>
        </w:rPr>
        <w:t xml:space="preserve"> online per </w:t>
      </w:r>
      <w:r w:rsidRPr="2C9645C2">
        <w:rPr>
          <w:rFonts w:ascii="Times New Roman" w:cs="Times New Roman"/>
          <w:color w:val="000000"/>
          <w:sz w:val="24"/>
          <w:szCs w:val="24"/>
          <w:rPrChange w:id="4045" w:author="ahmad sahrul" w:date="2026-04-27T19:49:00Z">
            <w:rPr/>
          </w:rPrChange>
        </w:rPr>
        <w:t>hari</w:t>
      </w:r>
      <w:r w:rsidRPr="E841AF98">
        <w:rPr>
          <w:rFonts w:ascii="Times New Roman" w:cs="Times New Roman"/>
          <w:color w:val="000000"/>
          <w:sz w:val="24"/>
          <w:szCs w:val="24"/>
          <w:rPrChange w:id="4046" w:author="ahmad sahrul" w:date="2026-04-27T19:49:00Z">
            <w:rPr/>
          </w:rPrChange>
        </w:rPr>
        <w:t>.</w:t>
      </w:r>
    </w:p>
    <w:p w14:paraId="410FC258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sz w:val="24"/>
          <w:szCs w:val="24"/>
          <w:rPrChange w:id="4047" w:author="ahmad sahrul" w:date="2026-04-27T19:49:00Z">
            <w:rPr/>
          </w:rPrChange>
        </w:rPr>
        <w:pPrChange w:id="4048" w:author="6781" w:date="2026-04-27T23:07:00Z">
          <w:pPr>
            <w:spacing w:before="80"/>
          </w:pPr>
        </w:pPrChange>
      </w:pPr>
      <w:r w:rsidRPr="C3A5F966">
        <w:rPr>
          <w:rFonts w:ascii="Times New Roman" w:cs="Times New Roman"/>
          <w:color w:val="000000"/>
          <w:sz w:val="24"/>
          <w:szCs w:val="24"/>
          <w:rPrChange w:id="4049" w:author="ahmad sahrul" w:date="2026-04-27T19:49:00Z">
            <w:rPr/>
          </w:rPrChange>
        </w:rPr>
        <w:t>Prioritas</w:t>
      </w:r>
      <w:r w:rsidRPr="B628D380">
        <w:rPr>
          <w:rFonts w:ascii="Times New Roman" w:cs="Times New Roman"/>
          <w:color w:val="000000"/>
          <w:sz w:val="24"/>
          <w:szCs w:val="24"/>
          <w:rPrChange w:id="4050" w:author="ahmad sahrul" w:date="2026-04-27T19:49:00Z">
            <w:rPr/>
          </w:rPrChange>
        </w:rPr>
        <w:t>: High</w:t>
      </w:r>
    </w:p>
    <w:p w14:paraId="149F7EA4" w14:textId="77777777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4051" w:author="ahmad sahrul" w:date="2026-04-27T19:50:00Z">
            <w:rPr/>
          </w:rPrChange>
        </w:rPr>
        <w:pPrChange w:id="4052" w:author="6781" w:date="2026-04-27T23:07:00Z">
          <w:pPr>
            <w:pStyle w:val="Heading3"/>
          </w:pPr>
        </w:pPrChange>
      </w:pPr>
      <w:bookmarkStart w:id="4053" w:name="_Toc228212151"/>
      <w:r w:rsidRPr="3446EB94">
        <w:rPr>
          <w:rFonts w:ascii="Times New Roman" w:cs="Times New Roman"/>
          <w:color w:val="000000"/>
          <w:rPrChange w:id="4054" w:author="ahmad sahrul" w:date="2026-04-27T19:41:00Z">
            <w:rPr/>
          </w:rPrChange>
        </w:rPr>
        <w:t>4.3.</w:t>
      </w:r>
      <w:r w:rsidRPr="BD131004">
        <w:rPr>
          <w:rFonts w:ascii="Times New Roman" w:cs="Times New Roman"/>
          <w:color w:val="000000"/>
          <w:rPrChange w:id="4055" w:author="ahmad sahrul" w:date="2026-04-27T19:50:00Z">
            <w:rPr/>
          </w:rPrChange>
        </w:rPr>
        <w:t>2 Stimulus/Response Sequences</w:t>
      </w:r>
      <w:bookmarkEnd w:id="4053"/>
    </w:p>
    <w:p w14:paraId="45CA16CB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4056" w:author="ahmad sahrul" w:date="2026-04-27T19:50:00Z">
            <w:rPr/>
          </w:rPrChange>
        </w:rPr>
        <w:pPrChange w:id="405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9E55D4D4">
        <w:rPr>
          <w:rFonts w:ascii="Times New Roman" w:cs="Times New Roman"/>
          <w:color w:val="000000"/>
          <w:sz w:val="24"/>
          <w:szCs w:val="24"/>
          <w:rPrChange w:id="4058" w:author="ahmad sahrul" w:date="2026-04-27T19:50:00Z">
            <w:rPr/>
          </w:rPrChange>
        </w:rPr>
        <w:t xml:space="preserve">Kasir </w:t>
      </w:r>
      <w:r w:rsidRPr="E69F991E">
        <w:rPr>
          <w:rFonts w:ascii="Times New Roman" w:cs="Times New Roman"/>
          <w:color w:val="000000"/>
          <w:sz w:val="24"/>
          <w:szCs w:val="24"/>
          <w:rPrChange w:id="4059" w:author="ahmad sahrul" w:date="2026-04-27T19:50:00Z">
            <w:rPr/>
          </w:rPrChange>
        </w:rPr>
        <w:t>membuka</w:t>
      </w:r>
      <w:r w:rsidRPr="043B23C1">
        <w:rPr>
          <w:rFonts w:ascii="Times New Roman" w:cs="Times New Roman"/>
          <w:color w:val="000000"/>
          <w:sz w:val="24"/>
          <w:szCs w:val="24"/>
          <w:rPrChange w:id="4060" w:author="ahmad sahrul" w:date="2026-04-27T19:50:00Z">
            <w:rPr/>
          </w:rPrChange>
        </w:rPr>
        <w:t xml:space="preserve"> </w:t>
      </w:r>
      <w:r w:rsidRPr="7B971E58">
        <w:rPr>
          <w:rFonts w:ascii="Times New Roman" w:cs="Times New Roman"/>
          <w:color w:val="000000"/>
          <w:sz w:val="24"/>
          <w:szCs w:val="24"/>
          <w:rPrChange w:id="4061" w:author="ahmad sahrul" w:date="2026-04-27T19:50:00Z">
            <w:rPr/>
          </w:rPrChange>
        </w:rPr>
        <w:t>halaman</w:t>
      </w:r>
      <w:r w:rsidRPr="0CB10A12">
        <w:rPr>
          <w:rFonts w:ascii="Times New Roman" w:cs="Times New Roman"/>
          <w:color w:val="000000"/>
          <w:sz w:val="24"/>
          <w:szCs w:val="24"/>
          <w:rPrChange w:id="4062" w:author="ahmad sahrul" w:date="2026-04-27T19:50:00Z">
            <w:rPr/>
          </w:rPrChange>
        </w:rPr>
        <w:t xml:space="preserve"> POS </w:t>
      </w:r>
      <w:r w:rsidRPr="0CB10A12">
        <w:rPr>
          <w:rFonts w:ascii="Times New Roman" w:cs="Times New Roman"/>
          <w:color w:val="000000"/>
          <w:sz w:val="24"/>
          <w:szCs w:val="24"/>
          <w:rPrChange w:id="4063" w:author="ahmad sahrul" w:date="2026-04-27T19:50:00Z">
            <w:rPr/>
          </w:rPrChange>
        </w:rPr>
        <w:t>→</w:t>
      </w:r>
      <w:r w:rsidRPr="0CB10A12">
        <w:rPr>
          <w:rFonts w:ascii="Times New Roman" w:cs="Times New Roman"/>
          <w:color w:val="000000"/>
          <w:sz w:val="24"/>
          <w:szCs w:val="24"/>
          <w:rPrChange w:id="4064" w:author="ahmad sahrul" w:date="2026-04-27T19:50:00Z">
            <w:rPr/>
          </w:rPrChange>
        </w:rPr>
        <w:t xml:space="preserve"> </w:t>
      </w:r>
      <w:r w:rsidRPr="F5D68B66">
        <w:rPr>
          <w:rFonts w:ascii="Times New Roman" w:cs="Times New Roman"/>
          <w:color w:val="000000"/>
          <w:sz w:val="24"/>
          <w:szCs w:val="24"/>
          <w:rPrChange w:id="4065" w:author="ahmad sahrul" w:date="2026-04-27T19:50:00Z">
            <w:rPr/>
          </w:rPrChange>
        </w:rPr>
        <w:t>sistem</w:t>
      </w:r>
      <w:r w:rsidRPr="B2C321F4">
        <w:rPr>
          <w:rFonts w:ascii="Times New Roman" w:cs="Times New Roman"/>
          <w:color w:val="000000"/>
          <w:sz w:val="24"/>
          <w:szCs w:val="24"/>
          <w:rPrChange w:id="4066" w:author="ahmad sahrul" w:date="2026-04-27T19:50:00Z">
            <w:rPr/>
          </w:rPrChange>
        </w:rPr>
        <w:t xml:space="preserve"> </w:t>
      </w:r>
      <w:r w:rsidRPr="C6D147B0">
        <w:rPr>
          <w:rFonts w:ascii="Times New Roman" w:cs="Times New Roman"/>
          <w:color w:val="000000"/>
          <w:sz w:val="24"/>
          <w:szCs w:val="24"/>
          <w:rPrChange w:id="4067" w:author="ahmad sahrul" w:date="2026-04-27T19:50:00Z">
            <w:rPr/>
          </w:rPrChange>
        </w:rPr>
        <w:t>menampilkan</w:t>
      </w:r>
      <w:r w:rsidRPr="C50B5B96">
        <w:rPr>
          <w:rFonts w:ascii="Times New Roman" w:cs="Times New Roman"/>
          <w:color w:val="000000"/>
          <w:sz w:val="24"/>
          <w:szCs w:val="24"/>
          <w:rPrChange w:id="4068" w:author="ahmad sahrul" w:date="2026-04-27T19:50:00Z">
            <w:rPr/>
          </w:rPrChange>
        </w:rPr>
        <w:t xml:space="preserve"> grid </w:t>
      </w:r>
      <w:r w:rsidRPr="E9EA12B0">
        <w:rPr>
          <w:rFonts w:ascii="Times New Roman" w:cs="Times New Roman"/>
          <w:color w:val="000000"/>
          <w:sz w:val="24"/>
          <w:szCs w:val="24"/>
          <w:rPrChange w:id="4069" w:author="ahmad sahrul" w:date="2026-04-27T19:50:00Z">
            <w:rPr/>
          </w:rPrChange>
        </w:rPr>
        <w:t>produk</w:t>
      </w:r>
      <w:r w:rsidRPr="BF8A84BD">
        <w:rPr>
          <w:rFonts w:ascii="Times New Roman" w:cs="Times New Roman"/>
          <w:color w:val="000000"/>
          <w:sz w:val="24"/>
          <w:szCs w:val="24"/>
          <w:rPrChange w:id="4070" w:author="ahmad sahrul" w:date="2026-04-27T19:50:00Z">
            <w:rPr/>
          </w:rPrChange>
        </w:rPr>
        <w:t xml:space="preserve"> dan </w:t>
      </w:r>
      <w:r w:rsidRPr="504ADF89">
        <w:rPr>
          <w:rFonts w:ascii="Times New Roman" w:cs="Times New Roman"/>
          <w:color w:val="000000"/>
          <w:sz w:val="24"/>
          <w:szCs w:val="24"/>
          <w:rPrChange w:id="4071" w:author="ahmad sahrul" w:date="2026-04-27T19:50:00Z">
            <w:rPr/>
          </w:rPrChange>
        </w:rPr>
        <w:t>keranjang</w:t>
      </w:r>
      <w:r w:rsidRPr="3E9FA891">
        <w:rPr>
          <w:rFonts w:ascii="Times New Roman" w:cs="Times New Roman"/>
          <w:color w:val="000000"/>
          <w:sz w:val="24"/>
          <w:szCs w:val="24"/>
          <w:rPrChange w:id="4072" w:author="ahmad sahrul" w:date="2026-04-27T19:50:00Z">
            <w:rPr/>
          </w:rPrChange>
        </w:rPr>
        <w:t xml:space="preserve"> </w:t>
      </w:r>
      <w:r w:rsidRPr="F7ADF6E9">
        <w:rPr>
          <w:rFonts w:ascii="Times New Roman" w:cs="Times New Roman"/>
          <w:color w:val="000000"/>
          <w:sz w:val="24"/>
          <w:szCs w:val="24"/>
          <w:rPrChange w:id="4073" w:author="ahmad sahrul" w:date="2026-04-27T19:50:00Z">
            <w:rPr/>
          </w:rPrChange>
        </w:rPr>
        <w:t>belanja</w:t>
      </w:r>
      <w:r w:rsidRPr="9D7858CB">
        <w:rPr>
          <w:rFonts w:ascii="Times New Roman" w:cs="Times New Roman"/>
          <w:color w:val="000000"/>
          <w:sz w:val="24"/>
          <w:szCs w:val="24"/>
          <w:rPrChange w:id="4074" w:author="ahmad sahrul" w:date="2026-04-27T19:50:00Z">
            <w:rPr/>
          </w:rPrChange>
        </w:rPr>
        <w:t xml:space="preserve"> </w:t>
      </w:r>
      <w:r w:rsidRPr="68BB9D33">
        <w:rPr>
          <w:rFonts w:ascii="Times New Roman" w:cs="Times New Roman"/>
          <w:color w:val="000000"/>
          <w:sz w:val="24"/>
          <w:szCs w:val="24"/>
          <w:rPrChange w:id="4075" w:author="ahmad sahrul" w:date="2026-04-27T19:50:00Z">
            <w:rPr/>
          </w:rPrChange>
        </w:rPr>
        <w:t>kosong</w:t>
      </w:r>
      <w:r w:rsidRPr="DA9679A9">
        <w:rPr>
          <w:rFonts w:ascii="Times New Roman" w:cs="Times New Roman"/>
          <w:color w:val="000000"/>
          <w:sz w:val="24"/>
          <w:szCs w:val="24"/>
          <w:rPrChange w:id="4076" w:author="ahmad sahrul" w:date="2026-04-27T19:50:00Z">
            <w:rPr/>
          </w:rPrChange>
        </w:rPr>
        <w:t>.</w:t>
      </w:r>
    </w:p>
    <w:p w14:paraId="74D952F1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4077" w:author="ahmad sahrul" w:date="2026-04-27T19:50:00Z">
            <w:rPr/>
          </w:rPrChange>
        </w:rPr>
        <w:pPrChange w:id="407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940755A">
        <w:rPr>
          <w:rFonts w:ascii="Times New Roman" w:cs="Times New Roman"/>
          <w:color w:val="000000"/>
          <w:sz w:val="24"/>
          <w:szCs w:val="24"/>
          <w:rPrChange w:id="4079" w:author="ahmad sahrul" w:date="2026-04-27T19:50:00Z">
            <w:rPr/>
          </w:rPrChange>
        </w:rPr>
        <w:t xml:space="preserve">Kasir </w:t>
      </w:r>
      <w:r w:rsidRPr="C1CC3FB5">
        <w:rPr>
          <w:rFonts w:ascii="Times New Roman" w:cs="Times New Roman"/>
          <w:color w:val="000000"/>
          <w:sz w:val="24"/>
          <w:szCs w:val="24"/>
          <w:rPrChange w:id="4080" w:author="ahmad sahrul" w:date="2026-04-27T19:50:00Z">
            <w:rPr/>
          </w:rPrChange>
        </w:rPr>
        <w:t>memilih</w:t>
      </w:r>
      <w:r w:rsidRPr="2B15BEC1">
        <w:rPr>
          <w:rFonts w:ascii="Times New Roman" w:cs="Times New Roman"/>
          <w:color w:val="000000"/>
          <w:sz w:val="24"/>
          <w:szCs w:val="24"/>
          <w:rPrChange w:id="4081" w:author="ahmad sahrul" w:date="2026-04-27T19:50:00Z">
            <w:rPr/>
          </w:rPrChange>
        </w:rPr>
        <w:t xml:space="preserve"> </w:t>
      </w:r>
      <w:r w:rsidRPr="219B558C">
        <w:rPr>
          <w:rFonts w:ascii="Times New Roman" w:cs="Times New Roman"/>
          <w:color w:val="000000"/>
          <w:sz w:val="24"/>
          <w:szCs w:val="24"/>
          <w:rPrChange w:id="4082" w:author="ahmad sahrul" w:date="2026-04-27T19:50:00Z">
            <w:rPr/>
          </w:rPrChange>
        </w:rPr>
        <w:t>produk</w:t>
      </w:r>
      <w:r w:rsidRPr="803C0A9C">
        <w:rPr>
          <w:rFonts w:ascii="Times New Roman" w:cs="Times New Roman"/>
          <w:color w:val="000000"/>
          <w:sz w:val="24"/>
          <w:szCs w:val="24"/>
          <w:rPrChange w:id="4083" w:author="ahmad sahrul" w:date="2026-04-27T19:50:00Z">
            <w:rPr/>
          </w:rPrChange>
        </w:rPr>
        <w:t xml:space="preserve"> dan </w:t>
      </w:r>
      <w:r w:rsidRPr="15F63AC5">
        <w:rPr>
          <w:rFonts w:ascii="Times New Roman" w:cs="Times New Roman"/>
          <w:color w:val="000000"/>
          <w:sz w:val="24"/>
          <w:szCs w:val="24"/>
          <w:rPrChange w:id="4084" w:author="ahmad sahrul" w:date="2026-04-27T19:50:00Z">
            <w:rPr/>
          </w:rPrChange>
        </w:rPr>
        <w:t>mengatur</w:t>
      </w:r>
      <w:r w:rsidRPr="F2CE92C1">
        <w:rPr>
          <w:rFonts w:ascii="Times New Roman" w:cs="Times New Roman"/>
          <w:color w:val="000000"/>
          <w:sz w:val="24"/>
          <w:szCs w:val="24"/>
          <w:rPrChange w:id="4085" w:author="ahmad sahrul" w:date="2026-04-27T19:50:00Z">
            <w:rPr/>
          </w:rPrChange>
        </w:rPr>
        <w:t xml:space="preserve"> </w:t>
      </w:r>
      <w:r w:rsidRPr="5E061B1F">
        <w:rPr>
          <w:rFonts w:ascii="Times New Roman" w:cs="Times New Roman"/>
          <w:color w:val="000000"/>
          <w:sz w:val="24"/>
          <w:szCs w:val="24"/>
          <w:rPrChange w:id="4086" w:author="ahmad sahrul" w:date="2026-04-27T19:50:00Z">
            <w:rPr/>
          </w:rPrChange>
        </w:rPr>
        <w:t>jumlah</w:t>
      </w:r>
      <w:r w:rsidRPr="8B75135C">
        <w:rPr>
          <w:rFonts w:ascii="Times New Roman" w:cs="Times New Roman"/>
          <w:color w:val="000000"/>
          <w:sz w:val="24"/>
          <w:szCs w:val="24"/>
          <w:rPrChange w:id="4087" w:author="ahmad sahrul" w:date="2026-04-27T19:50:00Z">
            <w:rPr/>
          </w:rPrChange>
        </w:rPr>
        <w:t xml:space="preserve"> </w:t>
      </w:r>
      <w:r w:rsidRPr="8B75135C">
        <w:rPr>
          <w:rFonts w:ascii="Times New Roman" w:cs="Times New Roman"/>
          <w:color w:val="000000"/>
          <w:sz w:val="24"/>
          <w:szCs w:val="24"/>
          <w:rPrChange w:id="4088" w:author="ahmad sahrul" w:date="2026-04-27T19:50:00Z">
            <w:rPr/>
          </w:rPrChange>
        </w:rPr>
        <w:t>→</w:t>
      </w:r>
      <w:r w:rsidRPr="8B75135C">
        <w:rPr>
          <w:rFonts w:ascii="Times New Roman" w:cs="Times New Roman"/>
          <w:color w:val="000000"/>
          <w:sz w:val="24"/>
          <w:szCs w:val="24"/>
          <w:rPrChange w:id="4089" w:author="ahmad sahrul" w:date="2026-04-27T19:50:00Z">
            <w:rPr/>
          </w:rPrChange>
        </w:rPr>
        <w:t xml:space="preserve"> </w:t>
      </w:r>
      <w:r w:rsidRPr="77804D64">
        <w:rPr>
          <w:rFonts w:ascii="Times New Roman" w:cs="Times New Roman"/>
          <w:color w:val="000000"/>
          <w:sz w:val="24"/>
          <w:szCs w:val="24"/>
          <w:rPrChange w:id="4090" w:author="ahmad sahrul" w:date="2026-04-27T19:50:00Z">
            <w:rPr/>
          </w:rPrChange>
        </w:rPr>
        <w:t>sistem</w:t>
      </w:r>
      <w:r w:rsidRPr="A247A518">
        <w:rPr>
          <w:rFonts w:ascii="Times New Roman" w:cs="Times New Roman"/>
          <w:color w:val="000000"/>
          <w:sz w:val="24"/>
          <w:szCs w:val="24"/>
          <w:rPrChange w:id="4091" w:author="ahmad sahrul" w:date="2026-04-27T19:50:00Z">
            <w:rPr/>
          </w:rPrChange>
        </w:rPr>
        <w:t xml:space="preserve"> </w:t>
      </w:r>
      <w:r w:rsidRPr="3E67C341">
        <w:rPr>
          <w:rFonts w:ascii="Times New Roman" w:cs="Times New Roman"/>
          <w:color w:val="000000"/>
          <w:sz w:val="24"/>
          <w:szCs w:val="24"/>
          <w:rPrChange w:id="4092" w:author="ahmad sahrul" w:date="2026-04-27T19:50:00Z">
            <w:rPr/>
          </w:rPrChange>
        </w:rPr>
        <w:t>menghitung</w:t>
      </w:r>
      <w:r w:rsidRPr="2854C8D5">
        <w:rPr>
          <w:rFonts w:ascii="Times New Roman" w:cs="Times New Roman"/>
          <w:color w:val="000000"/>
          <w:sz w:val="24"/>
          <w:szCs w:val="24"/>
          <w:rPrChange w:id="4093" w:author="ahmad sahrul" w:date="2026-04-27T19:50:00Z">
            <w:rPr/>
          </w:rPrChange>
        </w:rPr>
        <w:t xml:space="preserve"> subtotal </w:t>
      </w:r>
      <w:r w:rsidRPr="265E4020">
        <w:rPr>
          <w:rFonts w:ascii="Times New Roman" w:cs="Times New Roman"/>
          <w:color w:val="000000"/>
          <w:sz w:val="24"/>
          <w:szCs w:val="24"/>
          <w:rPrChange w:id="4094" w:author="ahmad sahrul" w:date="2026-04-27T19:50:00Z">
            <w:rPr/>
          </w:rPrChange>
        </w:rPr>
        <w:t>secara</w:t>
      </w:r>
      <w:r w:rsidRPr="CA7D4832">
        <w:rPr>
          <w:rFonts w:ascii="Times New Roman" w:cs="Times New Roman"/>
          <w:color w:val="000000"/>
          <w:sz w:val="24"/>
          <w:szCs w:val="24"/>
          <w:rPrChange w:id="4095" w:author="ahmad sahrul" w:date="2026-04-27T19:50:00Z">
            <w:rPr/>
          </w:rPrChange>
        </w:rPr>
        <w:t xml:space="preserve"> real-time.</w:t>
      </w:r>
    </w:p>
    <w:p w14:paraId="504FE8A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4096" w:author="ahmad sahrul" w:date="2026-04-27T19:50:00Z">
            <w:rPr/>
          </w:rPrChange>
        </w:rPr>
        <w:pPrChange w:id="409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CEAF394A">
        <w:rPr>
          <w:rFonts w:ascii="Times New Roman" w:cs="Times New Roman"/>
          <w:color w:val="000000"/>
          <w:sz w:val="24"/>
          <w:szCs w:val="24"/>
          <w:rPrChange w:id="4098" w:author="ahmad sahrul" w:date="2026-04-27T19:50:00Z">
            <w:rPr/>
          </w:rPrChange>
        </w:rPr>
        <w:t xml:space="preserve">Kasir </w:t>
      </w:r>
      <w:r w:rsidRPr="E18C0C8A">
        <w:rPr>
          <w:rFonts w:ascii="Times New Roman" w:cs="Times New Roman"/>
          <w:color w:val="000000"/>
          <w:sz w:val="24"/>
          <w:szCs w:val="24"/>
          <w:rPrChange w:id="4099" w:author="ahmad sahrul" w:date="2026-04-27T19:50:00Z">
            <w:rPr/>
          </w:rPrChange>
        </w:rPr>
        <w:t>memasukkan</w:t>
      </w:r>
      <w:r w:rsidRPr="2A6BD65B">
        <w:rPr>
          <w:rFonts w:ascii="Times New Roman" w:cs="Times New Roman"/>
          <w:color w:val="000000"/>
          <w:sz w:val="24"/>
          <w:szCs w:val="24"/>
          <w:rPrChange w:id="4100" w:author="ahmad sahrul" w:date="2026-04-27T19:50:00Z">
            <w:rPr/>
          </w:rPrChange>
        </w:rPr>
        <w:t xml:space="preserve"> </w:t>
      </w:r>
      <w:r w:rsidRPr="91CC685B">
        <w:rPr>
          <w:rFonts w:ascii="Times New Roman" w:cs="Times New Roman"/>
          <w:color w:val="000000"/>
          <w:sz w:val="24"/>
          <w:szCs w:val="24"/>
          <w:rPrChange w:id="4101" w:author="ahmad sahrul" w:date="2026-04-27T19:50:00Z">
            <w:rPr/>
          </w:rPrChange>
        </w:rPr>
        <w:t>jumlah</w:t>
      </w:r>
      <w:r w:rsidRPr="7ABA6CF9">
        <w:rPr>
          <w:rFonts w:ascii="Times New Roman" w:cs="Times New Roman"/>
          <w:color w:val="000000"/>
          <w:sz w:val="24"/>
          <w:szCs w:val="24"/>
          <w:rPrChange w:id="4102" w:author="ahmad sahrul" w:date="2026-04-27T19:50:00Z">
            <w:rPr/>
          </w:rPrChange>
        </w:rPr>
        <w:t xml:space="preserve"> uang </w:t>
      </w:r>
      <w:r w:rsidRPr="0D1B4A5F">
        <w:rPr>
          <w:rFonts w:ascii="Times New Roman" w:cs="Times New Roman"/>
          <w:color w:val="000000"/>
          <w:sz w:val="24"/>
          <w:szCs w:val="24"/>
          <w:rPrChange w:id="4103" w:author="ahmad sahrul" w:date="2026-04-27T19:50:00Z">
            <w:rPr/>
          </w:rPrChange>
        </w:rPr>
        <w:t>diterima</w:t>
      </w:r>
      <w:r w:rsidRPr="4DDC7886">
        <w:rPr>
          <w:rFonts w:ascii="Times New Roman" w:cs="Times New Roman"/>
          <w:color w:val="000000"/>
          <w:sz w:val="24"/>
          <w:szCs w:val="24"/>
          <w:rPrChange w:id="4104" w:author="ahmad sahrul" w:date="2026-04-27T19:50:00Z">
            <w:rPr/>
          </w:rPrChange>
        </w:rPr>
        <w:t xml:space="preserve"> </w:t>
      </w:r>
      <w:r w:rsidRPr="4DDC7886">
        <w:rPr>
          <w:rFonts w:ascii="Times New Roman" w:cs="Times New Roman"/>
          <w:color w:val="000000"/>
          <w:sz w:val="24"/>
          <w:szCs w:val="24"/>
          <w:rPrChange w:id="4105" w:author="ahmad sahrul" w:date="2026-04-27T19:50:00Z">
            <w:rPr/>
          </w:rPrChange>
        </w:rPr>
        <w:t>→</w:t>
      </w:r>
      <w:r w:rsidRPr="4DDC7886">
        <w:rPr>
          <w:rFonts w:ascii="Times New Roman" w:cs="Times New Roman"/>
          <w:color w:val="000000"/>
          <w:sz w:val="24"/>
          <w:szCs w:val="24"/>
          <w:rPrChange w:id="4106" w:author="ahmad sahrul" w:date="2026-04-27T19:50:00Z">
            <w:rPr/>
          </w:rPrChange>
        </w:rPr>
        <w:t xml:space="preserve"> </w:t>
      </w:r>
      <w:r w:rsidRPr="12C50C53">
        <w:rPr>
          <w:rFonts w:ascii="Times New Roman" w:cs="Times New Roman"/>
          <w:color w:val="000000"/>
          <w:sz w:val="24"/>
          <w:szCs w:val="24"/>
          <w:rPrChange w:id="4107" w:author="ahmad sahrul" w:date="2026-04-27T19:50:00Z">
            <w:rPr/>
          </w:rPrChange>
        </w:rPr>
        <w:t>sistem</w:t>
      </w:r>
      <w:r w:rsidRPr="86B84955">
        <w:rPr>
          <w:rFonts w:ascii="Times New Roman" w:cs="Times New Roman"/>
          <w:color w:val="000000"/>
          <w:sz w:val="24"/>
          <w:szCs w:val="24"/>
          <w:rPrChange w:id="4108" w:author="ahmad sahrul" w:date="2026-04-27T19:50:00Z">
            <w:rPr/>
          </w:rPrChange>
        </w:rPr>
        <w:t xml:space="preserve"> </w:t>
      </w:r>
      <w:r w:rsidRPr="737A12A7">
        <w:rPr>
          <w:rFonts w:ascii="Times New Roman" w:cs="Times New Roman"/>
          <w:color w:val="000000"/>
          <w:sz w:val="24"/>
          <w:szCs w:val="24"/>
          <w:rPrChange w:id="4109" w:author="ahmad sahrul" w:date="2026-04-27T19:50:00Z">
            <w:rPr/>
          </w:rPrChange>
        </w:rPr>
        <w:t>menghitung</w:t>
      </w:r>
      <w:r w:rsidRPr="78A2952E">
        <w:rPr>
          <w:rFonts w:ascii="Times New Roman" w:cs="Times New Roman"/>
          <w:color w:val="000000"/>
          <w:sz w:val="24"/>
          <w:szCs w:val="24"/>
          <w:rPrChange w:id="4110" w:author="ahmad sahrul" w:date="2026-04-27T19:50:00Z">
            <w:rPr/>
          </w:rPrChange>
        </w:rPr>
        <w:t xml:space="preserve"> </w:t>
      </w:r>
      <w:r w:rsidRPr="4281AFC0">
        <w:rPr>
          <w:rFonts w:ascii="Times New Roman" w:cs="Times New Roman"/>
          <w:color w:val="000000"/>
          <w:sz w:val="24"/>
          <w:szCs w:val="24"/>
          <w:rPrChange w:id="4111" w:author="ahmad sahrul" w:date="2026-04-27T19:50:00Z">
            <w:rPr/>
          </w:rPrChange>
        </w:rPr>
        <w:t>kembalian</w:t>
      </w:r>
      <w:r w:rsidRPr="B04BA311">
        <w:rPr>
          <w:rFonts w:ascii="Times New Roman" w:cs="Times New Roman"/>
          <w:color w:val="000000"/>
          <w:sz w:val="24"/>
          <w:szCs w:val="24"/>
          <w:rPrChange w:id="4112" w:author="ahmad sahrul" w:date="2026-04-27T19:50:00Z">
            <w:rPr/>
          </w:rPrChange>
        </w:rPr>
        <w:t>.</w:t>
      </w:r>
    </w:p>
    <w:p w14:paraId="249D274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4113" w:author="ahmad sahrul" w:date="2026-04-27T19:50:00Z">
            <w:rPr/>
          </w:rPrChange>
        </w:rPr>
        <w:pPrChange w:id="411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9188D80B">
        <w:rPr>
          <w:rFonts w:ascii="Times New Roman" w:cs="Times New Roman"/>
          <w:color w:val="000000"/>
          <w:sz w:val="24"/>
          <w:szCs w:val="24"/>
          <w:rPrChange w:id="4115" w:author="ahmad sahrul" w:date="2026-04-27T19:50:00Z">
            <w:rPr/>
          </w:rPrChange>
        </w:rPr>
        <w:t xml:space="preserve">Kasir </w:t>
      </w:r>
      <w:r w:rsidRPr="17C2A639">
        <w:rPr>
          <w:rFonts w:ascii="Times New Roman" w:cs="Times New Roman"/>
          <w:color w:val="000000"/>
          <w:sz w:val="24"/>
          <w:szCs w:val="24"/>
          <w:rPrChange w:id="4116" w:author="ahmad sahrul" w:date="2026-04-27T19:50:00Z">
            <w:rPr/>
          </w:rPrChange>
        </w:rPr>
        <w:t>menekan</w:t>
      </w:r>
      <w:r w:rsidRPr="2A307A75">
        <w:rPr>
          <w:rFonts w:ascii="Times New Roman" w:cs="Times New Roman"/>
          <w:color w:val="000000"/>
          <w:sz w:val="24"/>
          <w:szCs w:val="24"/>
          <w:rPrChange w:id="4117" w:author="ahmad sahrul" w:date="2026-04-27T19:50:00Z">
            <w:rPr/>
          </w:rPrChange>
        </w:rPr>
        <w:t xml:space="preserve"> 'Bayar' </w:t>
      </w:r>
      <w:r w:rsidRPr="2A307A75">
        <w:rPr>
          <w:rFonts w:ascii="Times New Roman" w:cs="Times New Roman"/>
          <w:color w:val="000000"/>
          <w:sz w:val="24"/>
          <w:szCs w:val="24"/>
          <w:rPrChange w:id="4118" w:author="ahmad sahrul" w:date="2026-04-27T19:50:00Z">
            <w:rPr/>
          </w:rPrChange>
        </w:rPr>
        <w:t>→</w:t>
      </w:r>
      <w:r w:rsidRPr="2A307A75">
        <w:rPr>
          <w:rFonts w:ascii="Times New Roman" w:cs="Times New Roman"/>
          <w:color w:val="000000"/>
          <w:sz w:val="24"/>
          <w:szCs w:val="24"/>
          <w:rPrChange w:id="4119" w:author="ahmad sahrul" w:date="2026-04-27T19:50:00Z">
            <w:rPr/>
          </w:rPrChange>
        </w:rPr>
        <w:t xml:space="preserve"> </w:t>
      </w:r>
      <w:r w:rsidRPr="2E5EB072">
        <w:rPr>
          <w:rFonts w:ascii="Times New Roman" w:cs="Times New Roman"/>
          <w:color w:val="000000"/>
          <w:sz w:val="24"/>
          <w:szCs w:val="24"/>
          <w:rPrChange w:id="4120" w:author="ahmad sahrul" w:date="2026-04-27T19:50:00Z">
            <w:rPr/>
          </w:rPrChange>
        </w:rPr>
        <w:t>sistem</w:t>
      </w:r>
      <w:r w:rsidRPr="FEECCA2A">
        <w:rPr>
          <w:rFonts w:ascii="Times New Roman" w:cs="Times New Roman"/>
          <w:color w:val="000000"/>
          <w:sz w:val="24"/>
          <w:szCs w:val="24"/>
          <w:rPrChange w:id="4121" w:author="ahmad sahrul" w:date="2026-04-27T19:50:00Z">
            <w:rPr/>
          </w:rPrChange>
        </w:rPr>
        <w:t xml:space="preserve"> </w:t>
      </w:r>
      <w:r w:rsidRPr="EC6F8F2D">
        <w:rPr>
          <w:rFonts w:ascii="Times New Roman" w:cs="Times New Roman"/>
          <w:color w:val="000000"/>
          <w:sz w:val="24"/>
          <w:szCs w:val="24"/>
          <w:rPrChange w:id="4122" w:author="ahmad sahrul" w:date="2026-04-27T19:50:00Z">
            <w:rPr/>
          </w:rPrChange>
        </w:rPr>
        <w:t>menyimpan</w:t>
      </w:r>
      <w:r w:rsidRPr="2271C58F">
        <w:rPr>
          <w:rFonts w:ascii="Times New Roman" w:cs="Times New Roman"/>
          <w:color w:val="000000"/>
          <w:sz w:val="24"/>
          <w:szCs w:val="24"/>
          <w:rPrChange w:id="4123" w:author="ahmad sahrul" w:date="2026-04-27T19:50:00Z">
            <w:rPr/>
          </w:rPrChange>
        </w:rPr>
        <w:t xml:space="preserve"> </w:t>
      </w:r>
      <w:r w:rsidRPr="973EB913">
        <w:rPr>
          <w:rFonts w:ascii="Times New Roman" w:cs="Times New Roman"/>
          <w:color w:val="000000"/>
          <w:sz w:val="24"/>
          <w:szCs w:val="24"/>
          <w:rPrChange w:id="4124" w:author="ahmad sahrul" w:date="2026-04-27T19:50:00Z">
            <w:rPr/>
          </w:rPrChange>
        </w:rPr>
        <w:t>transaksi</w:t>
      </w:r>
      <w:r w:rsidRPr="0ED56A7A">
        <w:rPr>
          <w:rFonts w:ascii="Times New Roman" w:cs="Times New Roman"/>
          <w:color w:val="000000"/>
          <w:sz w:val="24"/>
          <w:szCs w:val="24"/>
          <w:rPrChange w:id="4125" w:author="ahmad sahrul" w:date="2026-04-27T19:50:00Z">
            <w:rPr/>
          </w:rPrChange>
        </w:rPr>
        <w:t xml:space="preserve">, </w:t>
      </w:r>
      <w:r w:rsidRPr="73E56FEC">
        <w:rPr>
          <w:rFonts w:ascii="Times New Roman" w:cs="Times New Roman"/>
          <w:color w:val="000000"/>
          <w:sz w:val="24"/>
          <w:szCs w:val="24"/>
          <w:rPrChange w:id="4126" w:author="ahmad sahrul" w:date="2026-04-27T19:50:00Z">
            <w:rPr/>
          </w:rPrChange>
        </w:rPr>
        <w:t>mengurangi</w:t>
      </w:r>
      <w:r w:rsidRPr="45D166EB">
        <w:rPr>
          <w:rFonts w:ascii="Times New Roman" w:cs="Times New Roman"/>
          <w:color w:val="000000"/>
          <w:sz w:val="24"/>
          <w:szCs w:val="24"/>
          <w:rPrChange w:id="4127" w:author="ahmad sahrul" w:date="2026-04-27T19:50:00Z">
            <w:rPr/>
          </w:rPrChange>
        </w:rPr>
        <w:t xml:space="preserve"> </w:t>
      </w:r>
      <w:r w:rsidRPr="3D87EBC4">
        <w:rPr>
          <w:rFonts w:ascii="Times New Roman" w:cs="Times New Roman"/>
          <w:color w:val="000000"/>
          <w:sz w:val="24"/>
          <w:szCs w:val="24"/>
          <w:rPrChange w:id="4128" w:author="ahmad sahrul" w:date="2026-04-27T19:50:00Z">
            <w:rPr/>
          </w:rPrChange>
        </w:rPr>
        <w:t>stok</w:t>
      </w:r>
      <w:r w:rsidRPr="5827C5D1">
        <w:rPr>
          <w:rFonts w:ascii="Times New Roman" w:cs="Times New Roman"/>
          <w:color w:val="000000"/>
          <w:sz w:val="24"/>
          <w:szCs w:val="24"/>
          <w:rPrChange w:id="4129" w:author="ahmad sahrul" w:date="2026-04-27T19:50:00Z">
            <w:rPr/>
          </w:rPrChange>
        </w:rPr>
        <w:t xml:space="preserve"> offline, dan </w:t>
      </w:r>
      <w:r w:rsidRPr="95E58595">
        <w:rPr>
          <w:rFonts w:ascii="Times New Roman" w:cs="Times New Roman"/>
          <w:color w:val="000000"/>
          <w:sz w:val="24"/>
          <w:szCs w:val="24"/>
          <w:rPrChange w:id="4130" w:author="ahmad sahrul" w:date="2026-04-27T19:50:00Z">
            <w:rPr/>
          </w:rPrChange>
        </w:rPr>
        <w:t>menampilkan</w:t>
      </w:r>
      <w:r w:rsidRPr="41197F22">
        <w:rPr>
          <w:rFonts w:ascii="Times New Roman" w:cs="Times New Roman"/>
          <w:color w:val="000000"/>
          <w:sz w:val="24"/>
          <w:szCs w:val="24"/>
          <w:rPrChange w:id="4131" w:author="ahmad sahrul" w:date="2026-04-27T19:50:00Z">
            <w:rPr/>
          </w:rPrChange>
        </w:rPr>
        <w:t xml:space="preserve"> </w:t>
      </w:r>
      <w:r w:rsidRPr="9C210B30">
        <w:rPr>
          <w:rFonts w:ascii="Times New Roman" w:cs="Times New Roman"/>
          <w:color w:val="000000"/>
          <w:sz w:val="24"/>
          <w:szCs w:val="24"/>
          <w:rPrChange w:id="4132" w:author="ahmad sahrul" w:date="2026-04-27T19:50:00Z">
            <w:rPr/>
          </w:rPrChange>
        </w:rPr>
        <w:t>struk</w:t>
      </w:r>
      <w:r w:rsidRPr="F3F497D3">
        <w:rPr>
          <w:rFonts w:ascii="Times New Roman" w:cs="Times New Roman"/>
          <w:color w:val="000000"/>
          <w:sz w:val="24"/>
          <w:szCs w:val="24"/>
          <w:rPrChange w:id="4133" w:author="ahmad sahrul" w:date="2026-04-27T19:50:00Z">
            <w:rPr/>
          </w:rPrChange>
        </w:rPr>
        <w:t xml:space="preserve"> digital.</w:t>
      </w:r>
    </w:p>
    <w:p w14:paraId="3BF9D6F8" w14:textId="77777777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4134" w:author="ahmad sahrul" w:date="2026-04-27T19:41:00Z">
            <w:rPr/>
          </w:rPrChange>
        </w:rPr>
        <w:pPrChange w:id="4135" w:author="6781" w:date="2026-04-27T23:07:00Z">
          <w:pPr>
            <w:pStyle w:val="Heading3"/>
          </w:pPr>
        </w:pPrChange>
      </w:pPr>
      <w:bookmarkStart w:id="4136" w:name="_Toc228212152"/>
      <w:r w:rsidRPr="B7CAE577">
        <w:rPr>
          <w:rFonts w:ascii="Times New Roman" w:cs="Times New Roman"/>
          <w:color w:val="000000"/>
          <w:rPrChange w:id="4137" w:author="ahmad sahrul" w:date="2026-04-27T19:41:00Z">
            <w:rPr/>
          </w:rPrChange>
        </w:rPr>
        <w:t>4.3.3 Functional Requirements</w:t>
      </w:r>
      <w:bookmarkEnd w:id="4136"/>
    </w:p>
    <w:p w14:paraId="7AB8B6B1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4138" w:author="ahmad sahrul" w:date="2026-04-27T19:32:00Z">
            <w:rPr/>
          </w:rPrChange>
        </w:rPr>
        <w:pPrChange w:id="4139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14:paraId="3091BED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92E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40" w:author="ahmad sahrul" w:date="2026-04-27T19:32:00Z">
                  <w:rPr/>
                </w:rPrChange>
              </w:rPr>
              <w:pPrChange w:id="4141" w:author="6781" w:date="2026-04-27T23:07:00Z">
                <w:pPr/>
              </w:pPrChange>
            </w:pPr>
            <w:r w:rsidRPr="5A226E98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4142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ID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38E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43" w:author="ahmad sahrul" w:date="2026-04-27T19:32:00Z">
                  <w:rPr/>
                </w:rPrChange>
              </w:rPr>
              <w:pPrChange w:id="4144" w:author="6781" w:date="2026-04-27T23:07:00Z">
                <w:pPr/>
              </w:pPrChange>
            </w:pPr>
            <w:r w:rsidRPr="CFD14328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4145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Requirement</w:t>
            </w:r>
          </w:p>
        </w:tc>
      </w:tr>
      <w:tr w:rsidR="00BF190D" w14:paraId="5C72916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9A7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46" w:author="ahmad sahrul" w:date="2026-04-27T19:32:00Z">
                  <w:rPr/>
                </w:rPrChange>
              </w:rPr>
              <w:pPrChange w:id="4147" w:author="6781" w:date="2026-04-27T23:07:00Z">
                <w:pPr/>
              </w:pPrChange>
            </w:pPr>
            <w:r w:rsidRPr="A3D588F4">
              <w:rPr>
                <w:rFonts w:ascii="Times New Roman" w:cs="Times New Roman"/>
                <w:b/>
                <w:bCs/>
                <w:sz w:val="20"/>
                <w:szCs w:val="20"/>
                <w:rPrChange w:id="414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REQ-POS-01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CF4D" w14:textId="475B91A3" w:rsidR="00BF190D" w:rsidRPr="00BF190D" w:rsidRDefault="00000000">
            <w:pPr>
              <w:jc w:val="both"/>
              <w:rPr>
                <w:rFonts w:ascii="Times New Roman" w:cs="Times New Roman"/>
                <w:rPrChange w:id="4149" w:author="ahmad sahrul" w:date="2026-04-27T19:32:00Z">
                  <w:rPr/>
                </w:rPrChange>
              </w:rPr>
              <w:pPrChange w:id="4150" w:author="6781" w:date="2026-04-27T23:07:00Z">
                <w:pPr/>
              </w:pPrChange>
            </w:pPr>
            <w:r w:rsidRPr="2EAC9273">
              <w:rPr>
                <w:rFonts w:ascii="Times New Roman" w:cs="Times New Roman"/>
                <w:sz w:val="20"/>
                <w:szCs w:val="20"/>
                <w:rPrChange w:id="4151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6E953025">
              <w:rPr>
                <w:rFonts w:ascii="Times New Roman" w:cs="Times New Roman"/>
                <w:sz w:val="20"/>
                <w:szCs w:val="20"/>
                <w:rPrChange w:id="415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B85C306">
              <w:rPr>
                <w:rFonts w:ascii="Times New Roman" w:cs="Times New Roman"/>
                <w:sz w:val="20"/>
                <w:szCs w:val="20"/>
                <w:rPrChange w:id="4153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8178EEB1">
              <w:rPr>
                <w:rFonts w:ascii="Times New Roman" w:cs="Times New Roman"/>
                <w:sz w:val="20"/>
                <w:szCs w:val="20"/>
                <w:rPrChange w:id="415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F1C1A01">
              <w:rPr>
                <w:rFonts w:ascii="Times New Roman" w:cs="Times New Roman"/>
                <w:sz w:val="20"/>
                <w:szCs w:val="20"/>
                <w:rPrChange w:id="4155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83EA2CB8">
              <w:rPr>
                <w:rFonts w:ascii="Times New Roman" w:cs="Times New Roman"/>
                <w:sz w:val="20"/>
                <w:szCs w:val="20"/>
                <w:rPrChange w:id="415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daftar </w:t>
            </w:r>
            <w:r w:rsidRPr="E5BA850A">
              <w:rPr>
                <w:rFonts w:ascii="Times New Roman" w:cs="Times New Roman"/>
                <w:sz w:val="20"/>
                <w:szCs w:val="20"/>
                <w:rPrChange w:id="4157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7DD851C6">
              <w:rPr>
                <w:rFonts w:ascii="Times New Roman" w:cs="Times New Roman"/>
                <w:sz w:val="20"/>
                <w:szCs w:val="20"/>
                <w:rPrChange w:id="415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82F56FFD">
              <w:rPr>
                <w:rFonts w:ascii="Times New Roman" w:cs="Times New Roman"/>
                <w:sz w:val="20"/>
                <w:szCs w:val="20"/>
                <w:rPrChange w:id="4159" w:author="ahmad sahrul" w:date="2026-04-27T19:32:00Z">
                  <w:rPr>
                    <w:sz w:val="20"/>
                    <w:szCs w:val="20"/>
                  </w:rPr>
                </w:rPrChange>
              </w:rPr>
              <w:t>tersedia</w:t>
            </w:r>
            <w:r w:rsidRPr="4B9FFD29">
              <w:rPr>
                <w:rFonts w:ascii="Times New Roman" w:cs="Times New Roman"/>
                <w:sz w:val="20"/>
                <w:szCs w:val="20"/>
                <w:rPrChange w:id="416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del w:id="4161" w:author="muhammad aldi oktavian" w:date="2026-05-16T02:36:00Z">
              <w:r w:rsidRPr="ED8198B4" w:rsidDel="009F036B">
                <w:rPr>
                  <w:rFonts w:ascii="Times New Roman" w:cs="Times New Roman"/>
                  <w:sz w:val="20"/>
                  <w:szCs w:val="20"/>
                  <w:rPrChange w:id="416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dengan</w:delText>
              </w:r>
              <w:r w:rsidRPr="E056BEF6" w:rsidDel="009F036B">
                <w:rPr>
                  <w:rFonts w:ascii="Times New Roman" w:cs="Times New Roman"/>
                  <w:sz w:val="20"/>
                  <w:szCs w:val="20"/>
                  <w:rPrChange w:id="416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312D765" w:rsidDel="009F036B">
                <w:rPr>
                  <w:rFonts w:ascii="Times New Roman" w:cs="Times New Roman"/>
                  <w:sz w:val="20"/>
                  <w:szCs w:val="20"/>
                  <w:rPrChange w:id="416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1CE038CE" w:rsidDel="009F036B">
                <w:rPr>
                  <w:rFonts w:ascii="Times New Roman" w:cs="Times New Roman"/>
                  <w:sz w:val="20"/>
                  <w:szCs w:val="20"/>
                  <w:rPrChange w:id="416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offline &gt; 0 </w:delText>
              </w:r>
            </w:del>
            <w:r w:rsidRPr="1CE038CE">
              <w:rPr>
                <w:rFonts w:ascii="Times New Roman" w:cs="Times New Roman"/>
                <w:sz w:val="20"/>
                <w:szCs w:val="20"/>
                <w:rPrChange w:id="416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pada </w:t>
            </w:r>
            <w:r w:rsidRPr="316BE075">
              <w:rPr>
                <w:rFonts w:ascii="Times New Roman" w:cs="Times New Roman"/>
                <w:sz w:val="20"/>
                <w:szCs w:val="20"/>
                <w:rPrChange w:id="4167" w:author="ahmad sahrul" w:date="2026-04-27T19:32:00Z">
                  <w:rPr>
                    <w:sz w:val="20"/>
                    <w:szCs w:val="20"/>
                  </w:rPr>
                </w:rPrChange>
              </w:rPr>
              <w:t>halaman</w:t>
            </w:r>
            <w:r w:rsidRPr="568C2D26">
              <w:rPr>
                <w:rFonts w:ascii="Times New Roman" w:cs="Times New Roman"/>
                <w:sz w:val="20"/>
                <w:szCs w:val="20"/>
                <w:rPrChange w:id="416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POS.</w:t>
            </w:r>
          </w:p>
        </w:tc>
      </w:tr>
      <w:tr w:rsidR="00BF190D" w14:paraId="4A361F1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848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69" w:author="ahmad sahrul" w:date="2026-04-27T19:32:00Z">
                  <w:rPr/>
                </w:rPrChange>
              </w:rPr>
              <w:pPrChange w:id="4170" w:author="6781" w:date="2026-04-27T23:07:00Z">
                <w:pPr/>
              </w:pPrChange>
            </w:pPr>
            <w:r w:rsidRPr="2C0F9519">
              <w:rPr>
                <w:rFonts w:ascii="Times New Roman" w:cs="Times New Roman"/>
                <w:b/>
                <w:bCs/>
                <w:sz w:val="20"/>
                <w:szCs w:val="20"/>
                <w:rPrChange w:id="4171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REQ-POS-02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BE1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72" w:author="ahmad sahrul" w:date="2026-04-27T19:32:00Z">
                  <w:rPr/>
                </w:rPrChange>
              </w:rPr>
              <w:pPrChange w:id="4173" w:author="6781" w:date="2026-04-27T23:07:00Z">
                <w:pPr/>
              </w:pPrChange>
            </w:pPr>
            <w:r w:rsidRPr="A4F4E816">
              <w:rPr>
                <w:rFonts w:ascii="Times New Roman" w:cs="Times New Roman"/>
                <w:sz w:val="20"/>
                <w:szCs w:val="20"/>
                <w:rPrChange w:id="4174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7E90223">
              <w:rPr>
                <w:rFonts w:ascii="Times New Roman" w:cs="Times New Roman"/>
                <w:sz w:val="20"/>
                <w:szCs w:val="20"/>
                <w:rPrChange w:id="417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7C225E5">
              <w:rPr>
                <w:rFonts w:ascii="Times New Roman" w:cs="Times New Roman"/>
                <w:sz w:val="20"/>
                <w:szCs w:val="20"/>
                <w:rPrChange w:id="4176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271BF2FF">
              <w:rPr>
                <w:rFonts w:ascii="Times New Roman" w:cs="Times New Roman"/>
                <w:sz w:val="20"/>
                <w:szCs w:val="20"/>
                <w:rPrChange w:id="417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1233AD5">
              <w:rPr>
                <w:rFonts w:ascii="Times New Roman" w:cs="Times New Roman"/>
                <w:sz w:val="20"/>
                <w:szCs w:val="20"/>
                <w:rPrChange w:id="4178" w:author="ahmad sahrul" w:date="2026-04-27T19:32:00Z">
                  <w:rPr>
                    <w:sz w:val="20"/>
                    <w:szCs w:val="20"/>
                  </w:rPr>
                </w:rPrChange>
              </w:rPr>
              <w:t>memungkinkan</w:t>
            </w:r>
            <w:r w:rsidRPr="33756CD3">
              <w:rPr>
                <w:rFonts w:ascii="Times New Roman" w:cs="Times New Roman"/>
                <w:sz w:val="20"/>
                <w:szCs w:val="20"/>
                <w:rPrChange w:id="417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342CF13">
              <w:rPr>
                <w:rFonts w:ascii="Times New Roman" w:cs="Times New Roman"/>
                <w:sz w:val="20"/>
                <w:szCs w:val="20"/>
                <w:rPrChange w:id="4180" w:author="ahmad sahrul" w:date="2026-04-27T19:32:00Z">
                  <w:rPr>
                    <w:sz w:val="20"/>
                    <w:szCs w:val="20"/>
                  </w:rPr>
                </w:rPrChange>
              </w:rPr>
              <w:t>kasir</w:t>
            </w:r>
            <w:r w:rsidRPr="13CDEB3A">
              <w:rPr>
                <w:rFonts w:ascii="Times New Roman" w:cs="Times New Roman"/>
                <w:sz w:val="20"/>
                <w:szCs w:val="20"/>
                <w:rPrChange w:id="418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53CCD77">
              <w:rPr>
                <w:rFonts w:ascii="Times New Roman" w:cs="Times New Roman"/>
                <w:sz w:val="20"/>
                <w:szCs w:val="20"/>
                <w:rPrChange w:id="4182" w:author="ahmad sahrul" w:date="2026-04-27T19:32:00Z">
                  <w:rPr>
                    <w:sz w:val="20"/>
                    <w:szCs w:val="20"/>
                  </w:rPr>
                </w:rPrChange>
              </w:rPr>
              <w:t>menambahkan</w:t>
            </w:r>
            <w:r w:rsidRPr="C2A7A0AC">
              <w:rPr>
                <w:rFonts w:ascii="Times New Roman" w:cs="Times New Roman"/>
                <w:sz w:val="20"/>
                <w:szCs w:val="20"/>
                <w:rPrChange w:id="418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E27BB55">
              <w:rPr>
                <w:rFonts w:ascii="Times New Roman" w:cs="Times New Roman"/>
                <w:sz w:val="20"/>
                <w:szCs w:val="20"/>
                <w:rPrChange w:id="4184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8B0AD6B7">
              <w:rPr>
                <w:rFonts w:ascii="Times New Roman" w:cs="Times New Roman"/>
                <w:sz w:val="20"/>
                <w:szCs w:val="20"/>
                <w:rPrChange w:id="418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803AA06">
              <w:rPr>
                <w:rFonts w:ascii="Times New Roman" w:cs="Times New Roman"/>
                <w:sz w:val="20"/>
                <w:szCs w:val="20"/>
                <w:rPrChange w:id="4186" w:author="ahmad sahrul" w:date="2026-04-27T19:32:00Z">
                  <w:rPr>
                    <w:sz w:val="20"/>
                    <w:szCs w:val="20"/>
                  </w:rPr>
                </w:rPrChange>
              </w:rPr>
              <w:t>ke</w:t>
            </w:r>
            <w:r w:rsidRPr="61E7C523">
              <w:rPr>
                <w:rFonts w:ascii="Times New Roman" w:cs="Times New Roman"/>
                <w:sz w:val="20"/>
                <w:szCs w:val="20"/>
                <w:rPrChange w:id="418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5B6EC49">
              <w:rPr>
                <w:rFonts w:ascii="Times New Roman" w:cs="Times New Roman"/>
                <w:sz w:val="20"/>
                <w:szCs w:val="20"/>
                <w:rPrChange w:id="4188" w:author="ahmad sahrul" w:date="2026-04-27T19:32:00Z">
                  <w:rPr>
                    <w:sz w:val="20"/>
                    <w:szCs w:val="20"/>
                  </w:rPr>
                </w:rPrChange>
              </w:rPr>
              <w:t>keranjang</w:t>
            </w:r>
            <w:r w:rsidRPr="E13AF550">
              <w:rPr>
                <w:rFonts w:ascii="Times New Roman" w:cs="Times New Roman"/>
                <w:sz w:val="20"/>
                <w:szCs w:val="20"/>
                <w:rPrChange w:id="418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4361CB6">
              <w:rPr>
                <w:rFonts w:ascii="Times New Roman" w:cs="Times New Roman"/>
                <w:sz w:val="20"/>
                <w:szCs w:val="20"/>
                <w:rPrChange w:id="4190" w:author="ahmad sahrul" w:date="2026-04-27T19:32:00Z">
                  <w:rPr>
                    <w:sz w:val="20"/>
                    <w:szCs w:val="20"/>
                  </w:rPr>
                </w:rPrChange>
              </w:rPr>
              <w:t>dengan</w:t>
            </w:r>
            <w:r w:rsidRPr="24D80996">
              <w:rPr>
                <w:rFonts w:ascii="Times New Roman" w:cs="Times New Roman"/>
                <w:sz w:val="20"/>
                <w:szCs w:val="20"/>
                <w:rPrChange w:id="419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D7B37C9">
              <w:rPr>
                <w:rFonts w:ascii="Times New Roman" w:cs="Times New Roman"/>
                <w:sz w:val="20"/>
                <w:szCs w:val="20"/>
                <w:rPrChange w:id="4192" w:author="ahmad sahrul" w:date="2026-04-27T19:32:00Z">
                  <w:rPr>
                    <w:sz w:val="20"/>
                    <w:szCs w:val="20"/>
                  </w:rPr>
                </w:rPrChange>
              </w:rPr>
              <w:t>jumlah</w:t>
            </w:r>
            <w:r w:rsidRPr="A2BAEC72">
              <w:rPr>
                <w:rFonts w:ascii="Times New Roman" w:cs="Times New Roman"/>
                <w:sz w:val="20"/>
                <w:szCs w:val="20"/>
                <w:rPrChange w:id="419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9F0FE35B">
              <w:rPr>
                <w:rFonts w:ascii="Times New Roman" w:cs="Times New Roman"/>
                <w:sz w:val="20"/>
                <w:szCs w:val="20"/>
                <w:rPrChange w:id="4194" w:author="ahmad sahrul" w:date="2026-04-27T19:32:00Z">
                  <w:rPr>
                    <w:sz w:val="20"/>
                    <w:szCs w:val="20"/>
                  </w:rPr>
                </w:rPrChange>
              </w:rPr>
              <w:t>dapat</w:t>
            </w:r>
            <w:r w:rsidRPr="F2E811B5">
              <w:rPr>
                <w:rFonts w:ascii="Times New Roman" w:cs="Times New Roman"/>
                <w:sz w:val="20"/>
                <w:szCs w:val="20"/>
                <w:rPrChange w:id="419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19B4681">
              <w:rPr>
                <w:rFonts w:ascii="Times New Roman" w:cs="Times New Roman"/>
                <w:sz w:val="20"/>
                <w:szCs w:val="20"/>
                <w:rPrChange w:id="4196" w:author="ahmad sahrul" w:date="2026-04-27T19:32:00Z">
                  <w:rPr>
                    <w:sz w:val="20"/>
                    <w:szCs w:val="20"/>
                  </w:rPr>
                </w:rPrChange>
              </w:rPr>
              <w:t>diatur</w:t>
            </w:r>
            <w:r w:rsidRPr="E40F2423">
              <w:rPr>
                <w:rFonts w:ascii="Times New Roman" w:cs="Times New Roman"/>
                <w:sz w:val="20"/>
                <w:szCs w:val="20"/>
                <w:rPrChange w:id="4197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49C6B77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8BF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198" w:author="ahmad sahrul" w:date="2026-04-27T19:32:00Z">
                  <w:rPr/>
                </w:rPrChange>
              </w:rPr>
              <w:pPrChange w:id="4199" w:author="6781" w:date="2026-04-27T23:07:00Z">
                <w:pPr/>
              </w:pPrChange>
            </w:pPr>
            <w:r w:rsidRPr="1F88441D">
              <w:rPr>
                <w:rFonts w:ascii="Times New Roman" w:cs="Times New Roman"/>
                <w:b/>
                <w:bCs/>
                <w:sz w:val="20"/>
                <w:szCs w:val="20"/>
                <w:rPrChange w:id="4200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REQ-POS-03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824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01" w:author="ahmad sahrul" w:date="2026-04-27T19:32:00Z">
                  <w:rPr/>
                </w:rPrChange>
              </w:rPr>
              <w:pPrChange w:id="4202" w:author="6781" w:date="2026-04-27T23:07:00Z">
                <w:pPr/>
              </w:pPrChange>
            </w:pPr>
            <w:r w:rsidRPr="7D817045">
              <w:rPr>
                <w:rFonts w:ascii="Times New Roman" w:cs="Times New Roman"/>
                <w:sz w:val="20"/>
                <w:szCs w:val="20"/>
                <w:rPrChange w:id="4203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54A0C36F">
              <w:rPr>
                <w:rFonts w:ascii="Times New Roman" w:cs="Times New Roman"/>
                <w:sz w:val="20"/>
                <w:szCs w:val="20"/>
                <w:rPrChange w:id="420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FF0DF45">
              <w:rPr>
                <w:rFonts w:ascii="Times New Roman" w:cs="Times New Roman"/>
                <w:sz w:val="20"/>
                <w:szCs w:val="20"/>
                <w:rPrChange w:id="4205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4BBC4E93">
              <w:rPr>
                <w:rFonts w:ascii="Times New Roman" w:cs="Times New Roman"/>
                <w:sz w:val="20"/>
                <w:szCs w:val="20"/>
                <w:rPrChange w:id="420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6198A1B">
              <w:rPr>
                <w:rFonts w:ascii="Times New Roman" w:cs="Times New Roman"/>
                <w:sz w:val="20"/>
                <w:szCs w:val="20"/>
                <w:rPrChange w:id="4207" w:author="ahmad sahrul" w:date="2026-04-27T19:32:00Z">
                  <w:rPr>
                    <w:sz w:val="20"/>
                    <w:szCs w:val="20"/>
                  </w:rPr>
                </w:rPrChange>
              </w:rPr>
              <w:t>menghitung</w:t>
            </w:r>
            <w:r w:rsidRPr="B5386135">
              <w:rPr>
                <w:rFonts w:ascii="Times New Roman" w:cs="Times New Roman"/>
                <w:sz w:val="20"/>
                <w:szCs w:val="20"/>
                <w:rPrChange w:id="420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total </w:t>
            </w:r>
            <w:r w:rsidRPr="314AF89D">
              <w:rPr>
                <w:rFonts w:ascii="Times New Roman" w:cs="Times New Roman"/>
                <w:sz w:val="20"/>
                <w:szCs w:val="20"/>
                <w:rPrChange w:id="4209" w:author="ahmad sahrul" w:date="2026-04-27T19:32:00Z">
                  <w:rPr>
                    <w:sz w:val="20"/>
                    <w:szCs w:val="20"/>
                  </w:rPr>
                </w:rPrChange>
              </w:rPr>
              <w:t>belanja</w:t>
            </w:r>
            <w:r w:rsidRPr="A18E0C10">
              <w:rPr>
                <w:rFonts w:ascii="Times New Roman" w:cs="Times New Roman"/>
                <w:sz w:val="20"/>
                <w:szCs w:val="20"/>
                <w:rPrChange w:id="421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1E51E0C">
              <w:rPr>
                <w:rFonts w:ascii="Times New Roman" w:cs="Times New Roman"/>
                <w:sz w:val="20"/>
                <w:szCs w:val="20"/>
                <w:rPrChange w:id="4211" w:author="ahmad sahrul" w:date="2026-04-27T19:32:00Z">
                  <w:rPr>
                    <w:sz w:val="20"/>
                    <w:szCs w:val="20"/>
                  </w:rPr>
                </w:rPrChange>
              </w:rPr>
              <w:t>secara</w:t>
            </w:r>
            <w:r w:rsidRPr="909CA54C">
              <w:rPr>
                <w:rFonts w:ascii="Times New Roman" w:cs="Times New Roman"/>
                <w:sz w:val="20"/>
                <w:szCs w:val="20"/>
                <w:rPrChange w:id="421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E47C9F4">
              <w:rPr>
                <w:rFonts w:ascii="Times New Roman" w:cs="Times New Roman"/>
                <w:sz w:val="20"/>
                <w:szCs w:val="20"/>
                <w:rPrChange w:id="4213" w:author="ahmad sahrul" w:date="2026-04-27T19:32:00Z">
                  <w:rPr>
                    <w:sz w:val="20"/>
                    <w:szCs w:val="20"/>
                  </w:rPr>
                </w:rPrChange>
              </w:rPr>
              <w:t>otomatis</w:t>
            </w:r>
            <w:r w:rsidRPr="C65FDAEF">
              <w:rPr>
                <w:rFonts w:ascii="Times New Roman" w:cs="Times New Roman"/>
                <w:sz w:val="20"/>
                <w:szCs w:val="20"/>
                <w:rPrChange w:id="421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B8C71A7">
              <w:rPr>
                <w:rFonts w:ascii="Times New Roman" w:cs="Times New Roman"/>
                <w:sz w:val="20"/>
                <w:szCs w:val="20"/>
                <w:rPrChange w:id="4215" w:author="ahmad sahrul" w:date="2026-04-27T19:32:00Z">
                  <w:rPr>
                    <w:sz w:val="20"/>
                    <w:szCs w:val="20"/>
                  </w:rPr>
                </w:rPrChange>
              </w:rPr>
              <w:t>setiap</w:t>
            </w:r>
            <w:r w:rsidRPr="F8415B30">
              <w:rPr>
                <w:rFonts w:ascii="Times New Roman" w:cs="Times New Roman"/>
                <w:sz w:val="20"/>
                <w:szCs w:val="20"/>
                <w:rPrChange w:id="421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kali </w:t>
            </w:r>
            <w:r w:rsidRPr="8D14F119">
              <w:rPr>
                <w:rFonts w:ascii="Times New Roman" w:cs="Times New Roman"/>
                <w:sz w:val="20"/>
                <w:szCs w:val="20"/>
                <w:rPrChange w:id="4217" w:author="ahmad sahrul" w:date="2026-04-27T19:32:00Z">
                  <w:rPr>
                    <w:sz w:val="20"/>
                    <w:szCs w:val="20"/>
                  </w:rPr>
                </w:rPrChange>
              </w:rPr>
              <w:t>ada</w:t>
            </w:r>
            <w:r w:rsidRPr="E5F6905E">
              <w:rPr>
                <w:rFonts w:ascii="Times New Roman" w:cs="Times New Roman"/>
                <w:sz w:val="20"/>
                <w:szCs w:val="20"/>
                <w:rPrChange w:id="421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57CE5E7">
              <w:rPr>
                <w:rFonts w:ascii="Times New Roman" w:cs="Times New Roman"/>
                <w:sz w:val="20"/>
                <w:szCs w:val="20"/>
                <w:rPrChange w:id="4219" w:author="ahmad sahrul" w:date="2026-04-27T19:32:00Z">
                  <w:rPr>
                    <w:sz w:val="20"/>
                    <w:szCs w:val="20"/>
                  </w:rPr>
                </w:rPrChange>
              </w:rPr>
              <w:t>perubahan</w:t>
            </w:r>
            <w:r w:rsidRPr="3A753CF5">
              <w:rPr>
                <w:rFonts w:ascii="Times New Roman" w:cs="Times New Roman"/>
                <w:sz w:val="20"/>
                <w:szCs w:val="20"/>
                <w:rPrChange w:id="422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pada </w:t>
            </w:r>
            <w:r w:rsidRPr="6C6285C5">
              <w:rPr>
                <w:rFonts w:ascii="Times New Roman" w:cs="Times New Roman"/>
                <w:sz w:val="20"/>
                <w:szCs w:val="20"/>
                <w:rPrChange w:id="4221" w:author="ahmad sahrul" w:date="2026-04-27T19:32:00Z">
                  <w:rPr>
                    <w:sz w:val="20"/>
                    <w:szCs w:val="20"/>
                  </w:rPr>
                </w:rPrChange>
              </w:rPr>
              <w:t>keranjang</w:t>
            </w:r>
            <w:r w:rsidRPr="80ECC614">
              <w:rPr>
                <w:rFonts w:ascii="Times New Roman" w:cs="Times New Roman"/>
                <w:sz w:val="20"/>
                <w:szCs w:val="20"/>
                <w:rPrChange w:id="4222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2CBBF60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1A0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23" w:author="ahmad sahrul" w:date="2026-04-27T19:32:00Z">
                  <w:rPr/>
                </w:rPrChange>
              </w:rPr>
              <w:pPrChange w:id="4224" w:author="6781" w:date="2026-04-27T23:07:00Z">
                <w:pPr/>
              </w:pPrChange>
            </w:pPr>
            <w:r w:rsidRPr="FF59FD7A">
              <w:rPr>
                <w:rFonts w:ascii="Times New Roman" w:cs="Times New Roman"/>
                <w:b/>
                <w:bCs/>
                <w:sz w:val="20"/>
                <w:szCs w:val="20"/>
                <w:rPrChange w:id="4225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REQ-POS-04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7BC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26" w:author="ahmad sahrul" w:date="2026-04-27T19:32:00Z">
                  <w:rPr/>
                </w:rPrChange>
              </w:rPr>
              <w:pPrChange w:id="4227" w:author="6781" w:date="2026-04-27T23:07:00Z">
                <w:pPr/>
              </w:pPrChange>
            </w:pPr>
            <w:r w:rsidRPr="625511A6">
              <w:rPr>
                <w:rFonts w:ascii="Times New Roman" w:cs="Times New Roman"/>
                <w:sz w:val="20"/>
                <w:szCs w:val="20"/>
                <w:rPrChange w:id="4228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B940B0B7">
              <w:rPr>
                <w:rFonts w:ascii="Times New Roman" w:cs="Times New Roman"/>
                <w:sz w:val="20"/>
                <w:szCs w:val="20"/>
                <w:rPrChange w:id="422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E1641DE">
              <w:rPr>
                <w:rFonts w:ascii="Times New Roman" w:cs="Times New Roman"/>
                <w:sz w:val="20"/>
                <w:szCs w:val="20"/>
                <w:rPrChange w:id="4230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46B47721">
              <w:rPr>
                <w:rFonts w:ascii="Times New Roman" w:cs="Times New Roman"/>
                <w:sz w:val="20"/>
                <w:szCs w:val="20"/>
                <w:rPrChange w:id="423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077DD1A">
              <w:rPr>
                <w:rFonts w:ascii="Times New Roman" w:cs="Times New Roman"/>
                <w:sz w:val="20"/>
                <w:szCs w:val="20"/>
                <w:rPrChange w:id="4232" w:author="ahmad sahrul" w:date="2026-04-27T19:32:00Z">
                  <w:rPr>
                    <w:sz w:val="20"/>
                    <w:szCs w:val="20"/>
                  </w:rPr>
                </w:rPrChange>
              </w:rPr>
              <w:t>mendukung</w:t>
            </w:r>
            <w:r w:rsidRPr="29890240">
              <w:rPr>
                <w:rFonts w:ascii="Times New Roman" w:cs="Times New Roman"/>
                <w:sz w:val="20"/>
                <w:szCs w:val="20"/>
                <w:rPrChange w:id="423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CA93E31">
              <w:rPr>
                <w:rFonts w:ascii="Times New Roman" w:cs="Times New Roman"/>
                <w:sz w:val="20"/>
                <w:szCs w:val="20"/>
                <w:rPrChange w:id="4234" w:author="ahmad sahrul" w:date="2026-04-27T19:32:00Z">
                  <w:rPr>
                    <w:sz w:val="20"/>
                    <w:szCs w:val="20"/>
                  </w:rPr>
                </w:rPrChange>
              </w:rPr>
              <w:t>metode</w:t>
            </w:r>
            <w:r w:rsidRPr="EF0C7142">
              <w:rPr>
                <w:rFonts w:ascii="Times New Roman" w:cs="Times New Roman"/>
                <w:sz w:val="20"/>
                <w:szCs w:val="20"/>
                <w:rPrChange w:id="423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23DB4B9">
              <w:rPr>
                <w:rFonts w:ascii="Times New Roman" w:cs="Times New Roman"/>
                <w:sz w:val="20"/>
                <w:szCs w:val="20"/>
                <w:rPrChange w:id="4236" w:author="ahmad sahrul" w:date="2026-04-27T19:32:00Z">
                  <w:rPr>
                    <w:sz w:val="20"/>
                    <w:szCs w:val="20"/>
                  </w:rPr>
                </w:rPrChange>
              </w:rPr>
              <w:t>pembayaran</w:t>
            </w:r>
            <w:r w:rsidRPr="007E34A6">
              <w:rPr>
                <w:rFonts w:ascii="Times New Roman" w:cs="Times New Roman"/>
                <w:sz w:val="20"/>
                <w:szCs w:val="20"/>
                <w:rPrChange w:id="42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: </w:t>
            </w:r>
            <w:r w:rsidRPr="1F0EE96E">
              <w:rPr>
                <w:rFonts w:ascii="Times New Roman" w:cs="Times New Roman"/>
                <w:sz w:val="20"/>
                <w:szCs w:val="20"/>
                <w:rPrChange w:id="4238" w:author="ahmad sahrul" w:date="2026-04-27T19:32:00Z">
                  <w:rPr>
                    <w:sz w:val="20"/>
                    <w:szCs w:val="20"/>
                  </w:rPr>
                </w:rPrChange>
              </w:rPr>
              <w:t>tunai</w:t>
            </w:r>
            <w:r w:rsidRPr="2266DB53">
              <w:rPr>
                <w:rFonts w:ascii="Times New Roman" w:cs="Times New Roman"/>
                <w:sz w:val="20"/>
                <w:szCs w:val="20"/>
                <w:rPrChange w:id="423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(cash) dan non-</w:t>
            </w:r>
            <w:r w:rsidRPr="2A901E29">
              <w:rPr>
                <w:rFonts w:ascii="Times New Roman" w:cs="Times New Roman"/>
                <w:sz w:val="20"/>
                <w:szCs w:val="20"/>
                <w:rPrChange w:id="4240" w:author="ahmad sahrul" w:date="2026-04-27T19:32:00Z">
                  <w:rPr>
                    <w:sz w:val="20"/>
                    <w:szCs w:val="20"/>
                  </w:rPr>
                </w:rPrChange>
              </w:rPr>
              <w:t>tunai</w:t>
            </w:r>
            <w:r w:rsidRPr="3A3A08BC">
              <w:rPr>
                <w:rFonts w:ascii="Times New Roman" w:cs="Times New Roman"/>
                <w:sz w:val="20"/>
                <w:szCs w:val="20"/>
                <w:rPrChange w:id="424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(QRIS/transfer).</w:t>
            </w:r>
          </w:p>
        </w:tc>
      </w:tr>
      <w:tr w:rsidR="00BF190D" w14:paraId="6B3A266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8DB5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42" w:author="ahmad sahrul" w:date="2026-04-27T19:32:00Z">
                  <w:rPr/>
                </w:rPrChange>
              </w:rPr>
              <w:pPrChange w:id="4243" w:author="6781" w:date="2026-04-27T23:07:00Z">
                <w:pPr/>
              </w:pPrChange>
            </w:pPr>
            <w:r w:rsidRPr="855D99A7">
              <w:rPr>
                <w:rFonts w:ascii="Times New Roman" w:cs="Times New Roman"/>
                <w:b/>
                <w:bCs/>
                <w:sz w:val="20"/>
                <w:szCs w:val="20"/>
                <w:rPrChange w:id="4244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REQ-POS-05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309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45" w:author="ahmad sahrul" w:date="2026-04-27T19:32:00Z">
                  <w:rPr/>
                </w:rPrChange>
              </w:rPr>
              <w:pPrChange w:id="4246" w:author="6781" w:date="2026-04-27T23:07:00Z">
                <w:pPr/>
              </w:pPrChange>
            </w:pPr>
            <w:r w:rsidRPr="3CE3D99C">
              <w:rPr>
                <w:rFonts w:ascii="Times New Roman" w:cs="Times New Roman"/>
                <w:sz w:val="20"/>
                <w:szCs w:val="20"/>
                <w:rPrChange w:id="4247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D8803184">
              <w:rPr>
                <w:rFonts w:ascii="Times New Roman" w:cs="Times New Roman"/>
                <w:sz w:val="20"/>
                <w:szCs w:val="20"/>
                <w:rPrChange w:id="424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ABD810D">
              <w:rPr>
                <w:rFonts w:ascii="Times New Roman" w:cs="Times New Roman"/>
                <w:sz w:val="20"/>
                <w:szCs w:val="20"/>
                <w:rPrChange w:id="4249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DCE446FF">
              <w:rPr>
                <w:rFonts w:ascii="Times New Roman" w:cs="Times New Roman"/>
                <w:sz w:val="20"/>
                <w:szCs w:val="20"/>
                <w:rPrChange w:id="425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34494A7">
              <w:rPr>
                <w:rFonts w:ascii="Times New Roman" w:cs="Times New Roman"/>
                <w:sz w:val="20"/>
                <w:szCs w:val="20"/>
                <w:rPrChange w:id="4251" w:author="ahmad sahrul" w:date="2026-04-27T19:32:00Z">
                  <w:rPr>
                    <w:sz w:val="20"/>
                    <w:szCs w:val="20"/>
                  </w:rPr>
                </w:rPrChange>
              </w:rPr>
              <w:t>menghitung</w:t>
            </w:r>
            <w:r w:rsidRPr="EAAC73E7">
              <w:rPr>
                <w:rFonts w:ascii="Times New Roman" w:cs="Times New Roman"/>
                <w:sz w:val="20"/>
                <w:szCs w:val="20"/>
                <w:rPrChange w:id="425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3673878">
              <w:rPr>
                <w:rFonts w:ascii="Times New Roman" w:cs="Times New Roman"/>
                <w:sz w:val="20"/>
                <w:szCs w:val="20"/>
                <w:rPrChange w:id="4253" w:author="ahmad sahrul" w:date="2026-04-27T19:32:00Z">
                  <w:rPr>
                    <w:sz w:val="20"/>
                    <w:szCs w:val="20"/>
                  </w:rPr>
                </w:rPrChange>
              </w:rPr>
              <w:t>kembalian</w:t>
            </w:r>
            <w:r w:rsidRPr="65B051A1">
              <w:rPr>
                <w:rFonts w:ascii="Times New Roman" w:cs="Times New Roman"/>
                <w:sz w:val="20"/>
                <w:szCs w:val="20"/>
                <w:rPrChange w:id="425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653ADCA">
              <w:rPr>
                <w:rFonts w:ascii="Times New Roman" w:cs="Times New Roman"/>
                <w:sz w:val="20"/>
                <w:szCs w:val="20"/>
                <w:rPrChange w:id="4255" w:author="ahmad sahrul" w:date="2026-04-27T19:32:00Z">
                  <w:rPr>
                    <w:sz w:val="20"/>
                    <w:szCs w:val="20"/>
                  </w:rPr>
                </w:rPrChange>
              </w:rPr>
              <w:t>otomatis</w:t>
            </w:r>
            <w:r w:rsidRPr="BF99FAEF">
              <w:rPr>
                <w:rFonts w:ascii="Times New Roman" w:cs="Times New Roman"/>
                <w:sz w:val="20"/>
                <w:szCs w:val="20"/>
                <w:rPrChange w:id="425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42A10E2">
              <w:rPr>
                <w:rFonts w:ascii="Times New Roman" w:cs="Times New Roman"/>
                <w:sz w:val="20"/>
                <w:szCs w:val="20"/>
                <w:rPrChange w:id="4257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259BB36F">
              <w:rPr>
                <w:rFonts w:ascii="Times New Roman" w:cs="Times New Roman"/>
                <w:sz w:val="20"/>
                <w:szCs w:val="20"/>
                <w:rPrChange w:id="425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5E89403">
              <w:rPr>
                <w:rFonts w:ascii="Times New Roman" w:cs="Times New Roman"/>
                <w:sz w:val="20"/>
                <w:szCs w:val="20"/>
                <w:rPrChange w:id="4259" w:author="ahmad sahrul" w:date="2026-04-27T19:32:00Z">
                  <w:rPr>
                    <w:sz w:val="20"/>
                    <w:szCs w:val="20"/>
                  </w:rPr>
                </w:rPrChange>
              </w:rPr>
              <w:t>pembayaran</w:t>
            </w:r>
            <w:r w:rsidRPr="A1E87D26">
              <w:rPr>
                <w:rFonts w:ascii="Times New Roman" w:cs="Times New Roman"/>
                <w:sz w:val="20"/>
                <w:szCs w:val="20"/>
                <w:rPrChange w:id="426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699F76C">
              <w:rPr>
                <w:rFonts w:ascii="Times New Roman" w:cs="Times New Roman"/>
                <w:sz w:val="20"/>
                <w:szCs w:val="20"/>
                <w:rPrChange w:id="4261" w:author="ahmad sahrul" w:date="2026-04-27T19:32:00Z">
                  <w:rPr>
                    <w:sz w:val="20"/>
                    <w:szCs w:val="20"/>
                  </w:rPr>
                </w:rPrChange>
              </w:rPr>
              <w:t>tunai</w:t>
            </w:r>
            <w:r w:rsidRPr="614D26B8">
              <w:rPr>
                <w:rFonts w:ascii="Times New Roman" w:cs="Times New Roman"/>
                <w:sz w:val="20"/>
                <w:szCs w:val="20"/>
                <w:rPrChange w:id="4262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7D65CD9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532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63" w:author="ahmad sahrul" w:date="2026-04-27T19:32:00Z">
                  <w:rPr/>
                </w:rPrChange>
              </w:rPr>
              <w:pPrChange w:id="4264" w:author="6781" w:date="2026-04-27T23:07:00Z">
                <w:pPr/>
              </w:pPrChange>
            </w:pPr>
            <w:r w:rsidRPr="ADB0F3F5">
              <w:rPr>
                <w:rFonts w:ascii="Times New Roman" w:cs="Times New Roman"/>
                <w:b/>
                <w:bCs/>
                <w:sz w:val="20"/>
                <w:szCs w:val="20"/>
                <w:rPrChange w:id="4265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REQ-POS-06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834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66" w:author="ahmad sahrul" w:date="2026-04-27T19:32:00Z">
                  <w:rPr/>
                </w:rPrChange>
              </w:rPr>
              <w:pPrChange w:id="4267" w:author="6781" w:date="2026-04-27T23:07:00Z">
                <w:pPr/>
              </w:pPrChange>
            </w:pPr>
            <w:r w:rsidRPr="117C8BDC">
              <w:rPr>
                <w:rFonts w:ascii="Times New Roman" w:cs="Times New Roman"/>
                <w:sz w:val="20"/>
                <w:szCs w:val="20"/>
                <w:rPrChange w:id="4268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B94007D5">
              <w:rPr>
                <w:rFonts w:ascii="Times New Roman" w:cs="Times New Roman"/>
                <w:sz w:val="20"/>
                <w:szCs w:val="20"/>
                <w:rPrChange w:id="42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D09A256">
              <w:rPr>
                <w:rFonts w:ascii="Times New Roman" w:cs="Times New Roman"/>
                <w:sz w:val="20"/>
                <w:szCs w:val="20"/>
                <w:rPrChange w:id="4270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191674DD">
              <w:rPr>
                <w:rFonts w:ascii="Times New Roman" w:cs="Times New Roman"/>
                <w:sz w:val="20"/>
                <w:szCs w:val="20"/>
                <w:rPrChange w:id="427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0DCB120">
              <w:rPr>
                <w:rFonts w:ascii="Times New Roman" w:cs="Times New Roman"/>
                <w:sz w:val="20"/>
                <w:szCs w:val="20"/>
                <w:rPrChange w:id="4272" w:author="ahmad sahrul" w:date="2026-04-27T19:32:00Z">
                  <w:rPr>
                    <w:sz w:val="20"/>
                    <w:szCs w:val="20"/>
                  </w:rPr>
                </w:rPrChange>
              </w:rPr>
              <w:t>membuat</w:t>
            </w:r>
            <w:r w:rsidRPr="F41686DE">
              <w:rPr>
                <w:rFonts w:ascii="Times New Roman" w:cs="Times New Roman"/>
                <w:sz w:val="20"/>
                <w:szCs w:val="20"/>
                <w:rPrChange w:id="427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record </w:t>
            </w:r>
            <w:r w:rsidRPr="0E3752CD">
              <w:rPr>
                <w:rFonts w:ascii="Times New Roman" w:cs="Times New Roman"/>
                <w:sz w:val="20"/>
                <w:szCs w:val="20"/>
                <w:rPrChange w:id="4274" w:author="ahmad sahrul" w:date="2026-04-27T19:32:00Z">
                  <w:rPr>
                    <w:sz w:val="20"/>
                    <w:szCs w:val="20"/>
                  </w:rPr>
                </w:rPrChange>
              </w:rPr>
              <w:t>transaksi</w:t>
            </w:r>
            <w:r w:rsidRPr="547A75A0">
              <w:rPr>
                <w:rFonts w:ascii="Times New Roman" w:cs="Times New Roman"/>
                <w:sz w:val="20"/>
                <w:szCs w:val="20"/>
                <w:rPrChange w:id="427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E3943C2">
              <w:rPr>
                <w:rFonts w:ascii="Times New Roman" w:cs="Times New Roman"/>
                <w:sz w:val="20"/>
                <w:szCs w:val="20"/>
                <w:rPrChange w:id="4276" w:author="ahmad sahrul" w:date="2026-04-27T19:32:00Z">
                  <w:rPr>
                    <w:sz w:val="20"/>
                    <w:szCs w:val="20"/>
                  </w:rPr>
                </w:rPrChange>
              </w:rPr>
              <w:t>baru</w:t>
            </w:r>
            <w:r w:rsidRPr="F2E4E0A5">
              <w:rPr>
                <w:rFonts w:ascii="Times New Roman" w:cs="Times New Roman"/>
                <w:sz w:val="20"/>
                <w:szCs w:val="20"/>
                <w:rPrChange w:id="427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4E00098">
              <w:rPr>
                <w:rFonts w:ascii="Times New Roman" w:cs="Times New Roman"/>
                <w:sz w:val="20"/>
                <w:szCs w:val="20"/>
                <w:rPrChange w:id="4278" w:author="ahmad sahrul" w:date="2026-04-27T19:32:00Z">
                  <w:rPr>
                    <w:sz w:val="20"/>
                    <w:szCs w:val="20"/>
                  </w:rPr>
                </w:rPrChange>
              </w:rPr>
              <w:t>dengan</w:t>
            </w:r>
            <w:r w:rsidRPr="2851B448">
              <w:rPr>
                <w:rFonts w:ascii="Times New Roman" w:cs="Times New Roman"/>
                <w:sz w:val="20"/>
                <w:szCs w:val="20"/>
                <w:rPrChange w:id="427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status 'completed' </w:t>
            </w:r>
            <w:r w:rsidRPr="B85A3E4D">
              <w:rPr>
                <w:rFonts w:ascii="Times New Roman" w:cs="Times New Roman"/>
                <w:sz w:val="20"/>
                <w:szCs w:val="20"/>
                <w:rPrChange w:id="4280" w:author="ahmad sahrul" w:date="2026-04-27T19:32:00Z">
                  <w:rPr>
                    <w:sz w:val="20"/>
                    <w:szCs w:val="20"/>
                  </w:rPr>
                </w:rPrChange>
              </w:rPr>
              <w:t>setelah</w:t>
            </w:r>
            <w:r w:rsidRPr="BB335FF6">
              <w:rPr>
                <w:rFonts w:ascii="Times New Roman" w:cs="Times New Roman"/>
                <w:sz w:val="20"/>
                <w:szCs w:val="20"/>
                <w:rPrChange w:id="428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C226025">
              <w:rPr>
                <w:rFonts w:ascii="Times New Roman" w:cs="Times New Roman"/>
                <w:sz w:val="20"/>
                <w:szCs w:val="20"/>
                <w:rPrChange w:id="4282" w:author="ahmad sahrul" w:date="2026-04-27T19:32:00Z">
                  <w:rPr>
                    <w:sz w:val="20"/>
                    <w:szCs w:val="20"/>
                  </w:rPr>
                </w:rPrChange>
              </w:rPr>
              <w:t>konfirmasi</w:t>
            </w:r>
            <w:r w:rsidRPr="4A4849A7">
              <w:rPr>
                <w:rFonts w:ascii="Times New Roman" w:cs="Times New Roman"/>
                <w:sz w:val="20"/>
                <w:szCs w:val="20"/>
                <w:rPrChange w:id="428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07F682E">
              <w:rPr>
                <w:rFonts w:ascii="Times New Roman" w:cs="Times New Roman"/>
                <w:sz w:val="20"/>
                <w:szCs w:val="20"/>
                <w:rPrChange w:id="4284" w:author="ahmad sahrul" w:date="2026-04-27T19:32:00Z">
                  <w:rPr>
                    <w:sz w:val="20"/>
                    <w:szCs w:val="20"/>
                  </w:rPr>
                </w:rPrChange>
              </w:rPr>
              <w:t>pembayaran</w:t>
            </w:r>
            <w:r w:rsidRPr="46C5EB02">
              <w:rPr>
                <w:rFonts w:ascii="Times New Roman" w:cs="Times New Roman"/>
                <w:sz w:val="20"/>
                <w:szCs w:val="20"/>
                <w:rPrChange w:id="4285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4DE3902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1BB9" w14:textId="60980CF2" w:rsidR="00BF190D" w:rsidRPr="00BF190D" w:rsidRDefault="00000000">
            <w:pPr>
              <w:jc w:val="both"/>
              <w:rPr>
                <w:rFonts w:ascii="Times New Roman" w:cs="Times New Roman"/>
                <w:rPrChange w:id="4286" w:author="ahmad sahrul" w:date="2026-04-27T19:32:00Z">
                  <w:rPr/>
                </w:rPrChange>
              </w:rPr>
              <w:pPrChange w:id="4287" w:author="6781" w:date="2026-04-27T23:07:00Z">
                <w:pPr/>
              </w:pPrChange>
            </w:pPr>
            <w:r w:rsidRPr="EA4C1347">
              <w:rPr>
                <w:rFonts w:ascii="Times New Roman" w:cs="Times New Roman"/>
                <w:b/>
                <w:bCs/>
                <w:sz w:val="20"/>
                <w:szCs w:val="20"/>
                <w:rPrChange w:id="428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lastRenderedPageBreak/>
              <w:t>REQ-POS-0</w:t>
            </w:r>
            <w:ins w:id="4289" w:author="muhammad aldi oktavian" w:date="2026-05-16T02:38:00Z">
              <w:r w:rsidR="009F036B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7</w:t>
              </w:r>
            </w:ins>
            <w:del w:id="4290" w:author="muhammad aldi oktavian" w:date="2026-05-16T02:38:00Z">
              <w:r w:rsidRPr="EA4C1347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291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8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669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292" w:author="ahmad sahrul" w:date="2026-04-27T19:32:00Z">
                  <w:rPr/>
                </w:rPrChange>
              </w:rPr>
              <w:pPrChange w:id="4293" w:author="6781" w:date="2026-04-27T23:07:00Z">
                <w:pPr/>
              </w:pPrChange>
            </w:pPr>
            <w:r w:rsidRPr="2858E72B">
              <w:rPr>
                <w:rFonts w:ascii="Times New Roman" w:cs="Times New Roman"/>
                <w:sz w:val="20"/>
                <w:szCs w:val="20"/>
                <w:rPrChange w:id="4294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B1543B89">
              <w:rPr>
                <w:rFonts w:ascii="Times New Roman" w:cs="Times New Roman"/>
                <w:sz w:val="20"/>
                <w:szCs w:val="20"/>
                <w:rPrChange w:id="429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F608B30">
              <w:rPr>
                <w:rFonts w:ascii="Times New Roman" w:cs="Times New Roman"/>
                <w:sz w:val="20"/>
                <w:szCs w:val="20"/>
                <w:rPrChange w:id="4296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12C1AF62">
              <w:rPr>
                <w:rFonts w:ascii="Times New Roman" w:cs="Times New Roman"/>
                <w:sz w:val="20"/>
                <w:szCs w:val="20"/>
                <w:rPrChange w:id="429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EAD25D6">
              <w:rPr>
                <w:rFonts w:ascii="Times New Roman" w:cs="Times New Roman"/>
                <w:sz w:val="20"/>
                <w:szCs w:val="20"/>
                <w:rPrChange w:id="4298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A2743F49">
              <w:rPr>
                <w:rFonts w:ascii="Times New Roman" w:cs="Times New Roman"/>
                <w:sz w:val="20"/>
                <w:szCs w:val="20"/>
                <w:rPrChange w:id="429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FF52761">
              <w:rPr>
                <w:rFonts w:ascii="Times New Roman" w:cs="Times New Roman"/>
                <w:sz w:val="20"/>
                <w:szCs w:val="20"/>
                <w:rPrChange w:id="4300" w:author="ahmad sahrul" w:date="2026-04-27T19:32:00Z">
                  <w:rPr>
                    <w:sz w:val="20"/>
                    <w:szCs w:val="20"/>
                  </w:rPr>
                </w:rPrChange>
              </w:rPr>
              <w:t>struk</w:t>
            </w:r>
            <w:r w:rsidRPr="689B0F80">
              <w:rPr>
                <w:rFonts w:ascii="Times New Roman" w:cs="Times New Roman"/>
                <w:sz w:val="20"/>
                <w:szCs w:val="20"/>
                <w:rPrChange w:id="430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digital (transaction ID, daftar item, total, </w:t>
            </w:r>
            <w:r w:rsidRPr="35DA86EE">
              <w:rPr>
                <w:rFonts w:ascii="Times New Roman" w:cs="Times New Roman"/>
                <w:sz w:val="20"/>
                <w:szCs w:val="20"/>
                <w:rPrChange w:id="4302" w:author="ahmad sahrul" w:date="2026-04-27T19:32:00Z">
                  <w:rPr>
                    <w:sz w:val="20"/>
                    <w:szCs w:val="20"/>
                  </w:rPr>
                </w:rPrChange>
              </w:rPr>
              <w:t>kembalian</w:t>
            </w:r>
            <w:r w:rsidRPr="A0B9F02B">
              <w:rPr>
                <w:rFonts w:ascii="Times New Roman" w:cs="Times New Roman"/>
                <w:sz w:val="20"/>
                <w:szCs w:val="20"/>
                <w:rPrChange w:id="430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4A495A75">
              <w:rPr>
                <w:rFonts w:ascii="Times New Roman" w:cs="Times New Roman"/>
                <w:sz w:val="20"/>
                <w:szCs w:val="20"/>
                <w:rPrChange w:id="4304" w:author="ahmad sahrul" w:date="2026-04-27T19:32:00Z">
                  <w:rPr>
                    <w:sz w:val="20"/>
                    <w:szCs w:val="20"/>
                  </w:rPr>
                </w:rPrChange>
              </w:rPr>
              <w:t>tanggal</w:t>
            </w:r>
            <w:r w:rsidRPr="148B98CD">
              <w:rPr>
                <w:rFonts w:ascii="Times New Roman" w:cs="Times New Roman"/>
                <w:sz w:val="20"/>
                <w:szCs w:val="20"/>
                <w:rPrChange w:id="4305" w:author="ahmad sahrul" w:date="2026-04-27T19:32:00Z">
                  <w:rPr>
                    <w:sz w:val="20"/>
                    <w:szCs w:val="20"/>
                  </w:rPr>
                </w:rPrChange>
              </w:rPr>
              <w:t>/jam).</w:t>
            </w:r>
          </w:p>
        </w:tc>
      </w:tr>
      <w:tr w:rsidR="00BF190D" w14:paraId="237C20B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7B69" w14:textId="395554CD" w:rsidR="00BF190D" w:rsidRPr="00BF190D" w:rsidRDefault="00000000">
            <w:pPr>
              <w:jc w:val="both"/>
              <w:rPr>
                <w:rFonts w:ascii="Times New Roman" w:cs="Times New Roman"/>
                <w:rPrChange w:id="4306" w:author="ahmad sahrul" w:date="2026-04-27T19:32:00Z">
                  <w:rPr/>
                </w:rPrChange>
              </w:rPr>
              <w:pPrChange w:id="4307" w:author="6781" w:date="2026-04-27T23:07:00Z">
                <w:pPr/>
              </w:pPrChange>
            </w:pPr>
            <w:r w:rsidRPr="AEE9EB40">
              <w:rPr>
                <w:rFonts w:ascii="Times New Roman" w:cs="Times New Roman"/>
                <w:b/>
                <w:bCs/>
                <w:sz w:val="20"/>
                <w:szCs w:val="20"/>
                <w:rPrChange w:id="4308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REQ-POS-</w:t>
            </w:r>
            <w:ins w:id="4309" w:author="pajar280505@gmail.com" w:date="2026-05-16T09:47:00Z">
              <w:r w:rsidR="00921B7B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0</w:t>
              </w:r>
            </w:ins>
            <w:del w:id="4310" w:author="pajar280505@gmail.com" w:date="2026-05-16T09:47:00Z">
              <w:r w:rsidRPr="AEE9EB40" w:rsidDel="00921B7B">
                <w:rPr>
                  <w:rFonts w:ascii="Times New Roman" w:cs="Times New Roman"/>
                  <w:b/>
                  <w:bCs/>
                  <w:sz w:val="20"/>
                  <w:szCs w:val="20"/>
                  <w:rPrChange w:id="4311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1</w:delText>
              </w:r>
            </w:del>
            <w:ins w:id="4312" w:author="muhammad aldi oktavian" w:date="2026-05-16T02:38:00Z">
              <w:r w:rsidR="009F036B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8</w:t>
              </w:r>
            </w:ins>
            <w:del w:id="4313" w:author="muhammad aldi oktavian" w:date="2026-05-16T02:38:00Z">
              <w:r w:rsidRPr="AEE9EB40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314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0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24D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4315" w:author="ahmad sahrul" w:date="2026-04-27T19:32:00Z">
                  <w:rPr/>
                </w:rPrChange>
              </w:rPr>
              <w:pPrChange w:id="4316" w:author="6781" w:date="2026-04-27T23:07:00Z">
                <w:pPr/>
              </w:pPrChange>
            </w:pPr>
            <w:r w:rsidRPr="A8F80182">
              <w:rPr>
                <w:rFonts w:ascii="Times New Roman" w:cs="Times New Roman"/>
                <w:sz w:val="20"/>
                <w:szCs w:val="20"/>
                <w:rPrChange w:id="4317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7FDBA0EA">
              <w:rPr>
                <w:rFonts w:ascii="Times New Roman" w:cs="Times New Roman"/>
                <w:sz w:val="20"/>
                <w:szCs w:val="20"/>
                <w:rPrChange w:id="431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927638E">
              <w:rPr>
                <w:rFonts w:ascii="Times New Roman" w:cs="Times New Roman"/>
                <w:sz w:val="20"/>
                <w:szCs w:val="20"/>
                <w:rPrChange w:id="4319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B7839C8F">
              <w:rPr>
                <w:rFonts w:ascii="Times New Roman" w:cs="Times New Roman"/>
                <w:sz w:val="20"/>
                <w:szCs w:val="20"/>
                <w:rPrChange w:id="432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28D94D7">
              <w:rPr>
                <w:rFonts w:ascii="Times New Roman" w:cs="Times New Roman"/>
                <w:sz w:val="20"/>
                <w:szCs w:val="20"/>
                <w:rPrChange w:id="4321" w:author="ahmad sahrul" w:date="2026-04-27T19:32:00Z">
                  <w:rPr>
                    <w:sz w:val="20"/>
                    <w:szCs w:val="20"/>
                  </w:rPr>
                </w:rPrChange>
              </w:rPr>
              <w:t>mendukung</w:t>
            </w:r>
            <w:r w:rsidRPr="2DCEFE7D">
              <w:rPr>
                <w:rFonts w:ascii="Times New Roman" w:cs="Times New Roman"/>
                <w:sz w:val="20"/>
                <w:szCs w:val="20"/>
                <w:rPrChange w:id="432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6E643AF">
              <w:rPr>
                <w:rFonts w:ascii="Times New Roman" w:cs="Times New Roman"/>
                <w:sz w:val="20"/>
                <w:szCs w:val="20"/>
                <w:rPrChange w:id="4323" w:author="ahmad sahrul" w:date="2026-04-27T19:32:00Z">
                  <w:rPr>
                    <w:sz w:val="20"/>
                    <w:szCs w:val="20"/>
                  </w:rPr>
                </w:rPrChange>
              </w:rPr>
              <w:t>pencarian</w:t>
            </w:r>
            <w:r w:rsidRPr="912B2A67">
              <w:rPr>
                <w:rFonts w:ascii="Times New Roman" w:cs="Times New Roman"/>
                <w:sz w:val="20"/>
                <w:szCs w:val="20"/>
                <w:rPrChange w:id="432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624B7EA">
              <w:rPr>
                <w:rFonts w:ascii="Times New Roman" w:cs="Times New Roman"/>
                <w:sz w:val="20"/>
                <w:szCs w:val="20"/>
                <w:rPrChange w:id="4325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093AE816">
              <w:rPr>
                <w:rFonts w:ascii="Times New Roman" w:cs="Times New Roman"/>
                <w:sz w:val="20"/>
                <w:szCs w:val="20"/>
                <w:rPrChange w:id="432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di </w:t>
            </w:r>
            <w:r w:rsidRPr="3AD8FB2A">
              <w:rPr>
                <w:rFonts w:ascii="Times New Roman" w:cs="Times New Roman"/>
                <w:sz w:val="20"/>
                <w:szCs w:val="20"/>
                <w:rPrChange w:id="4327" w:author="ahmad sahrul" w:date="2026-04-27T19:32:00Z">
                  <w:rPr>
                    <w:sz w:val="20"/>
                    <w:szCs w:val="20"/>
                  </w:rPr>
                </w:rPrChange>
              </w:rPr>
              <w:t>halaman</w:t>
            </w:r>
            <w:r w:rsidRPr="94C9704F">
              <w:rPr>
                <w:rFonts w:ascii="Times New Roman" w:cs="Times New Roman"/>
                <w:sz w:val="20"/>
                <w:szCs w:val="20"/>
                <w:rPrChange w:id="432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POS </w:t>
            </w:r>
            <w:r w:rsidRPr="9A8BF137">
              <w:rPr>
                <w:rFonts w:ascii="Times New Roman" w:cs="Times New Roman"/>
                <w:sz w:val="20"/>
                <w:szCs w:val="20"/>
                <w:rPrChange w:id="4329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C457C41B">
              <w:rPr>
                <w:rFonts w:ascii="Times New Roman" w:cs="Times New Roman"/>
                <w:sz w:val="20"/>
                <w:szCs w:val="20"/>
                <w:rPrChange w:id="433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nama.</w:t>
            </w:r>
          </w:p>
        </w:tc>
      </w:tr>
    </w:tbl>
    <w:p w14:paraId="6BFF4FA3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4331" w:author="ahmad sahrul" w:date="2026-04-27T19:32:00Z">
            <w:rPr/>
          </w:rPrChange>
        </w:rPr>
        <w:pPrChange w:id="4332" w:author="6781" w:date="2026-04-27T23:07:00Z">
          <w:pPr>
            <w:spacing w:before="60" w:after="60"/>
          </w:pPr>
        </w:pPrChange>
      </w:pPr>
    </w:p>
    <w:p w14:paraId="3C9F0D89" w14:textId="77777777" w:rsidR="00BF190D" w:rsidRPr="00BF190D" w:rsidRDefault="00000000">
      <w:pPr>
        <w:pStyle w:val="Heading3"/>
        <w:jc w:val="both"/>
        <w:rPr>
          <w:rFonts w:ascii="Times New Roman" w:cs="Times New Roman"/>
          <w:rPrChange w:id="4333" w:author="ahmad sahrul" w:date="2026-04-27T19:32:00Z">
            <w:rPr/>
          </w:rPrChange>
        </w:rPr>
        <w:pPrChange w:id="4334" w:author="6781" w:date="2026-04-27T23:07:00Z">
          <w:pPr>
            <w:pStyle w:val="Heading3"/>
          </w:pPr>
        </w:pPrChange>
      </w:pPr>
      <w:bookmarkStart w:id="4335" w:name="_Toc228212153"/>
      <w:r w:rsidRPr="3BCCC22C">
        <w:rPr>
          <w:rFonts w:ascii="Times New Roman" w:cs="Times New Roman"/>
          <w:rPrChange w:id="4336" w:author="ahmad sahrul" w:date="2026-04-27T19:32:00Z">
            <w:rPr/>
          </w:rPrChange>
        </w:rPr>
        <w:t xml:space="preserve">4.3.4 Sequence Diagram </w:t>
      </w:r>
      <w:r w:rsidRPr="3BCCC22C">
        <w:rPr>
          <w:rFonts w:ascii="Times New Roman" w:cs="Times New Roman"/>
          <w:rPrChange w:id="4337" w:author="ahmad sahrul" w:date="2026-04-27T19:32:00Z">
            <w:rPr/>
          </w:rPrChange>
        </w:rPr>
        <w:t>–</w:t>
      </w:r>
      <w:r w:rsidRPr="3BCCC22C">
        <w:rPr>
          <w:rFonts w:ascii="Times New Roman" w:cs="Times New Roman"/>
          <w:rPrChange w:id="4338" w:author="ahmad sahrul" w:date="2026-04-27T19:32:00Z">
            <w:rPr/>
          </w:rPrChange>
        </w:rPr>
        <w:t xml:space="preserve"> Proses </w:t>
      </w:r>
      <w:r w:rsidRPr="E4D6912D">
        <w:rPr>
          <w:rFonts w:ascii="Times New Roman" w:cs="Times New Roman"/>
          <w:rPrChange w:id="4339" w:author="ahmad sahrul" w:date="2026-04-27T19:32:00Z">
            <w:rPr/>
          </w:rPrChange>
        </w:rPr>
        <w:t>Transaksi</w:t>
      </w:r>
      <w:r w:rsidRPr="1A665ABE">
        <w:rPr>
          <w:rFonts w:ascii="Times New Roman" w:cs="Times New Roman"/>
          <w:rPrChange w:id="4340" w:author="ahmad sahrul" w:date="2026-04-27T19:32:00Z">
            <w:rPr/>
          </w:rPrChange>
        </w:rPr>
        <w:t xml:space="preserve"> POS</w:t>
      </w:r>
      <w:bookmarkEnd w:id="4335"/>
    </w:p>
    <w:p w14:paraId="3CD71B35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4341" w:author="ahmad sahrul" w:date="2026-04-27T19:50:00Z">
            <w:rPr/>
          </w:rPrChange>
        </w:rPr>
        <w:pPrChange w:id="4342" w:author="6781" w:date="2026-04-27T23:07:00Z">
          <w:pPr>
            <w:spacing w:before="80"/>
          </w:pPr>
        </w:pPrChange>
      </w:pPr>
      <w:r w:rsidRPr="4831DCFC">
        <w:rPr>
          <w:rFonts w:ascii="Times New Roman" w:cs="Times New Roman"/>
          <w:sz w:val="24"/>
          <w:szCs w:val="24"/>
          <w:rPrChange w:id="4343" w:author="ahmad sahrul" w:date="2026-04-27T19:50:00Z">
            <w:rPr/>
          </w:rPrChange>
        </w:rPr>
        <w:t xml:space="preserve">Alur proses </w:t>
      </w:r>
      <w:r w:rsidRPr="CB524968">
        <w:rPr>
          <w:rFonts w:ascii="Times New Roman" w:cs="Times New Roman"/>
          <w:sz w:val="24"/>
          <w:szCs w:val="24"/>
          <w:rPrChange w:id="4344" w:author="ahmad sahrul" w:date="2026-04-27T19:50:00Z">
            <w:rPr/>
          </w:rPrChange>
        </w:rPr>
        <w:t>transaksi</w:t>
      </w:r>
      <w:r w:rsidRPr="E1D573B2">
        <w:rPr>
          <w:rFonts w:ascii="Times New Roman" w:cs="Times New Roman"/>
          <w:sz w:val="24"/>
          <w:szCs w:val="24"/>
          <w:rPrChange w:id="4345" w:author="ahmad sahrul" w:date="2026-04-27T19:50:00Z">
            <w:rPr/>
          </w:rPrChange>
        </w:rPr>
        <w:t xml:space="preserve"> POS:</w:t>
      </w:r>
    </w:p>
    <w:p w14:paraId="233BA350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346" w:author="ahmad sahrul" w:date="2026-04-27T19:50:00Z">
            <w:rPr/>
          </w:rPrChange>
        </w:rPr>
        <w:pPrChange w:id="4347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F15DB5E9">
        <w:rPr>
          <w:rFonts w:ascii="Times New Roman" w:cs="Times New Roman"/>
          <w:sz w:val="24"/>
          <w:szCs w:val="24"/>
          <w:rPrChange w:id="4348" w:author="ahmad sahrul" w:date="2026-04-27T19:50:00Z">
            <w:rPr/>
          </w:rPrChange>
        </w:rPr>
        <w:t xml:space="preserve">Kasir </w:t>
      </w:r>
      <w:r w:rsidRPr="29E348DD">
        <w:rPr>
          <w:rFonts w:ascii="Times New Roman" w:cs="Times New Roman"/>
          <w:sz w:val="24"/>
          <w:szCs w:val="24"/>
          <w:rPrChange w:id="4349" w:author="ahmad sahrul" w:date="2026-04-27T19:50:00Z">
            <w:rPr/>
          </w:rPrChange>
        </w:rPr>
        <w:t>membuka</w:t>
      </w:r>
      <w:r w:rsidRPr="7771100A">
        <w:rPr>
          <w:rFonts w:ascii="Times New Roman" w:cs="Times New Roman"/>
          <w:sz w:val="24"/>
          <w:szCs w:val="24"/>
          <w:rPrChange w:id="4350" w:author="ahmad sahrul" w:date="2026-04-27T19:50:00Z">
            <w:rPr/>
          </w:rPrChange>
        </w:rPr>
        <w:t xml:space="preserve"> </w:t>
      </w:r>
      <w:r w:rsidRPr="2AD98488">
        <w:rPr>
          <w:rFonts w:ascii="Times New Roman" w:cs="Times New Roman"/>
          <w:sz w:val="24"/>
          <w:szCs w:val="24"/>
          <w:rPrChange w:id="4351" w:author="ahmad sahrul" w:date="2026-04-27T19:50:00Z">
            <w:rPr/>
          </w:rPrChange>
        </w:rPr>
        <w:t>halaman</w:t>
      </w:r>
      <w:r w:rsidRPr="E09C7690">
        <w:rPr>
          <w:rFonts w:ascii="Times New Roman" w:cs="Times New Roman"/>
          <w:sz w:val="24"/>
          <w:szCs w:val="24"/>
          <w:rPrChange w:id="4352" w:author="ahmad sahrul" w:date="2026-04-27T19:50:00Z">
            <w:rPr/>
          </w:rPrChange>
        </w:rPr>
        <w:t xml:space="preserve"> POS di </w:t>
      </w:r>
      <w:r w:rsidRPr="B00B8D0B">
        <w:rPr>
          <w:rFonts w:ascii="Times New Roman" w:cs="Times New Roman"/>
          <w:sz w:val="24"/>
          <w:szCs w:val="24"/>
          <w:rPrChange w:id="4353" w:author="ahmad sahrul" w:date="2026-04-27T19:50:00Z">
            <w:rPr/>
          </w:rPrChange>
        </w:rPr>
        <w:t>aplikasi</w:t>
      </w:r>
      <w:r w:rsidRPr="167013C8">
        <w:rPr>
          <w:rFonts w:ascii="Times New Roman" w:cs="Times New Roman"/>
          <w:sz w:val="24"/>
          <w:szCs w:val="24"/>
          <w:rPrChange w:id="4354" w:author="ahmad sahrul" w:date="2026-04-27T19:50:00Z">
            <w:rPr/>
          </w:rPrChange>
        </w:rPr>
        <w:t xml:space="preserve"> Flutter.</w:t>
      </w:r>
    </w:p>
    <w:p w14:paraId="41F4EC7C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355" w:author="ahmad sahrul" w:date="2026-04-27T19:50:00Z">
            <w:rPr/>
          </w:rPrChange>
        </w:rPr>
        <w:pPrChange w:id="4356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BAC28FCC">
        <w:rPr>
          <w:rFonts w:ascii="Times New Roman" w:cs="Times New Roman"/>
          <w:sz w:val="24"/>
          <w:szCs w:val="24"/>
          <w:rPrChange w:id="4357" w:author="ahmad sahrul" w:date="2026-04-27T19:50:00Z">
            <w:rPr/>
          </w:rPrChange>
        </w:rPr>
        <w:t xml:space="preserve">Flutter </w:t>
      </w:r>
      <w:r w:rsidRPr="2108B804">
        <w:rPr>
          <w:rFonts w:ascii="Times New Roman" w:cs="Times New Roman"/>
          <w:sz w:val="24"/>
          <w:szCs w:val="24"/>
          <w:rPrChange w:id="4358" w:author="ahmad sahrul" w:date="2026-04-27T19:50:00Z">
            <w:rPr/>
          </w:rPrChange>
        </w:rPr>
        <w:t>mengirim</w:t>
      </w:r>
      <w:r w:rsidRPr="A97AA114">
        <w:rPr>
          <w:rFonts w:ascii="Times New Roman" w:cs="Times New Roman"/>
          <w:sz w:val="24"/>
          <w:szCs w:val="24"/>
          <w:rPrChange w:id="4359" w:author="ahmad sahrul" w:date="2026-04-27T19:50:00Z">
            <w:rPr/>
          </w:rPrChange>
        </w:rPr>
        <w:t xml:space="preserve"> GET /</w:t>
      </w:r>
      <w:r w:rsidRPr="881FA201">
        <w:rPr>
          <w:rFonts w:ascii="Times New Roman" w:cs="Times New Roman"/>
          <w:sz w:val="24"/>
          <w:szCs w:val="24"/>
          <w:rPrChange w:id="4360" w:author="ahmad sahrul" w:date="2026-04-27T19:50:00Z">
            <w:rPr/>
          </w:rPrChange>
        </w:rPr>
        <w:t>api</w:t>
      </w:r>
      <w:r w:rsidRPr="5F7A7E64">
        <w:rPr>
          <w:rFonts w:ascii="Times New Roman" w:cs="Times New Roman"/>
          <w:sz w:val="24"/>
          <w:szCs w:val="24"/>
          <w:rPrChange w:id="4361" w:author="ahmad sahrul" w:date="2026-04-27T19:50:00Z">
            <w:rPr/>
          </w:rPrChange>
        </w:rPr>
        <w:t>/</w:t>
      </w:r>
      <w:r w:rsidRPr="779A0CBE">
        <w:rPr>
          <w:rFonts w:ascii="Times New Roman" w:cs="Times New Roman"/>
          <w:sz w:val="24"/>
          <w:szCs w:val="24"/>
          <w:rPrChange w:id="4362" w:author="ahmad sahrul" w:date="2026-04-27T19:50:00Z">
            <w:rPr/>
          </w:rPrChange>
        </w:rPr>
        <w:t>products?channel</w:t>
      </w:r>
      <w:r w:rsidRPr="BDA51E92">
        <w:rPr>
          <w:rFonts w:ascii="Times New Roman" w:cs="Times New Roman"/>
          <w:sz w:val="24"/>
          <w:szCs w:val="24"/>
          <w:rPrChange w:id="4363" w:author="ahmad sahrul" w:date="2026-04-27T19:50:00Z">
            <w:rPr/>
          </w:rPrChange>
        </w:rPr>
        <w:t>=</w:t>
      </w:r>
      <w:r w:rsidRPr="5243AFC6">
        <w:rPr>
          <w:rFonts w:ascii="Times New Roman" w:cs="Times New Roman"/>
          <w:sz w:val="24"/>
          <w:szCs w:val="24"/>
          <w:rPrChange w:id="4364" w:author="ahmad sahrul" w:date="2026-04-27T19:50:00Z">
            <w:rPr/>
          </w:rPrChange>
        </w:rPr>
        <w:t>offline&amp;in_stock</w:t>
      </w:r>
      <w:r w:rsidRPr="B2074006">
        <w:rPr>
          <w:rFonts w:ascii="Times New Roman" w:cs="Times New Roman"/>
          <w:sz w:val="24"/>
          <w:szCs w:val="24"/>
          <w:rPrChange w:id="4365" w:author="ahmad sahrul" w:date="2026-04-27T19:50:00Z">
            <w:rPr/>
          </w:rPrChange>
        </w:rPr>
        <w:t xml:space="preserve">=true </w:t>
      </w:r>
      <w:r w:rsidRPr="BD87A6A2">
        <w:rPr>
          <w:rFonts w:ascii="Times New Roman" w:cs="Times New Roman"/>
          <w:sz w:val="24"/>
          <w:szCs w:val="24"/>
          <w:rPrChange w:id="4366" w:author="ahmad sahrul" w:date="2026-04-27T19:50:00Z">
            <w:rPr/>
          </w:rPrChange>
        </w:rPr>
        <w:t>ke</w:t>
      </w:r>
      <w:r w:rsidRPr="3777BF2A">
        <w:rPr>
          <w:rFonts w:ascii="Times New Roman" w:cs="Times New Roman"/>
          <w:sz w:val="24"/>
          <w:szCs w:val="24"/>
          <w:rPrChange w:id="4367" w:author="ahmad sahrul" w:date="2026-04-27T19:50:00Z">
            <w:rPr/>
          </w:rPrChange>
        </w:rPr>
        <w:t xml:space="preserve"> Backend.</w:t>
      </w:r>
    </w:p>
    <w:p w14:paraId="6C212244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368" w:author="ahmad sahrul" w:date="2026-04-27T19:50:00Z">
            <w:rPr/>
          </w:rPrChange>
        </w:rPr>
        <w:pPrChange w:id="436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E7C0176A">
        <w:rPr>
          <w:rFonts w:ascii="Times New Roman" w:cs="Times New Roman"/>
          <w:sz w:val="24"/>
          <w:szCs w:val="24"/>
          <w:rPrChange w:id="4370" w:author="ahmad sahrul" w:date="2026-04-27T19:50:00Z">
            <w:rPr/>
          </w:rPrChange>
        </w:rPr>
        <w:t xml:space="preserve">Backend </w:t>
      </w:r>
      <w:r w:rsidRPr="C7134EA4">
        <w:rPr>
          <w:rFonts w:ascii="Times New Roman" w:cs="Times New Roman"/>
          <w:sz w:val="24"/>
          <w:szCs w:val="24"/>
          <w:rPrChange w:id="4371" w:author="ahmad sahrul" w:date="2026-04-27T19:50:00Z">
            <w:rPr/>
          </w:rPrChange>
        </w:rPr>
        <w:t>ProductController</w:t>
      </w:r>
      <w:r w:rsidRPr="7060D46E">
        <w:rPr>
          <w:rFonts w:ascii="Times New Roman" w:cs="Times New Roman"/>
          <w:sz w:val="24"/>
          <w:szCs w:val="24"/>
          <w:rPrChange w:id="4372" w:author="ahmad sahrul" w:date="2026-04-27T19:50:00Z">
            <w:rPr/>
          </w:rPrChange>
        </w:rPr>
        <w:t xml:space="preserve"> </w:t>
      </w:r>
      <w:r w:rsidRPr="076BC2BA">
        <w:rPr>
          <w:rFonts w:ascii="Times New Roman" w:cs="Times New Roman"/>
          <w:sz w:val="24"/>
          <w:szCs w:val="24"/>
          <w:rPrChange w:id="4373" w:author="ahmad sahrul" w:date="2026-04-27T19:50:00Z">
            <w:rPr/>
          </w:rPrChange>
        </w:rPr>
        <w:t>mengambil</w:t>
      </w:r>
      <w:r w:rsidRPr="C788087F">
        <w:rPr>
          <w:rFonts w:ascii="Times New Roman" w:cs="Times New Roman"/>
          <w:sz w:val="24"/>
          <w:szCs w:val="24"/>
          <w:rPrChange w:id="4374" w:author="ahmad sahrul" w:date="2026-04-27T19:50:00Z">
            <w:rPr/>
          </w:rPrChange>
        </w:rPr>
        <w:t xml:space="preserve"> daftar </w:t>
      </w:r>
      <w:r w:rsidRPr="F25DD52C">
        <w:rPr>
          <w:rFonts w:ascii="Times New Roman" w:cs="Times New Roman"/>
          <w:sz w:val="24"/>
          <w:szCs w:val="24"/>
          <w:rPrChange w:id="4375" w:author="ahmad sahrul" w:date="2026-04-27T19:50:00Z">
            <w:rPr/>
          </w:rPrChange>
        </w:rPr>
        <w:t>produk</w:t>
      </w:r>
      <w:r w:rsidRPr="472F9FD1">
        <w:rPr>
          <w:rFonts w:ascii="Times New Roman" w:cs="Times New Roman"/>
          <w:sz w:val="24"/>
          <w:szCs w:val="24"/>
          <w:rPrChange w:id="4376" w:author="ahmad sahrul" w:date="2026-04-27T19:50:00Z">
            <w:rPr/>
          </w:rPrChange>
        </w:rPr>
        <w:t xml:space="preserve"> </w:t>
      </w:r>
      <w:r w:rsidRPr="CC1EFF1B">
        <w:rPr>
          <w:rFonts w:ascii="Times New Roman" w:cs="Times New Roman"/>
          <w:sz w:val="24"/>
          <w:szCs w:val="24"/>
          <w:rPrChange w:id="4377" w:author="ahmad sahrul" w:date="2026-04-27T19:50:00Z">
            <w:rPr/>
          </w:rPrChange>
        </w:rPr>
        <w:t>dengan</w:t>
      </w:r>
      <w:r w:rsidRPr="7109DBE6">
        <w:rPr>
          <w:rFonts w:ascii="Times New Roman" w:cs="Times New Roman"/>
          <w:sz w:val="24"/>
          <w:szCs w:val="24"/>
          <w:rPrChange w:id="4378" w:author="ahmad sahrul" w:date="2026-04-27T19:50:00Z">
            <w:rPr/>
          </w:rPrChange>
        </w:rPr>
        <w:t xml:space="preserve"> </w:t>
      </w:r>
      <w:r w:rsidRPr="D4E6F068">
        <w:rPr>
          <w:rFonts w:ascii="Times New Roman" w:cs="Times New Roman"/>
          <w:sz w:val="24"/>
          <w:szCs w:val="24"/>
          <w:rPrChange w:id="4379" w:author="ahmad sahrul" w:date="2026-04-27T19:50:00Z">
            <w:rPr/>
          </w:rPrChange>
        </w:rPr>
        <w:t>stok</w:t>
      </w:r>
      <w:r w:rsidRPr="3936BCC6">
        <w:rPr>
          <w:rFonts w:ascii="Times New Roman" w:cs="Times New Roman"/>
          <w:sz w:val="24"/>
          <w:szCs w:val="24"/>
          <w:rPrChange w:id="4380" w:author="ahmad sahrul" w:date="2026-04-27T19:50:00Z">
            <w:rPr/>
          </w:rPrChange>
        </w:rPr>
        <w:t xml:space="preserve"> offline &gt; 0 </w:t>
      </w:r>
      <w:r w:rsidRPr="9A68BC4B">
        <w:rPr>
          <w:rFonts w:ascii="Times New Roman" w:cs="Times New Roman"/>
          <w:sz w:val="24"/>
          <w:szCs w:val="24"/>
          <w:rPrChange w:id="4381" w:author="ahmad sahrul" w:date="2026-04-27T19:50:00Z">
            <w:rPr/>
          </w:rPrChange>
        </w:rPr>
        <w:t>dari</w:t>
      </w:r>
      <w:r w:rsidRPr="FAC3F75A">
        <w:rPr>
          <w:rFonts w:ascii="Times New Roman" w:cs="Times New Roman"/>
          <w:sz w:val="24"/>
          <w:szCs w:val="24"/>
          <w:rPrChange w:id="4382" w:author="ahmad sahrul" w:date="2026-04-27T19:50:00Z">
            <w:rPr/>
          </w:rPrChange>
        </w:rPr>
        <w:t xml:space="preserve"> database.</w:t>
      </w:r>
    </w:p>
    <w:p w14:paraId="4E2C8702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383" w:author="ahmad sahrul" w:date="2026-04-27T19:50:00Z">
            <w:rPr/>
          </w:rPrChange>
        </w:rPr>
        <w:pPrChange w:id="4384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5F785BDF">
        <w:rPr>
          <w:rFonts w:ascii="Times New Roman" w:cs="Times New Roman"/>
          <w:sz w:val="24"/>
          <w:szCs w:val="24"/>
          <w:rPrChange w:id="4385" w:author="ahmad sahrul" w:date="2026-04-27T19:50:00Z">
            <w:rPr/>
          </w:rPrChange>
        </w:rPr>
        <w:t xml:space="preserve">Backend </w:t>
      </w:r>
      <w:r w:rsidRPr="C7EE1DB4">
        <w:rPr>
          <w:rFonts w:ascii="Times New Roman" w:cs="Times New Roman"/>
          <w:sz w:val="24"/>
          <w:szCs w:val="24"/>
          <w:rPrChange w:id="4386" w:author="ahmad sahrul" w:date="2026-04-27T19:50:00Z">
            <w:rPr/>
          </w:rPrChange>
        </w:rPr>
        <w:t>mengembalikan</w:t>
      </w:r>
      <w:r w:rsidRPr="6733DE2C">
        <w:rPr>
          <w:rFonts w:ascii="Times New Roman" w:cs="Times New Roman"/>
          <w:sz w:val="24"/>
          <w:szCs w:val="24"/>
          <w:rPrChange w:id="4387" w:author="ahmad sahrul" w:date="2026-04-27T19:50:00Z">
            <w:rPr/>
          </w:rPrChange>
        </w:rPr>
        <w:t xml:space="preserve"> response 200 OK </w:t>
      </w:r>
      <w:r w:rsidRPr="BBAA999D">
        <w:rPr>
          <w:rFonts w:ascii="Times New Roman" w:cs="Times New Roman"/>
          <w:sz w:val="24"/>
          <w:szCs w:val="24"/>
          <w:rPrChange w:id="4388" w:author="ahmad sahrul" w:date="2026-04-27T19:50:00Z">
            <w:rPr/>
          </w:rPrChange>
        </w:rPr>
        <w:t>berisi</w:t>
      </w:r>
      <w:r w:rsidRPr="2B45BECF">
        <w:rPr>
          <w:rFonts w:ascii="Times New Roman" w:cs="Times New Roman"/>
          <w:sz w:val="24"/>
          <w:szCs w:val="24"/>
          <w:rPrChange w:id="4389" w:author="ahmad sahrul" w:date="2026-04-27T19:50:00Z">
            <w:rPr/>
          </w:rPrChange>
        </w:rPr>
        <w:t xml:space="preserve"> array </w:t>
      </w:r>
      <w:r w:rsidRPr="EE907A93">
        <w:rPr>
          <w:rFonts w:ascii="Times New Roman" w:cs="Times New Roman"/>
          <w:sz w:val="24"/>
          <w:szCs w:val="24"/>
          <w:rPrChange w:id="4390" w:author="ahmad sahrul" w:date="2026-04-27T19:50:00Z">
            <w:rPr/>
          </w:rPrChange>
        </w:rPr>
        <w:t>produk</w:t>
      </w:r>
      <w:r w:rsidRPr="5E1A8A92">
        <w:rPr>
          <w:rFonts w:ascii="Times New Roman" w:cs="Times New Roman"/>
          <w:sz w:val="24"/>
          <w:szCs w:val="24"/>
          <w:rPrChange w:id="4391" w:author="ahmad sahrul" w:date="2026-04-27T19:50:00Z">
            <w:rPr/>
          </w:rPrChange>
        </w:rPr>
        <w:t>.</w:t>
      </w:r>
    </w:p>
    <w:p w14:paraId="1D443EC1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392" w:author="ahmad sahrul" w:date="2026-04-27T19:50:00Z">
            <w:rPr/>
          </w:rPrChange>
        </w:rPr>
        <w:pPrChange w:id="4393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C88D4438">
        <w:rPr>
          <w:rFonts w:ascii="Times New Roman" w:cs="Times New Roman"/>
          <w:sz w:val="24"/>
          <w:szCs w:val="24"/>
          <w:rPrChange w:id="4394" w:author="ahmad sahrul" w:date="2026-04-27T19:50:00Z">
            <w:rPr/>
          </w:rPrChange>
        </w:rPr>
        <w:t xml:space="preserve">Flutter </w:t>
      </w:r>
      <w:r w:rsidRPr="18B79251">
        <w:rPr>
          <w:rFonts w:ascii="Times New Roman" w:cs="Times New Roman"/>
          <w:sz w:val="24"/>
          <w:szCs w:val="24"/>
          <w:rPrChange w:id="4395" w:author="ahmad sahrul" w:date="2026-04-27T19:50:00Z">
            <w:rPr/>
          </w:rPrChange>
        </w:rPr>
        <w:t>menampilkan</w:t>
      </w:r>
      <w:r w:rsidRPr="B11CBC43">
        <w:rPr>
          <w:rFonts w:ascii="Times New Roman" w:cs="Times New Roman"/>
          <w:sz w:val="24"/>
          <w:szCs w:val="24"/>
          <w:rPrChange w:id="4396" w:author="ahmad sahrul" w:date="2026-04-27T19:50:00Z">
            <w:rPr/>
          </w:rPrChange>
        </w:rPr>
        <w:t xml:space="preserve"> grid </w:t>
      </w:r>
      <w:r w:rsidRPr="219DCC91">
        <w:rPr>
          <w:rFonts w:ascii="Times New Roman" w:cs="Times New Roman"/>
          <w:sz w:val="24"/>
          <w:szCs w:val="24"/>
          <w:rPrChange w:id="4397" w:author="ahmad sahrul" w:date="2026-04-27T19:50:00Z">
            <w:rPr/>
          </w:rPrChange>
        </w:rPr>
        <w:t>produk</w:t>
      </w:r>
      <w:r w:rsidRPr="F78817B1">
        <w:rPr>
          <w:rFonts w:ascii="Times New Roman" w:cs="Times New Roman"/>
          <w:sz w:val="24"/>
          <w:szCs w:val="24"/>
          <w:rPrChange w:id="4398" w:author="ahmad sahrul" w:date="2026-04-27T19:50:00Z">
            <w:rPr/>
          </w:rPrChange>
        </w:rPr>
        <w:t xml:space="preserve"> </w:t>
      </w:r>
      <w:r w:rsidRPr="4A23D25A">
        <w:rPr>
          <w:rFonts w:ascii="Times New Roman" w:cs="Times New Roman"/>
          <w:sz w:val="24"/>
          <w:szCs w:val="24"/>
          <w:rPrChange w:id="4399" w:author="ahmad sahrul" w:date="2026-04-27T19:50:00Z">
            <w:rPr/>
          </w:rPrChange>
        </w:rPr>
        <w:t>kepada</w:t>
      </w:r>
      <w:r w:rsidRPr="32D0D051">
        <w:rPr>
          <w:rFonts w:ascii="Times New Roman" w:cs="Times New Roman"/>
          <w:sz w:val="24"/>
          <w:szCs w:val="24"/>
          <w:rPrChange w:id="4400" w:author="ahmad sahrul" w:date="2026-04-27T19:50:00Z">
            <w:rPr/>
          </w:rPrChange>
        </w:rPr>
        <w:t xml:space="preserve"> </w:t>
      </w:r>
      <w:r w:rsidRPr="AE987519">
        <w:rPr>
          <w:rFonts w:ascii="Times New Roman" w:cs="Times New Roman"/>
          <w:sz w:val="24"/>
          <w:szCs w:val="24"/>
          <w:rPrChange w:id="4401" w:author="ahmad sahrul" w:date="2026-04-27T19:50:00Z">
            <w:rPr/>
          </w:rPrChange>
        </w:rPr>
        <w:t>kasir</w:t>
      </w:r>
      <w:r w:rsidRPr="14A47339">
        <w:rPr>
          <w:rFonts w:ascii="Times New Roman" w:cs="Times New Roman"/>
          <w:sz w:val="24"/>
          <w:szCs w:val="24"/>
          <w:rPrChange w:id="4402" w:author="ahmad sahrul" w:date="2026-04-27T19:50:00Z">
            <w:rPr/>
          </w:rPrChange>
        </w:rPr>
        <w:t>.</w:t>
      </w:r>
    </w:p>
    <w:p w14:paraId="5E284296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03" w:author="ahmad sahrul" w:date="2026-04-27T19:50:00Z">
            <w:rPr/>
          </w:rPrChange>
        </w:rPr>
        <w:pPrChange w:id="4404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CD01AA90">
        <w:rPr>
          <w:rFonts w:ascii="Times New Roman" w:cs="Times New Roman"/>
          <w:sz w:val="24"/>
          <w:szCs w:val="24"/>
          <w:rPrChange w:id="4405" w:author="ahmad sahrul" w:date="2026-04-27T19:50:00Z">
            <w:rPr/>
          </w:rPrChange>
        </w:rPr>
        <w:t xml:space="preserve">Kasir </w:t>
      </w:r>
      <w:r w:rsidRPr="90C6F2DE">
        <w:rPr>
          <w:rFonts w:ascii="Times New Roman" w:cs="Times New Roman"/>
          <w:sz w:val="24"/>
          <w:szCs w:val="24"/>
          <w:rPrChange w:id="4406" w:author="ahmad sahrul" w:date="2026-04-27T19:50:00Z">
            <w:rPr/>
          </w:rPrChange>
        </w:rPr>
        <w:t>memilih</w:t>
      </w:r>
      <w:r w:rsidRPr="2CBABFD3">
        <w:rPr>
          <w:rFonts w:ascii="Times New Roman" w:cs="Times New Roman"/>
          <w:sz w:val="24"/>
          <w:szCs w:val="24"/>
          <w:rPrChange w:id="4407" w:author="ahmad sahrul" w:date="2026-04-27T19:50:00Z">
            <w:rPr/>
          </w:rPrChange>
        </w:rPr>
        <w:t xml:space="preserve"> </w:t>
      </w:r>
      <w:r w:rsidRPr="D02C3E7A">
        <w:rPr>
          <w:rFonts w:ascii="Times New Roman" w:cs="Times New Roman"/>
          <w:sz w:val="24"/>
          <w:szCs w:val="24"/>
          <w:rPrChange w:id="4408" w:author="ahmad sahrul" w:date="2026-04-27T19:50:00Z">
            <w:rPr/>
          </w:rPrChange>
        </w:rPr>
        <w:t>produk</w:t>
      </w:r>
      <w:r w:rsidRPr="E0929C2C">
        <w:rPr>
          <w:rFonts w:ascii="Times New Roman" w:cs="Times New Roman"/>
          <w:sz w:val="24"/>
          <w:szCs w:val="24"/>
          <w:rPrChange w:id="4409" w:author="ahmad sahrul" w:date="2026-04-27T19:50:00Z">
            <w:rPr/>
          </w:rPrChange>
        </w:rPr>
        <w:t xml:space="preserve"> dan </w:t>
      </w:r>
      <w:r w:rsidRPr="769B3364">
        <w:rPr>
          <w:rFonts w:ascii="Times New Roman" w:cs="Times New Roman"/>
          <w:sz w:val="24"/>
          <w:szCs w:val="24"/>
          <w:rPrChange w:id="4410" w:author="ahmad sahrul" w:date="2026-04-27T19:50:00Z">
            <w:rPr/>
          </w:rPrChange>
        </w:rPr>
        <w:t>kuantitas</w:t>
      </w:r>
      <w:r w:rsidRPr="CA733EAA">
        <w:rPr>
          <w:rFonts w:ascii="Times New Roman" w:cs="Times New Roman"/>
          <w:sz w:val="24"/>
          <w:szCs w:val="24"/>
          <w:rPrChange w:id="4411" w:author="ahmad sahrul" w:date="2026-04-27T19:50:00Z">
            <w:rPr/>
          </w:rPrChange>
        </w:rPr>
        <w:t xml:space="preserve"> </w:t>
      </w:r>
      <w:r w:rsidRPr="CA733EAA">
        <w:rPr>
          <w:rFonts w:ascii="Times New Roman" w:cs="Times New Roman"/>
          <w:sz w:val="24"/>
          <w:szCs w:val="24"/>
          <w:rPrChange w:id="4412" w:author="ahmad sahrul" w:date="2026-04-27T19:50:00Z">
            <w:rPr/>
          </w:rPrChange>
        </w:rPr>
        <w:t>→</w:t>
      </w:r>
      <w:r w:rsidRPr="CA733EAA">
        <w:rPr>
          <w:rFonts w:ascii="Times New Roman" w:cs="Times New Roman"/>
          <w:sz w:val="24"/>
          <w:szCs w:val="24"/>
          <w:rPrChange w:id="4413" w:author="ahmad sahrul" w:date="2026-04-27T19:50:00Z">
            <w:rPr/>
          </w:rPrChange>
        </w:rPr>
        <w:t xml:space="preserve"> Flutter </w:t>
      </w:r>
      <w:r w:rsidRPr="DE6615D5">
        <w:rPr>
          <w:rFonts w:ascii="Times New Roman" w:cs="Times New Roman"/>
          <w:sz w:val="24"/>
          <w:szCs w:val="24"/>
          <w:rPrChange w:id="4414" w:author="ahmad sahrul" w:date="2026-04-27T19:50:00Z">
            <w:rPr/>
          </w:rPrChange>
        </w:rPr>
        <w:t>memperbarui</w:t>
      </w:r>
      <w:r w:rsidRPr="F7A202FD">
        <w:rPr>
          <w:rFonts w:ascii="Times New Roman" w:cs="Times New Roman"/>
          <w:sz w:val="24"/>
          <w:szCs w:val="24"/>
          <w:rPrChange w:id="4415" w:author="ahmad sahrul" w:date="2026-04-27T19:50:00Z">
            <w:rPr/>
          </w:rPrChange>
        </w:rPr>
        <w:t xml:space="preserve"> state </w:t>
      </w:r>
      <w:r w:rsidRPr="775A7F69">
        <w:rPr>
          <w:rFonts w:ascii="Times New Roman" w:cs="Times New Roman"/>
          <w:sz w:val="24"/>
          <w:szCs w:val="24"/>
          <w:rPrChange w:id="4416" w:author="ahmad sahrul" w:date="2026-04-27T19:50:00Z">
            <w:rPr/>
          </w:rPrChange>
        </w:rPr>
        <w:t>keranjang</w:t>
      </w:r>
      <w:r w:rsidRPr="45F71C01">
        <w:rPr>
          <w:rFonts w:ascii="Times New Roman" w:cs="Times New Roman"/>
          <w:sz w:val="24"/>
          <w:szCs w:val="24"/>
          <w:rPrChange w:id="4417" w:author="ahmad sahrul" w:date="2026-04-27T19:50:00Z">
            <w:rPr/>
          </w:rPrChange>
        </w:rPr>
        <w:t xml:space="preserve"> </w:t>
      </w:r>
      <w:r w:rsidRPr="B9C77166">
        <w:rPr>
          <w:rFonts w:ascii="Times New Roman" w:cs="Times New Roman"/>
          <w:sz w:val="24"/>
          <w:szCs w:val="24"/>
          <w:rPrChange w:id="4418" w:author="ahmad sahrul" w:date="2026-04-27T19:50:00Z">
            <w:rPr/>
          </w:rPrChange>
        </w:rPr>
        <w:t>lokal</w:t>
      </w:r>
      <w:r w:rsidRPr="47941C63">
        <w:rPr>
          <w:rFonts w:ascii="Times New Roman" w:cs="Times New Roman"/>
          <w:sz w:val="24"/>
          <w:szCs w:val="24"/>
          <w:rPrChange w:id="4419" w:author="ahmad sahrul" w:date="2026-04-27T19:50:00Z">
            <w:rPr/>
          </w:rPrChange>
        </w:rPr>
        <w:t>.</w:t>
      </w:r>
    </w:p>
    <w:p w14:paraId="498F517A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20" w:author="ahmad sahrul" w:date="2026-04-27T19:50:00Z">
            <w:rPr/>
          </w:rPrChange>
        </w:rPr>
        <w:pPrChange w:id="4421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9F8B5278">
        <w:rPr>
          <w:rFonts w:ascii="Times New Roman" w:cs="Times New Roman"/>
          <w:sz w:val="24"/>
          <w:szCs w:val="24"/>
          <w:rPrChange w:id="4422" w:author="ahmad sahrul" w:date="2026-04-27T19:50:00Z">
            <w:rPr/>
          </w:rPrChange>
        </w:rPr>
        <w:t xml:space="preserve">Kasir </w:t>
      </w:r>
      <w:r w:rsidRPr="F62B57C1">
        <w:rPr>
          <w:rFonts w:ascii="Times New Roman" w:cs="Times New Roman"/>
          <w:sz w:val="24"/>
          <w:szCs w:val="24"/>
          <w:rPrChange w:id="4423" w:author="ahmad sahrul" w:date="2026-04-27T19:50:00Z">
            <w:rPr/>
          </w:rPrChange>
        </w:rPr>
        <w:t>memasukkan</w:t>
      </w:r>
      <w:r w:rsidRPr="94C6C043">
        <w:rPr>
          <w:rFonts w:ascii="Times New Roman" w:cs="Times New Roman"/>
          <w:sz w:val="24"/>
          <w:szCs w:val="24"/>
          <w:rPrChange w:id="4424" w:author="ahmad sahrul" w:date="2026-04-27T19:50:00Z">
            <w:rPr/>
          </w:rPrChange>
        </w:rPr>
        <w:t xml:space="preserve"> nominal </w:t>
      </w:r>
      <w:r w:rsidRPr="ECA930BB">
        <w:rPr>
          <w:rFonts w:ascii="Times New Roman" w:cs="Times New Roman"/>
          <w:sz w:val="24"/>
          <w:szCs w:val="24"/>
          <w:rPrChange w:id="4425" w:author="ahmad sahrul" w:date="2026-04-27T19:50:00Z">
            <w:rPr/>
          </w:rPrChange>
        </w:rPr>
        <w:t>pembayaran</w:t>
      </w:r>
      <w:r w:rsidRPr="383113A4">
        <w:rPr>
          <w:rFonts w:ascii="Times New Roman" w:cs="Times New Roman"/>
          <w:sz w:val="24"/>
          <w:szCs w:val="24"/>
          <w:rPrChange w:id="4426" w:author="ahmad sahrul" w:date="2026-04-27T19:50:00Z">
            <w:rPr/>
          </w:rPrChange>
        </w:rPr>
        <w:t xml:space="preserve"> </w:t>
      </w:r>
      <w:r w:rsidRPr="383113A4">
        <w:rPr>
          <w:rFonts w:ascii="Times New Roman" w:cs="Times New Roman"/>
          <w:sz w:val="24"/>
          <w:szCs w:val="24"/>
          <w:rPrChange w:id="4427" w:author="ahmad sahrul" w:date="2026-04-27T19:50:00Z">
            <w:rPr/>
          </w:rPrChange>
        </w:rPr>
        <w:t>→</w:t>
      </w:r>
      <w:r w:rsidRPr="383113A4">
        <w:rPr>
          <w:rFonts w:ascii="Times New Roman" w:cs="Times New Roman"/>
          <w:sz w:val="24"/>
          <w:szCs w:val="24"/>
          <w:rPrChange w:id="4428" w:author="ahmad sahrul" w:date="2026-04-27T19:50:00Z">
            <w:rPr/>
          </w:rPrChange>
        </w:rPr>
        <w:t xml:space="preserve"> Flutter </w:t>
      </w:r>
      <w:r w:rsidRPr="EF49AB6F">
        <w:rPr>
          <w:rFonts w:ascii="Times New Roman" w:cs="Times New Roman"/>
          <w:sz w:val="24"/>
          <w:szCs w:val="24"/>
          <w:rPrChange w:id="4429" w:author="ahmad sahrul" w:date="2026-04-27T19:50:00Z">
            <w:rPr/>
          </w:rPrChange>
        </w:rPr>
        <w:t>menghitung</w:t>
      </w:r>
      <w:r w:rsidRPr="9375655C">
        <w:rPr>
          <w:rFonts w:ascii="Times New Roman" w:cs="Times New Roman"/>
          <w:sz w:val="24"/>
          <w:szCs w:val="24"/>
          <w:rPrChange w:id="4430" w:author="ahmad sahrul" w:date="2026-04-27T19:50:00Z">
            <w:rPr/>
          </w:rPrChange>
        </w:rPr>
        <w:t xml:space="preserve"> </w:t>
      </w:r>
      <w:r w:rsidRPr="8D1D8110">
        <w:rPr>
          <w:rFonts w:ascii="Times New Roman" w:cs="Times New Roman"/>
          <w:sz w:val="24"/>
          <w:szCs w:val="24"/>
          <w:rPrChange w:id="4431" w:author="ahmad sahrul" w:date="2026-04-27T19:50:00Z">
            <w:rPr/>
          </w:rPrChange>
        </w:rPr>
        <w:t>kembalian</w:t>
      </w:r>
      <w:r w:rsidRPr="33C04956">
        <w:rPr>
          <w:rFonts w:ascii="Times New Roman" w:cs="Times New Roman"/>
          <w:sz w:val="24"/>
          <w:szCs w:val="24"/>
          <w:rPrChange w:id="4432" w:author="ahmad sahrul" w:date="2026-04-27T19:50:00Z">
            <w:rPr/>
          </w:rPrChange>
        </w:rPr>
        <w:t xml:space="preserve"> di </w:t>
      </w:r>
      <w:r w:rsidRPr="DB3DC4F4">
        <w:rPr>
          <w:rFonts w:ascii="Times New Roman" w:cs="Times New Roman"/>
          <w:sz w:val="24"/>
          <w:szCs w:val="24"/>
          <w:rPrChange w:id="4433" w:author="ahmad sahrul" w:date="2026-04-27T19:50:00Z">
            <w:rPr/>
          </w:rPrChange>
        </w:rPr>
        <w:t>sisi</w:t>
      </w:r>
      <w:r w:rsidRPr="CFC31883">
        <w:rPr>
          <w:rFonts w:ascii="Times New Roman" w:cs="Times New Roman"/>
          <w:sz w:val="24"/>
          <w:szCs w:val="24"/>
          <w:rPrChange w:id="4434" w:author="ahmad sahrul" w:date="2026-04-27T19:50:00Z">
            <w:rPr/>
          </w:rPrChange>
        </w:rPr>
        <w:t xml:space="preserve"> </w:t>
      </w:r>
      <w:r w:rsidRPr="48118F2D">
        <w:rPr>
          <w:rFonts w:ascii="Times New Roman" w:cs="Times New Roman"/>
          <w:sz w:val="24"/>
          <w:szCs w:val="24"/>
          <w:rPrChange w:id="4435" w:author="ahmad sahrul" w:date="2026-04-27T19:50:00Z">
            <w:rPr/>
          </w:rPrChange>
        </w:rPr>
        <w:t>klien</w:t>
      </w:r>
      <w:r w:rsidRPr="CD4BA689">
        <w:rPr>
          <w:rFonts w:ascii="Times New Roman" w:cs="Times New Roman"/>
          <w:sz w:val="24"/>
          <w:szCs w:val="24"/>
          <w:rPrChange w:id="4436" w:author="ahmad sahrul" w:date="2026-04-27T19:50:00Z">
            <w:rPr/>
          </w:rPrChange>
        </w:rPr>
        <w:t>.</w:t>
      </w:r>
    </w:p>
    <w:p w14:paraId="1A359F1F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37" w:author="ahmad sahrul" w:date="2026-04-27T19:50:00Z">
            <w:rPr/>
          </w:rPrChange>
        </w:rPr>
        <w:pPrChange w:id="443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EA65DA90">
        <w:rPr>
          <w:rFonts w:ascii="Times New Roman" w:cs="Times New Roman"/>
          <w:sz w:val="24"/>
          <w:szCs w:val="24"/>
          <w:rPrChange w:id="4439" w:author="ahmad sahrul" w:date="2026-04-27T19:50:00Z">
            <w:rPr/>
          </w:rPrChange>
        </w:rPr>
        <w:t xml:space="preserve">Kasir </w:t>
      </w:r>
      <w:r w:rsidRPr="8736E9D4">
        <w:rPr>
          <w:rFonts w:ascii="Times New Roman" w:cs="Times New Roman"/>
          <w:sz w:val="24"/>
          <w:szCs w:val="24"/>
          <w:rPrChange w:id="4440" w:author="ahmad sahrul" w:date="2026-04-27T19:50:00Z">
            <w:rPr/>
          </w:rPrChange>
        </w:rPr>
        <w:t>menekan</w:t>
      </w:r>
      <w:r w:rsidRPr="182A9367">
        <w:rPr>
          <w:rFonts w:ascii="Times New Roman" w:cs="Times New Roman"/>
          <w:sz w:val="24"/>
          <w:szCs w:val="24"/>
          <w:rPrChange w:id="4441" w:author="ahmad sahrul" w:date="2026-04-27T19:50:00Z">
            <w:rPr/>
          </w:rPrChange>
        </w:rPr>
        <w:t xml:space="preserve"> 'Bayar' </w:t>
      </w:r>
      <w:r w:rsidRPr="182A9367">
        <w:rPr>
          <w:rFonts w:ascii="Times New Roman" w:cs="Times New Roman"/>
          <w:sz w:val="24"/>
          <w:szCs w:val="24"/>
          <w:rPrChange w:id="4442" w:author="ahmad sahrul" w:date="2026-04-27T19:50:00Z">
            <w:rPr/>
          </w:rPrChange>
        </w:rPr>
        <w:t>→</w:t>
      </w:r>
      <w:r w:rsidRPr="182A9367">
        <w:rPr>
          <w:rFonts w:ascii="Times New Roman" w:cs="Times New Roman"/>
          <w:sz w:val="24"/>
          <w:szCs w:val="24"/>
          <w:rPrChange w:id="4443" w:author="ahmad sahrul" w:date="2026-04-27T19:50:00Z">
            <w:rPr/>
          </w:rPrChange>
        </w:rPr>
        <w:t xml:space="preserve"> Flutter </w:t>
      </w:r>
      <w:r w:rsidRPr="DC90ABE2">
        <w:rPr>
          <w:rFonts w:ascii="Times New Roman" w:cs="Times New Roman"/>
          <w:sz w:val="24"/>
          <w:szCs w:val="24"/>
          <w:rPrChange w:id="4444" w:author="ahmad sahrul" w:date="2026-04-27T19:50:00Z">
            <w:rPr/>
          </w:rPrChange>
        </w:rPr>
        <w:t>mengirim</w:t>
      </w:r>
      <w:r w:rsidRPr="955B2658">
        <w:rPr>
          <w:rFonts w:ascii="Times New Roman" w:cs="Times New Roman"/>
          <w:sz w:val="24"/>
          <w:szCs w:val="24"/>
          <w:rPrChange w:id="4445" w:author="ahmad sahrul" w:date="2026-04-27T19:50:00Z">
            <w:rPr/>
          </w:rPrChange>
        </w:rPr>
        <w:t xml:space="preserve"> POST /</w:t>
      </w:r>
      <w:r w:rsidRPr="378016AA">
        <w:rPr>
          <w:rFonts w:ascii="Times New Roman" w:cs="Times New Roman"/>
          <w:sz w:val="24"/>
          <w:szCs w:val="24"/>
          <w:rPrChange w:id="4446" w:author="ahmad sahrul" w:date="2026-04-27T19:50:00Z">
            <w:rPr/>
          </w:rPrChange>
        </w:rPr>
        <w:t>api</w:t>
      </w:r>
      <w:r w:rsidRPr="5528B68B">
        <w:rPr>
          <w:rFonts w:ascii="Times New Roman" w:cs="Times New Roman"/>
          <w:sz w:val="24"/>
          <w:szCs w:val="24"/>
          <w:rPrChange w:id="4447" w:author="ahmad sahrul" w:date="2026-04-27T19:50:00Z">
            <w:rPr/>
          </w:rPrChange>
        </w:rPr>
        <w:t xml:space="preserve">/transactions </w:t>
      </w:r>
      <w:r w:rsidRPr="54787450">
        <w:rPr>
          <w:rFonts w:ascii="Times New Roman" w:cs="Times New Roman"/>
          <w:sz w:val="24"/>
          <w:szCs w:val="24"/>
          <w:rPrChange w:id="4448" w:author="ahmad sahrul" w:date="2026-04-27T19:50:00Z">
            <w:rPr/>
          </w:rPrChange>
        </w:rPr>
        <w:t>dengan</w:t>
      </w:r>
      <w:r w:rsidRPr="EED8065F">
        <w:rPr>
          <w:rFonts w:ascii="Times New Roman" w:cs="Times New Roman"/>
          <w:sz w:val="24"/>
          <w:szCs w:val="24"/>
          <w:rPrChange w:id="4449" w:author="ahmad sahrul" w:date="2026-04-27T19:50:00Z">
            <w:rPr/>
          </w:rPrChange>
        </w:rPr>
        <w:t xml:space="preserve"> detail </w:t>
      </w:r>
      <w:r w:rsidRPr="788C7EDD">
        <w:rPr>
          <w:rFonts w:ascii="Times New Roman" w:cs="Times New Roman"/>
          <w:sz w:val="24"/>
          <w:szCs w:val="24"/>
          <w:rPrChange w:id="4450" w:author="ahmad sahrul" w:date="2026-04-27T19:50:00Z">
            <w:rPr/>
          </w:rPrChange>
        </w:rPr>
        <w:t>keranjang</w:t>
      </w:r>
      <w:r w:rsidRPr="9FE19B1C">
        <w:rPr>
          <w:rFonts w:ascii="Times New Roman" w:cs="Times New Roman"/>
          <w:sz w:val="24"/>
          <w:szCs w:val="24"/>
          <w:rPrChange w:id="4451" w:author="ahmad sahrul" w:date="2026-04-27T19:50:00Z">
            <w:rPr/>
          </w:rPrChange>
        </w:rPr>
        <w:t>.</w:t>
      </w:r>
    </w:p>
    <w:p w14:paraId="16262E06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52" w:author="ahmad sahrul" w:date="2026-04-27T19:50:00Z">
            <w:rPr/>
          </w:rPrChange>
        </w:rPr>
        <w:pPrChange w:id="4453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3BFE6064">
        <w:rPr>
          <w:rFonts w:ascii="Times New Roman" w:cs="Times New Roman"/>
          <w:sz w:val="24"/>
          <w:szCs w:val="24"/>
          <w:rPrChange w:id="4454" w:author="ahmad sahrul" w:date="2026-04-27T19:50:00Z">
            <w:rPr/>
          </w:rPrChange>
        </w:rPr>
        <w:t xml:space="preserve">Backend </w:t>
      </w:r>
      <w:r w:rsidRPr="8F8A0741">
        <w:rPr>
          <w:rFonts w:ascii="Times New Roman" w:cs="Times New Roman"/>
          <w:sz w:val="24"/>
          <w:szCs w:val="24"/>
          <w:rPrChange w:id="4455" w:author="ahmad sahrul" w:date="2026-04-27T19:50:00Z">
            <w:rPr/>
          </w:rPrChange>
        </w:rPr>
        <w:t>TransactionController</w:t>
      </w:r>
      <w:r w:rsidRPr="211CCA8E">
        <w:rPr>
          <w:rFonts w:ascii="Times New Roman" w:cs="Times New Roman"/>
          <w:sz w:val="24"/>
          <w:szCs w:val="24"/>
          <w:rPrChange w:id="4456" w:author="ahmad sahrul" w:date="2026-04-27T19:50:00Z">
            <w:rPr/>
          </w:rPrChange>
        </w:rPr>
        <w:t xml:space="preserve"> </w:t>
      </w:r>
      <w:r w:rsidRPr="E4C6756B">
        <w:rPr>
          <w:rFonts w:ascii="Times New Roman" w:cs="Times New Roman"/>
          <w:sz w:val="24"/>
          <w:szCs w:val="24"/>
          <w:rPrChange w:id="4457" w:author="ahmad sahrul" w:date="2026-04-27T19:50:00Z">
            <w:rPr/>
          </w:rPrChange>
        </w:rPr>
        <w:t>memvalidasi</w:t>
      </w:r>
      <w:r w:rsidRPr="0A201B5D">
        <w:rPr>
          <w:rFonts w:ascii="Times New Roman" w:cs="Times New Roman"/>
          <w:sz w:val="24"/>
          <w:szCs w:val="24"/>
          <w:rPrChange w:id="4458" w:author="ahmad sahrul" w:date="2026-04-27T19:50:00Z">
            <w:rPr/>
          </w:rPrChange>
        </w:rPr>
        <w:t xml:space="preserve"> </w:t>
      </w:r>
      <w:r w:rsidRPr="943875C8">
        <w:rPr>
          <w:rFonts w:ascii="Times New Roman" w:cs="Times New Roman"/>
          <w:sz w:val="24"/>
          <w:szCs w:val="24"/>
          <w:rPrChange w:id="4459" w:author="ahmad sahrul" w:date="2026-04-27T19:50:00Z">
            <w:rPr/>
          </w:rPrChange>
        </w:rPr>
        <w:t>stok</w:t>
      </w:r>
      <w:r w:rsidRPr="4EDE091D">
        <w:rPr>
          <w:rFonts w:ascii="Times New Roman" w:cs="Times New Roman"/>
          <w:sz w:val="24"/>
          <w:szCs w:val="24"/>
          <w:rPrChange w:id="4460" w:author="ahmad sahrul" w:date="2026-04-27T19:50:00Z">
            <w:rPr/>
          </w:rPrChange>
        </w:rPr>
        <w:t xml:space="preserve"> </w:t>
      </w:r>
      <w:r w:rsidRPr="E00E46F6">
        <w:rPr>
          <w:rFonts w:ascii="Times New Roman" w:cs="Times New Roman"/>
          <w:sz w:val="24"/>
          <w:szCs w:val="24"/>
          <w:rPrChange w:id="4461" w:author="ahmad sahrul" w:date="2026-04-27T19:50:00Z">
            <w:rPr/>
          </w:rPrChange>
        </w:rPr>
        <w:t>untuk</w:t>
      </w:r>
      <w:r w:rsidRPr="25BE4454">
        <w:rPr>
          <w:rFonts w:ascii="Times New Roman" w:cs="Times New Roman"/>
          <w:sz w:val="24"/>
          <w:szCs w:val="24"/>
          <w:rPrChange w:id="4462" w:author="ahmad sahrul" w:date="2026-04-27T19:50:00Z">
            <w:rPr/>
          </w:rPrChange>
        </w:rPr>
        <w:t xml:space="preserve"> </w:t>
      </w:r>
      <w:r w:rsidRPr="F5D7F515">
        <w:rPr>
          <w:rFonts w:ascii="Times New Roman" w:cs="Times New Roman"/>
          <w:sz w:val="24"/>
          <w:szCs w:val="24"/>
          <w:rPrChange w:id="4463" w:author="ahmad sahrul" w:date="2026-04-27T19:50:00Z">
            <w:rPr/>
          </w:rPrChange>
        </w:rPr>
        <w:t>setiap</w:t>
      </w:r>
      <w:r w:rsidRPr="3D8FE8B3">
        <w:rPr>
          <w:rFonts w:ascii="Times New Roman" w:cs="Times New Roman"/>
          <w:sz w:val="24"/>
          <w:szCs w:val="24"/>
          <w:rPrChange w:id="4464" w:author="ahmad sahrul" w:date="2026-04-27T19:50:00Z">
            <w:rPr/>
          </w:rPrChange>
        </w:rPr>
        <w:t xml:space="preserve"> item </w:t>
      </w:r>
      <w:r w:rsidRPr="7DAD6CB5">
        <w:rPr>
          <w:rFonts w:ascii="Times New Roman" w:cs="Times New Roman"/>
          <w:sz w:val="24"/>
          <w:szCs w:val="24"/>
          <w:rPrChange w:id="4465" w:author="ahmad sahrul" w:date="2026-04-27T19:50:00Z">
            <w:rPr/>
          </w:rPrChange>
        </w:rPr>
        <w:t>dalam</w:t>
      </w:r>
      <w:r w:rsidRPr="9A1A16C5">
        <w:rPr>
          <w:rFonts w:ascii="Times New Roman" w:cs="Times New Roman"/>
          <w:sz w:val="24"/>
          <w:szCs w:val="24"/>
          <w:rPrChange w:id="4466" w:author="ahmad sahrul" w:date="2026-04-27T19:50:00Z">
            <w:rPr/>
          </w:rPrChange>
        </w:rPr>
        <w:t xml:space="preserve"> request.</w:t>
      </w:r>
    </w:p>
    <w:p w14:paraId="51C053C7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67" w:author="ahmad sahrul" w:date="2026-04-27T19:50:00Z">
            <w:rPr/>
          </w:rPrChange>
        </w:rPr>
        <w:pPrChange w:id="446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8794AE0D">
        <w:rPr>
          <w:rFonts w:ascii="Times New Roman" w:cs="Times New Roman"/>
          <w:sz w:val="24"/>
          <w:szCs w:val="24"/>
          <w:rPrChange w:id="4469" w:author="ahmad sahrul" w:date="2026-04-27T19:50:00Z">
            <w:rPr/>
          </w:rPrChange>
        </w:rPr>
        <w:t xml:space="preserve">Jika </w:t>
      </w:r>
      <w:r w:rsidRPr="2B320BDF">
        <w:rPr>
          <w:rFonts w:ascii="Times New Roman" w:cs="Times New Roman"/>
          <w:sz w:val="24"/>
          <w:szCs w:val="24"/>
          <w:rPrChange w:id="4470" w:author="ahmad sahrul" w:date="2026-04-27T19:50:00Z">
            <w:rPr/>
          </w:rPrChange>
        </w:rPr>
        <w:t>stok</w:t>
      </w:r>
      <w:r w:rsidRPr="A1CC4DFD">
        <w:rPr>
          <w:rFonts w:ascii="Times New Roman" w:cs="Times New Roman"/>
          <w:sz w:val="24"/>
          <w:szCs w:val="24"/>
          <w:rPrChange w:id="4471" w:author="ahmad sahrul" w:date="2026-04-27T19:50:00Z">
            <w:rPr/>
          </w:rPrChange>
        </w:rPr>
        <w:t xml:space="preserve"> </w:t>
      </w:r>
      <w:r w:rsidRPr="AD3BC7A6">
        <w:rPr>
          <w:rFonts w:ascii="Times New Roman" w:cs="Times New Roman"/>
          <w:sz w:val="24"/>
          <w:szCs w:val="24"/>
          <w:rPrChange w:id="4472" w:author="ahmad sahrul" w:date="2026-04-27T19:50:00Z">
            <w:rPr/>
          </w:rPrChange>
        </w:rPr>
        <w:t>mencukupi</w:t>
      </w:r>
      <w:r w:rsidRPr="C509F3D4">
        <w:rPr>
          <w:rFonts w:ascii="Times New Roman" w:cs="Times New Roman"/>
          <w:sz w:val="24"/>
          <w:szCs w:val="24"/>
          <w:rPrChange w:id="4473" w:author="ahmad sahrul" w:date="2026-04-27T19:50:00Z">
            <w:rPr/>
          </w:rPrChange>
        </w:rPr>
        <w:t xml:space="preserve">: Backend </w:t>
      </w:r>
      <w:r w:rsidRPr="4036998A">
        <w:rPr>
          <w:rFonts w:ascii="Times New Roman" w:cs="Times New Roman"/>
          <w:sz w:val="24"/>
          <w:szCs w:val="24"/>
          <w:rPrChange w:id="4474" w:author="ahmad sahrul" w:date="2026-04-27T19:50:00Z">
            <w:rPr/>
          </w:rPrChange>
        </w:rPr>
        <w:t>membuat</w:t>
      </w:r>
      <w:r w:rsidRPr="6B48B268">
        <w:rPr>
          <w:rFonts w:ascii="Times New Roman" w:cs="Times New Roman"/>
          <w:sz w:val="24"/>
          <w:szCs w:val="24"/>
          <w:rPrChange w:id="4475" w:author="ahmad sahrul" w:date="2026-04-27T19:50:00Z">
            <w:rPr/>
          </w:rPrChange>
        </w:rPr>
        <w:t xml:space="preserve"> record Transaction dan </w:t>
      </w:r>
      <w:r w:rsidRPr="1B57C594">
        <w:rPr>
          <w:rFonts w:ascii="Times New Roman" w:cs="Times New Roman"/>
          <w:sz w:val="24"/>
          <w:szCs w:val="24"/>
          <w:rPrChange w:id="4476" w:author="ahmad sahrul" w:date="2026-04-27T19:50:00Z">
            <w:rPr/>
          </w:rPrChange>
        </w:rPr>
        <w:t>TransactionItems</w:t>
      </w:r>
      <w:r w:rsidRPr="8B9A6623">
        <w:rPr>
          <w:rFonts w:ascii="Times New Roman" w:cs="Times New Roman"/>
          <w:sz w:val="24"/>
          <w:szCs w:val="24"/>
          <w:rPrChange w:id="4477" w:author="ahmad sahrul" w:date="2026-04-27T19:50:00Z">
            <w:rPr/>
          </w:rPrChange>
        </w:rPr>
        <w:t xml:space="preserve"> </w:t>
      </w:r>
      <w:r w:rsidRPr="78DD5DAB">
        <w:rPr>
          <w:rFonts w:ascii="Times New Roman" w:cs="Times New Roman"/>
          <w:sz w:val="24"/>
          <w:szCs w:val="24"/>
          <w:rPrChange w:id="4478" w:author="ahmad sahrul" w:date="2026-04-27T19:50:00Z">
            <w:rPr/>
          </w:rPrChange>
        </w:rPr>
        <w:t>dalam</w:t>
      </w:r>
      <w:r w:rsidRPr="FF00ADE2">
        <w:rPr>
          <w:rFonts w:ascii="Times New Roman" w:cs="Times New Roman"/>
          <w:sz w:val="24"/>
          <w:szCs w:val="24"/>
          <w:rPrChange w:id="4479" w:author="ahmad sahrul" w:date="2026-04-27T19:50:00Z">
            <w:rPr/>
          </w:rPrChange>
        </w:rPr>
        <w:t xml:space="preserve"> </w:t>
      </w:r>
      <w:r w:rsidRPr="D7CE4933">
        <w:rPr>
          <w:rFonts w:ascii="Times New Roman" w:cs="Times New Roman"/>
          <w:sz w:val="24"/>
          <w:szCs w:val="24"/>
          <w:rPrChange w:id="4480" w:author="ahmad sahrul" w:date="2026-04-27T19:50:00Z">
            <w:rPr/>
          </w:rPrChange>
        </w:rPr>
        <w:t>satu</w:t>
      </w:r>
      <w:r w:rsidRPr="E4B0136F">
        <w:rPr>
          <w:rFonts w:ascii="Times New Roman" w:cs="Times New Roman"/>
          <w:sz w:val="24"/>
          <w:szCs w:val="24"/>
          <w:rPrChange w:id="4481" w:author="ahmad sahrul" w:date="2026-04-27T19:50:00Z">
            <w:rPr/>
          </w:rPrChange>
        </w:rPr>
        <w:t xml:space="preserve"> database transaction.</w:t>
      </w:r>
    </w:p>
    <w:p w14:paraId="5A5ACA97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82" w:author="ahmad sahrul" w:date="2026-04-27T19:50:00Z">
            <w:rPr/>
          </w:rPrChange>
        </w:rPr>
        <w:pPrChange w:id="4483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E0F931E6">
        <w:rPr>
          <w:rFonts w:ascii="Times New Roman" w:cs="Times New Roman"/>
          <w:sz w:val="24"/>
          <w:szCs w:val="24"/>
          <w:rPrChange w:id="4484" w:author="ahmad sahrul" w:date="2026-04-27T19:50:00Z">
            <w:rPr/>
          </w:rPrChange>
        </w:rPr>
        <w:t xml:space="preserve">Backend </w:t>
      </w:r>
      <w:r w:rsidRPr="98F274DA">
        <w:rPr>
          <w:rFonts w:ascii="Times New Roman" w:cs="Times New Roman"/>
          <w:sz w:val="24"/>
          <w:szCs w:val="24"/>
          <w:rPrChange w:id="4485" w:author="ahmad sahrul" w:date="2026-04-27T19:50:00Z">
            <w:rPr/>
          </w:rPrChange>
        </w:rPr>
        <w:t>memanggil</w:t>
      </w:r>
      <w:r w:rsidRPr="73422224">
        <w:rPr>
          <w:rFonts w:ascii="Times New Roman" w:cs="Times New Roman"/>
          <w:sz w:val="24"/>
          <w:szCs w:val="24"/>
          <w:rPrChange w:id="4486" w:author="ahmad sahrul" w:date="2026-04-27T19:50:00Z">
            <w:rPr/>
          </w:rPrChange>
        </w:rPr>
        <w:t xml:space="preserve"> </w:t>
      </w:r>
      <w:r w:rsidRPr="5816C91F">
        <w:rPr>
          <w:rFonts w:ascii="Times New Roman" w:cs="Times New Roman"/>
          <w:sz w:val="24"/>
          <w:szCs w:val="24"/>
          <w:rPrChange w:id="4487" w:author="ahmad sahrul" w:date="2026-04-27T19:50:00Z">
            <w:rPr/>
          </w:rPrChange>
        </w:rPr>
        <w:t>StockService</w:t>
      </w:r>
      <w:r w:rsidRPr="844FF08C">
        <w:rPr>
          <w:rFonts w:ascii="Times New Roman" w:cs="Times New Roman"/>
          <w:sz w:val="24"/>
          <w:szCs w:val="24"/>
          <w:rPrChange w:id="4488" w:author="ahmad sahrul" w:date="2026-04-27T19:50:00Z">
            <w:rPr/>
          </w:rPrChange>
        </w:rPr>
        <w:t>::</w:t>
      </w:r>
      <w:r w:rsidRPr="8D3A63C7">
        <w:rPr>
          <w:rFonts w:ascii="Times New Roman" w:cs="Times New Roman"/>
          <w:sz w:val="24"/>
          <w:szCs w:val="24"/>
          <w:rPrChange w:id="4489" w:author="ahmad sahrul" w:date="2026-04-27T19:50:00Z">
            <w:rPr/>
          </w:rPrChange>
        </w:rPr>
        <w:t>deductStock</w:t>
      </w:r>
      <w:r w:rsidRPr="5B8FA716">
        <w:rPr>
          <w:rFonts w:ascii="Times New Roman" w:cs="Times New Roman"/>
          <w:sz w:val="24"/>
          <w:szCs w:val="24"/>
          <w:rPrChange w:id="4490" w:author="ahmad sahrul" w:date="2026-04-27T19:50:00Z">
            <w:rPr/>
          </w:rPrChange>
        </w:rPr>
        <w:t>(</w:t>
      </w:r>
      <w:r w:rsidRPr="FAE6E80D">
        <w:rPr>
          <w:rFonts w:ascii="Times New Roman" w:cs="Times New Roman"/>
          <w:sz w:val="24"/>
          <w:szCs w:val="24"/>
          <w:rPrChange w:id="4491" w:author="ahmad sahrul" w:date="2026-04-27T19:50:00Z">
            <w:rPr/>
          </w:rPrChange>
        </w:rPr>
        <w:t>product_id</w:t>
      </w:r>
      <w:r w:rsidRPr="BAB17928">
        <w:rPr>
          <w:rFonts w:ascii="Times New Roman" w:cs="Times New Roman"/>
          <w:sz w:val="24"/>
          <w:szCs w:val="24"/>
          <w:rPrChange w:id="4492" w:author="ahmad sahrul" w:date="2026-04-27T19:50:00Z">
            <w:rPr/>
          </w:rPrChange>
        </w:rPr>
        <w:t xml:space="preserve">, qty, 'offline') </w:t>
      </w:r>
      <w:r w:rsidRPr="785754AB">
        <w:rPr>
          <w:rFonts w:ascii="Times New Roman" w:cs="Times New Roman"/>
          <w:sz w:val="24"/>
          <w:szCs w:val="24"/>
          <w:rPrChange w:id="4493" w:author="ahmad sahrul" w:date="2026-04-27T19:50:00Z">
            <w:rPr/>
          </w:rPrChange>
        </w:rPr>
        <w:t>untuk</w:t>
      </w:r>
      <w:r w:rsidRPr="DED577F8">
        <w:rPr>
          <w:rFonts w:ascii="Times New Roman" w:cs="Times New Roman"/>
          <w:sz w:val="24"/>
          <w:szCs w:val="24"/>
          <w:rPrChange w:id="4494" w:author="ahmad sahrul" w:date="2026-04-27T19:50:00Z">
            <w:rPr/>
          </w:rPrChange>
        </w:rPr>
        <w:t xml:space="preserve"> </w:t>
      </w:r>
      <w:r w:rsidRPr="53AF8706">
        <w:rPr>
          <w:rFonts w:ascii="Times New Roman" w:cs="Times New Roman"/>
          <w:sz w:val="24"/>
          <w:szCs w:val="24"/>
          <w:rPrChange w:id="4495" w:author="ahmad sahrul" w:date="2026-04-27T19:50:00Z">
            <w:rPr/>
          </w:rPrChange>
        </w:rPr>
        <w:t>setiap</w:t>
      </w:r>
      <w:r w:rsidRPr="7E292AC4">
        <w:rPr>
          <w:rFonts w:ascii="Times New Roman" w:cs="Times New Roman"/>
          <w:sz w:val="24"/>
          <w:szCs w:val="24"/>
          <w:rPrChange w:id="4496" w:author="ahmad sahrul" w:date="2026-04-27T19:50:00Z">
            <w:rPr/>
          </w:rPrChange>
        </w:rPr>
        <w:t xml:space="preserve"> item.</w:t>
      </w:r>
    </w:p>
    <w:p w14:paraId="681ADFC4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497" w:author="ahmad sahrul" w:date="2026-04-27T19:50:00Z">
            <w:rPr/>
          </w:rPrChange>
        </w:rPr>
        <w:pPrChange w:id="449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87EA8DE2">
        <w:rPr>
          <w:rFonts w:ascii="Times New Roman" w:cs="Times New Roman"/>
          <w:sz w:val="24"/>
          <w:szCs w:val="24"/>
          <w:rPrChange w:id="4499" w:author="ahmad sahrul" w:date="2026-04-27T19:50:00Z">
            <w:rPr/>
          </w:rPrChange>
        </w:rPr>
        <w:t xml:space="preserve">Backend </w:t>
      </w:r>
      <w:r w:rsidRPr="653FD191">
        <w:rPr>
          <w:rFonts w:ascii="Times New Roman" w:cs="Times New Roman"/>
          <w:sz w:val="24"/>
          <w:szCs w:val="24"/>
          <w:rPrChange w:id="4500" w:author="ahmad sahrul" w:date="2026-04-27T19:50:00Z">
            <w:rPr/>
          </w:rPrChange>
        </w:rPr>
        <w:t>mengembalikan</w:t>
      </w:r>
      <w:r w:rsidRPr="DB8D3B62">
        <w:rPr>
          <w:rFonts w:ascii="Times New Roman" w:cs="Times New Roman"/>
          <w:sz w:val="24"/>
          <w:szCs w:val="24"/>
          <w:rPrChange w:id="4501" w:author="ahmad sahrul" w:date="2026-04-27T19:50:00Z">
            <w:rPr/>
          </w:rPrChange>
        </w:rPr>
        <w:t xml:space="preserve"> response 201 Created </w:t>
      </w:r>
      <w:r w:rsidRPr="00EEB89B">
        <w:rPr>
          <w:rFonts w:ascii="Times New Roman" w:cs="Times New Roman"/>
          <w:sz w:val="24"/>
          <w:szCs w:val="24"/>
          <w:rPrChange w:id="4502" w:author="ahmad sahrul" w:date="2026-04-27T19:50:00Z">
            <w:rPr/>
          </w:rPrChange>
        </w:rPr>
        <w:t>beserta</w:t>
      </w:r>
      <w:r w:rsidRPr="DE3AEC5B">
        <w:rPr>
          <w:rFonts w:ascii="Times New Roman" w:cs="Times New Roman"/>
          <w:sz w:val="24"/>
          <w:szCs w:val="24"/>
          <w:rPrChange w:id="4503" w:author="ahmad sahrul" w:date="2026-04-27T19:50:00Z">
            <w:rPr/>
          </w:rPrChange>
        </w:rPr>
        <w:t xml:space="preserve"> data </w:t>
      </w:r>
      <w:r w:rsidRPr="1D582753">
        <w:rPr>
          <w:rFonts w:ascii="Times New Roman" w:cs="Times New Roman"/>
          <w:sz w:val="24"/>
          <w:szCs w:val="24"/>
          <w:rPrChange w:id="4504" w:author="ahmad sahrul" w:date="2026-04-27T19:50:00Z">
            <w:rPr/>
          </w:rPrChange>
        </w:rPr>
        <w:t>transaksi</w:t>
      </w:r>
      <w:r w:rsidRPr="0CA54C81">
        <w:rPr>
          <w:rFonts w:ascii="Times New Roman" w:cs="Times New Roman"/>
          <w:sz w:val="24"/>
          <w:szCs w:val="24"/>
          <w:rPrChange w:id="4505" w:author="ahmad sahrul" w:date="2026-04-27T19:50:00Z">
            <w:rPr/>
          </w:rPrChange>
        </w:rPr>
        <w:t xml:space="preserve"> dan </w:t>
      </w:r>
      <w:r w:rsidRPr="D9EAA6F8">
        <w:rPr>
          <w:rFonts w:ascii="Times New Roman" w:cs="Times New Roman"/>
          <w:sz w:val="24"/>
          <w:szCs w:val="24"/>
          <w:rPrChange w:id="4506" w:author="ahmad sahrul" w:date="2026-04-27T19:50:00Z">
            <w:rPr/>
          </w:rPrChange>
        </w:rPr>
        <w:t>struk</w:t>
      </w:r>
      <w:r w:rsidRPr="EC07F0BB">
        <w:rPr>
          <w:rFonts w:ascii="Times New Roman" w:cs="Times New Roman"/>
          <w:sz w:val="24"/>
          <w:szCs w:val="24"/>
          <w:rPrChange w:id="4507" w:author="ahmad sahrul" w:date="2026-04-27T19:50:00Z">
            <w:rPr/>
          </w:rPrChange>
        </w:rPr>
        <w:t>.</w:t>
      </w:r>
    </w:p>
    <w:p w14:paraId="6A074508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508" w:author="ahmad sahrul" w:date="2026-04-27T19:50:00Z">
            <w:rPr/>
          </w:rPrChange>
        </w:rPr>
        <w:pPrChange w:id="450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78E28CC4">
        <w:rPr>
          <w:rFonts w:ascii="Times New Roman" w:cs="Times New Roman"/>
          <w:sz w:val="24"/>
          <w:szCs w:val="24"/>
          <w:rPrChange w:id="4510" w:author="ahmad sahrul" w:date="2026-04-27T19:50:00Z">
            <w:rPr/>
          </w:rPrChange>
        </w:rPr>
        <w:t xml:space="preserve">Flutter </w:t>
      </w:r>
      <w:r w:rsidRPr="D4EAD5D7">
        <w:rPr>
          <w:rFonts w:ascii="Times New Roman" w:cs="Times New Roman"/>
          <w:sz w:val="24"/>
          <w:szCs w:val="24"/>
          <w:rPrChange w:id="4511" w:author="ahmad sahrul" w:date="2026-04-27T19:50:00Z">
            <w:rPr/>
          </w:rPrChange>
        </w:rPr>
        <w:t>menampilkan</w:t>
      </w:r>
      <w:r w:rsidRPr="11594095">
        <w:rPr>
          <w:rFonts w:ascii="Times New Roman" w:cs="Times New Roman"/>
          <w:sz w:val="24"/>
          <w:szCs w:val="24"/>
          <w:rPrChange w:id="4512" w:author="ahmad sahrul" w:date="2026-04-27T19:50:00Z">
            <w:rPr/>
          </w:rPrChange>
        </w:rPr>
        <w:t xml:space="preserve"> </w:t>
      </w:r>
      <w:r w:rsidRPr="89B245C3">
        <w:rPr>
          <w:rFonts w:ascii="Times New Roman" w:cs="Times New Roman"/>
          <w:sz w:val="24"/>
          <w:szCs w:val="24"/>
          <w:rPrChange w:id="4513" w:author="ahmad sahrul" w:date="2026-04-27T19:50:00Z">
            <w:rPr/>
          </w:rPrChange>
        </w:rPr>
        <w:t>halaman</w:t>
      </w:r>
      <w:r w:rsidRPr="44980BF8">
        <w:rPr>
          <w:rFonts w:ascii="Times New Roman" w:cs="Times New Roman"/>
          <w:sz w:val="24"/>
          <w:szCs w:val="24"/>
          <w:rPrChange w:id="4514" w:author="ahmad sahrul" w:date="2026-04-27T19:50:00Z">
            <w:rPr/>
          </w:rPrChange>
        </w:rPr>
        <w:t xml:space="preserve"> </w:t>
      </w:r>
      <w:r w:rsidRPr="FA92BC3B">
        <w:rPr>
          <w:rFonts w:ascii="Times New Roman" w:cs="Times New Roman"/>
          <w:sz w:val="24"/>
          <w:szCs w:val="24"/>
          <w:rPrChange w:id="4515" w:author="ahmad sahrul" w:date="2026-04-27T19:50:00Z">
            <w:rPr/>
          </w:rPrChange>
        </w:rPr>
        <w:t>struk</w:t>
      </w:r>
      <w:r w:rsidRPr="556B1664">
        <w:rPr>
          <w:rFonts w:ascii="Times New Roman" w:cs="Times New Roman"/>
          <w:sz w:val="24"/>
          <w:szCs w:val="24"/>
          <w:rPrChange w:id="4516" w:author="ahmad sahrul" w:date="2026-04-27T19:50:00Z">
            <w:rPr/>
          </w:rPrChange>
        </w:rPr>
        <w:t xml:space="preserve"> digital </w:t>
      </w:r>
      <w:r w:rsidRPr="E8757450">
        <w:rPr>
          <w:rFonts w:ascii="Times New Roman" w:cs="Times New Roman"/>
          <w:sz w:val="24"/>
          <w:szCs w:val="24"/>
          <w:rPrChange w:id="4517" w:author="ahmad sahrul" w:date="2026-04-27T19:50:00Z">
            <w:rPr/>
          </w:rPrChange>
        </w:rPr>
        <w:t>kepada</w:t>
      </w:r>
      <w:r w:rsidRPr="84BC10EE">
        <w:rPr>
          <w:rFonts w:ascii="Times New Roman" w:cs="Times New Roman"/>
          <w:sz w:val="24"/>
          <w:szCs w:val="24"/>
          <w:rPrChange w:id="4518" w:author="ahmad sahrul" w:date="2026-04-27T19:50:00Z">
            <w:rPr/>
          </w:rPrChange>
        </w:rPr>
        <w:t xml:space="preserve"> </w:t>
      </w:r>
      <w:r w:rsidRPr="455282A6">
        <w:rPr>
          <w:rFonts w:ascii="Times New Roman" w:cs="Times New Roman"/>
          <w:sz w:val="24"/>
          <w:szCs w:val="24"/>
          <w:rPrChange w:id="4519" w:author="ahmad sahrul" w:date="2026-04-27T19:50:00Z">
            <w:rPr/>
          </w:rPrChange>
        </w:rPr>
        <w:t>kasir</w:t>
      </w:r>
      <w:r w:rsidRPr="7C83F44A">
        <w:rPr>
          <w:rFonts w:ascii="Times New Roman" w:cs="Times New Roman"/>
          <w:sz w:val="24"/>
          <w:szCs w:val="24"/>
          <w:rPrChange w:id="4520" w:author="ahmad sahrul" w:date="2026-04-27T19:50:00Z">
            <w:rPr/>
          </w:rPrChange>
        </w:rPr>
        <w:t>.</w:t>
      </w:r>
    </w:p>
    <w:p w14:paraId="33F03426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521" w:author="ahmad sahrul" w:date="2026-04-27T19:50:00Z">
            <w:rPr/>
          </w:rPrChange>
        </w:rPr>
        <w:pPrChange w:id="4522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B8CF31B8">
        <w:rPr>
          <w:rFonts w:ascii="Times New Roman" w:cs="Times New Roman"/>
          <w:sz w:val="24"/>
          <w:szCs w:val="24"/>
          <w:rPrChange w:id="4523" w:author="ahmad sahrul" w:date="2026-04-27T19:50:00Z">
            <w:rPr/>
          </w:rPrChange>
        </w:rPr>
        <w:t xml:space="preserve">Jika </w:t>
      </w:r>
      <w:r w:rsidRPr="2DE6D86D">
        <w:rPr>
          <w:rFonts w:ascii="Times New Roman" w:cs="Times New Roman"/>
          <w:sz w:val="24"/>
          <w:szCs w:val="24"/>
          <w:rPrChange w:id="4524" w:author="ahmad sahrul" w:date="2026-04-27T19:50:00Z">
            <w:rPr/>
          </w:rPrChange>
        </w:rPr>
        <w:t>stok</w:t>
      </w:r>
      <w:r w:rsidRPr="7631B543">
        <w:rPr>
          <w:rFonts w:ascii="Times New Roman" w:cs="Times New Roman"/>
          <w:sz w:val="24"/>
          <w:szCs w:val="24"/>
          <w:rPrChange w:id="4525" w:author="ahmad sahrul" w:date="2026-04-27T19:50:00Z">
            <w:rPr/>
          </w:rPrChange>
        </w:rPr>
        <w:t xml:space="preserve"> </w:t>
      </w:r>
      <w:r w:rsidRPr="A14609D8">
        <w:rPr>
          <w:rFonts w:ascii="Times New Roman" w:cs="Times New Roman"/>
          <w:sz w:val="24"/>
          <w:szCs w:val="24"/>
          <w:rPrChange w:id="4526" w:author="ahmad sahrul" w:date="2026-04-27T19:50:00Z">
            <w:rPr/>
          </w:rPrChange>
        </w:rPr>
        <w:t>tidak</w:t>
      </w:r>
      <w:r w:rsidRPr="3C7CEEE9">
        <w:rPr>
          <w:rFonts w:ascii="Times New Roman" w:cs="Times New Roman"/>
          <w:sz w:val="24"/>
          <w:szCs w:val="24"/>
          <w:rPrChange w:id="4527" w:author="ahmad sahrul" w:date="2026-04-27T19:50:00Z">
            <w:rPr/>
          </w:rPrChange>
        </w:rPr>
        <w:t xml:space="preserve"> </w:t>
      </w:r>
      <w:r w:rsidRPr="A3DE6C18">
        <w:rPr>
          <w:rFonts w:ascii="Times New Roman" w:cs="Times New Roman"/>
          <w:sz w:val="24"/>
          <w:szCs w:val="24"/>
          <w:rPrChange w:id="4528" w:author="ahmad sahrul" w:date="2026-04-27T19:50:00Z">
            <w:rPr/>
          </w:rPrChange>
        </w:rPr>
        <w:t>mencukupi</w:t>
      </w:r>
      <w:r w:rsidRPr="ADAAA657">
        <w:rPr>
          <w:rFonts w:ascii="Times New Roman" w:cs="Times New Roman"/>
          <w:sz w:val="24"/>
          <w:szCs w:val="24"/>
          <w:rPrChange w:id="4529" w:author="ahmad sahrul" w:date="2026-04-27T19:50:00Z">
            <w:rPr/>
          </w:rPrChange>
        </w:rPr>
        <w:t xml:space="preserve">: Backend </w:t>
      </w:r>
      <w:r w:rsidRPr="BEC305DB">
        <w:rPr>
          <w:rFonts w:ascii="Times New Roman" w:cs="Times New Roman"/>
          <w:sz w:val="24"/>
          <w:szCs w:val="24"/>
          <w:rPrChange w:id="4530" w:author="ahmad sahrul" w:date="2026-04-27T19:50:00Z">
            <w:rPr/>
          </w:rPrChange>
        </w:rPr>
        <w:t>mengembalikan</w:t>
      </w:r>
      <w:r w:rsidRPr="7803AABD">
        <w:rPr>
          <w:rFonts w:ascii="Times New Roman" w:cs="Times New Roman"/>
          <w:sz w:val="24"/>
          <w:szCs w:val="24"/>
          <w:rPrChange w:id="4531" w:author="ahmad sahrul" w:date="2026-04-27T19:50:00Z">
            <w:rPr/>
          </w:rPrChange>
        </w:rPr>
        <w:t xml:space="preserve"> response 422 </w:t>
      </w:r>
      <w:r w:rsidRPr="A70DE7DE">
        <w:rPr>
          <w:rFonts w:ascii="Times New Roman" w:cs="Times New Roman"/>
          <w:sz w:val="24"/>
          <w:szCs w:val="24"/>
          <w:rPrChange w:id="4532" w:author="ahmad sahrul" w:date="2026-04-27T19:50:00Z">
            <w:rPr/>
          </w:rPrChange>
        </w:rPr>
        <w:t>Unprocessable</w:t>
      </w:r>
      <w:r w:rsidRPr="94219792">
        <w:rPr>
          <w:rFonts w:ascii="Times New Roman" w:cs="Times New Roman"/>
          <w:sz w:val="24"/>
          <w:szCs w:val="24"/>
          <w:rPrChange w:id="4533" w:author="ahmad sahrul" w:date="2026-04-27T19:50:00Z">
            <w:rPr/>
          </w:rPrChange>
        </w:rPr>
        <w:t xml:space="preserve"> Entity.</w:t>
      </w:r>
    </w:p>
    <w:p w14:paraId="210D7364" w14:textId="77777777" w:rsidR="00BF190D" w:rsidRPr="00BF190D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4534" w:author="ahmad sahrul" w:date="2026-04-27T19:50:00Z">
            <w:rPr/>
          </w:rPrChange>
        </w:rPr>
        <w:pPrChange w:id="4535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r w:rsidRPr="35A99604">
        <w:rPr>
          <w:rFonts w:ascii="Times New Roman" w:cs="Times New Roman"/>
          <w:sz w:val="24"/>
          <w:szCs w:val="24"/>
          <w:rPrChange w:id="4536" w:author="ahmad sahrul" w:date="2026-04-27T19:50:00Z">
            <w:rPr/>
          </w:rPrChange>
        </w:rPr>
        <w:t xml:space="preserve">Flutter </w:t>
      </w:r>
      <w:r w:rsidRPr="3B6AE37F">
        <w:rPr>
          <w:rFonts w:ascii="Times New Roman" w:cs="Times New Roman"/>
          <w:sz w:val="24"/>
          <w:szCs w:val="24"/>
          <w:rPrChange w:id="4537" w:author="ahmad sahrul" w:date="2026-04-27T19:50:00Z">
            <w:rPr/>
          </w:rPrChange>
        </w:rPr>
        <w:t>menampilkan</w:t>
      </w:r>
      <w:r w:rsidRPr="5AEE0AE4">
        <w:rPr>
          <w:rFonts w:ascii="Times New Roman" w:cs="Times New Roman"/>
          <w:sz w:val="24"/>
          <w:szCs w:val="24"/>
          <w:rPrChange w:id="4538" w:author="ahmad sahrul" w:date="2026-04-27T19:50:00Z">
            <w:rPr/>
          </w:rPrChange>
        </w:rPr>
        <w:t xml:space="preserve"> dialog error </w:t>
      </w:r>
      <w:r w:rsidRPr="6E47EB88">
        <w:rPr>
          <w:rFonts w:ascii="Times New Roman" w:cs="Times New Roman"/>
          <w:sz w:val="24"/>
          <w:szCs w:val="24"/>
          <w:rPrChange w:id="4539" w:author="ahmad sahrul" w:date="2026-04-27T19:50:00Z">
            <w:rPr/>
          </w:rPrChange>
        </w:rPr>
        <w:t>kepada</w:t>
      </w:r>
      <w:r w:rsidRPr="7BCA9720">
        <w:rPr>
          <w:rFonts w:ascii="Times New Roman" w:cs="Times New Roman"/>
          <w:sz w:val="24"/>
          <w:szCs w:val="24"/>
          <w:rPrChange w:id="4540" w:author="ahmad sahrul" w:date="2026-04-27T19:50:00Z">
            <w:rPr/>
          </w:rPrChange>
        </w:rPr>
        <w:t xml:space="preserve"> </w:t>
      </w:r>
      <w:r w:rsidRPr="FFAB0B2D">
        <w:rPr>
          <w:rFonts w:ascii="Times New Roman" w:cs="Times New Roman"/>
          <w:sz w:val="24"/>
          <w:szCs w:val="24"/>
          <w:rPrChange w:id="4541" w:author="ahmad sahrul" w:date="2026-04-27T19:50:00Z">
            <w:rPr/>
          </w:rPrChange>
        </w:rPr>
        <w:t>kasir</w:t>
      </w:r>
      <w:r w:rsidRPr="E48C613D">
        <w:rPr>
          <w:rFonts w:ascii="Times New Roman" w:cs="Times New Roman"/>
          <w:sz w:val="24"/>
          <w:szCs w:val="24"/>
          <w:rPrChange w:id="4542" w:author="ahmad sahrul" w:date="2026-04-27T19:50:00Z">
            <w:rPr/>
          </w:rPrChange>
        </w:rPr>
        <w:t>.</w:t>
      </w:r>
    </w:p>
    <w:p w14:paraId="1C109826" w14:textId="77777777" w:rsidR="00BF190D" w:rsidRPr="00BF190D" w:rsidRDefault="00000000">
      <w:pPr>
        <w:pStyle w:val="ListParagraph"/>
        <w:spacing w:before="40" w:after="40"/>
        <w:ind w:left="720"/>
        <w:jc w:val="both"/>
        <w:rPr>
          <w:rFonts w:ascii="Times New Roman" w:cs="Times New Roman"/>
          <w:sz w:val="24"/>
          <w:szCs w:val="24"/>
          <w:rPrChange w:id="4543" w:author="ahmad sahrul" w:date="2026-04-27T19:50:00Z">
            <w:rPr/>
          </w:rPrChange>
        </w:rPr>
        <w:pPrChange w:id="4544" w:author="6781" w:date="2026-04-27T23:07:00Z">
          <w:pPr>
            <w:pStyle w:val="ListParagraph"/>
            <w:spacing w:before="40" w:after="40"/>
            <w:ind w:left="720"/>
          </w:pPr>
        </w:pPrChange>
      </w:pPr>
      <w:r w:rsidRPr="6F27CCFD">
        <w:rPr>
          <w:rFonts w:ascii="Times New Roman" w:cs="Times New Roman"/>
          <w:sz w:val="24"/>
          <w:szCs w:val="24"/>
          <w:rPrChange w:id="4545" w:author="ahmad sahrul" w:date="2026-04-27T19:50:00Z">
            <w:rPr/>
          </w:rPrChange>
        </w:rPr>
        <w:t xml:space="preserve"> </w:t>
      </w:r>
    </w:p>
    <w:p w14:paraId="43A9B4F5" w14:textId="77777777" w:rsidR="00BF190D" w:rsidRPr="00BF190D" w:rsidRDefault="00000000">
      <w:pPr>
        <w:pStyle w:val="ListParagraph"/>
        <w:spacing w:before="40" w:after="40"/>
        <w:ind w:left="720"/>
        <w:jc w:val="both"/>
        <w:rPr>
          <w:rFonts w:ascii="Times New Roman" w:cs="Times New Roman"/>
          <w:i/>
          <w:iCs/>
          <w:rPrChange w:id="4546" w:author="ahmad sahrul" w:date="2026-04-27T19:32:00Z">
            <w:rPr>
              <w:i/>
              <w:iCs/>
            </w:rPr>
          </w:rPrChange>
        </w:rPr>
        <w:pPrChange w:id="4547" w:author="6781" w:date="2026-04-27T23:07:00Z">
          <w:pPr>
            <w:pStyle w:val="ListParagraph"/>
            <w:spacing w:before="40" w:after="40"/>
            <w:ind w:left="720"/>
          </w:pPr>
        </w:pPrChange>
      </w:pPr>
      <w:r w:rsidRPr="0BCB3F9C">
        <w:rPr>
          <w:rFonts w:ascii="Times New Roman" w:cs="Times New Roman"/>
          <w:i/>
          <w:iCs/>
          <w:noProof/>
          <w:rPrChange w:id="4548" w:author="ahmad sahrul" w:date="2026-04-27T19:32:00Z">
            <w:rPr>
              <w:i/>
              <w:iCs/>
              <w:noProof/>
            </w:rPr>
          </w:rPrChange>
        </w:rPr>
        <w:lastRenderedPageBreak/>
        <w:drawing>
          <wp:inline distT="0" distB="0" distL="0" distR="0" wp14:anchorId="4D8A88F9" wp14:editId="56B5A9D3">
            <wp:extent cx="5730875" cy="4752975"/>
            <wp:effectExtent l="0" t="0" r="3175" b="9525"/>
            <wp:docPr id="103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730875" cy="4752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99FC458D">
        <w:rPr>
          <w:rFonts w:ascii="Times New Roman" w:cs="Times New Roman"/>
          <w:i/>
          <w:iCs/>
          <w:rPrChange w:id="4549" w:author="ahmad sahrul" w:date="2026-04-27T19:32:00Z">
            <w:rPr>
              <w:i/>
              <w:iCs/>
            </w:rPr>
          </w:rPrChange>
        </w:rPr>
        <w:t>Gambar Sequence POS Kasir</w:t>
      </w:r>
    </w:p>
    <w:p w14:paraId="608FFBF6" w14:textId="38C8AC42" w:rsidR="00BF190D" w:rsidRPr="00BF190D" w:rsidDel="009F036B" w:rsidRDefault="00000000">
      <w:pPr>
        <w:pStyle w:val="Heading2"/>
        <w:jc w:val="both"/>
        <w:rPr>
          <w:del w:id="4550" w:author="muhammad aldi oktavian" w:date="2026-05-16T02:35:00Z"/>
          <w:rFonts w:ascii="Times New Roman" w:cs="Times New Roman"/>
          <w:color w:val="000000"/>
          <w:rPrChange w:id="4551" w:author="ahmad sahrul" w:date="2026-04-27T19:41:00Z">
            <w:rPr>
              <w:del w:id="4552" w:author="muhammad aldi oktavian" w:date="2026-05-16T02:35:00Z"/>
            </w:rPr>
          </w:rPrChange>
        </w:rPr>
        <w:pPrChange w:id="4553" w:author="6781" w:date="2026-04-27T23:07:00Z">
          <w:pPr>
            <w:pStyle w:val="Heading2"/>
          </w:pPr>
        </w:pPrChange>
      </w:pPr>
      <w:bookmarkStart w:id="4554" w:name="_Toc228212154"/>
      <w:del w:id="4555" w:author="muhammad aldi oktavian" w:date="2026-05-16T02:35:00Z">
        <w:r w:rsidRPr="F4F9F256" w:rsidDel="009F036B">
          <w:rPr>
            <w:rFonts w:ascii="Times New Roman" w:cs="Times New Roman"/>
            <w:b w:val="0"/>
            <w:bCs w:val="0"/>
            <w:color w:val="000000"/>
            <w:rPrChange w:id="4556" w:author="ahmad sahrul" w:date="2026-04-27T19:41:00Z">
              <w:rPr>
                <w:b w:val="0"/>
                <w:bCs w:val="0"/>
              </w:rPr>
            </w:rPrChange>
          </w:rPr>
          <w:delText xml:space="preserve">4.4 </w:delText>
        </w:r>
        <w:r w:rsidRPr="C9F84B0B" w:rsidDel="009F036B">
          <w:rPr>
            <w:rFonts w:ascii="Times New Roman" w:cs="Times New Roman"/>
            <w:b w:val="0"/>
            <w:bCs w:val="0"/>
            <w:color w:val="000000"/>
            <w:rPrChange w:id="4557" w:author="ahmad sahrul" w:date="2026-04-27T19:41:00Z">
              <w:rPr>
                <w:b w:val="0"/>
                <w:bCs w:val="0"/>
              </w:rPr>
            </w:rPrChange>
          </w:rPr>
          <w:delText>Manajemen</w:delText>
        </w:r>
        <w:r w:rsidRPr="B57AC87E" w:rsidDel="009F036B">
          <w:rPr>
            <w:rFonts w:ascii="Times New Roman" w:cs="Times New Roman"/>
            <w:b w:val="0"/>
            <w:bCs w:val="0"/>
            <w:color w:val="000000"/>
            <w:rPrChange w:id="4558" w:author="ahmad sahrul" w:date="2026-04-27T19:41:00Z">
              <w:rPr>
                <w:b w:val="0"/>
                <w:bCs w:val="0"/>
              </w:rPr>
            </w:rPrChange>
          </w:rPr>
          <w:delText xml:space="preserve"> Stok Dual-Channel</w:delText>
        </w:r>
        <w:bookmarkEnd w:id="4554"/>
      </w:del>
    </w:p>
    <w:p w14:paraId="0EC1E7DC" w14:textId="5E237598" w:rsidR="00BF190D" w:rsidRPr="00BF190D" w:rsidDel="009F036B" w:rsidRDefault="00000000">
      <w:pPr>
        <w:pStyle w:val="Heading3"/>
        <w:jc w:val="both"/>
        <w:rPr>
          <w:del w:id="4559" w:author="muhammad aldi oktavian" w:date="2026-05-16T02:35:00Z"/>
          <w:rFonts w:ascii="Times New Roman" w:cs="Times New Roman"/>
          <w:color w:val="000000"/>
          <w:rPrChange w:id="4560" w:author="ahmad sahrul" w:date="2026-04-27T19:41:00Z">
            <w:rPr>
              <w:del w:id="4561" w:author="muhammad aldi oktavian" w:date="2026-05-16T02:35:00Z"/>
            </w:rPr>
          </w:rPrChange>
        </w:rPr>
        <w:pPrChange w:id="4562" w:author="6781" w:date="2026-04-27T23:07:00Z">
          <w:pPr>
            <w:pStyle w:val="Heading3"/>
          </w:pPr>
        </w:pPrChange>
      </w:pPr>
      <w:bookmarkStart w:id="4563" w:name="_Toc228212155"/>
      <w:del w:id="4564" w:author="muhammad aldi oktavian" w:date="2026-05-16T02:35:00Z">
        <w:r w:rsidRPr="252D4E7D" w:rsidDel="009F036B">
          <w:rPr>
            <w:rFonts w:ascii="Times New Roman" w:cs="Times New Roman"/>
            <w:b w:val="0"/>
            <w:bCs w:val="0"/>
            <w:color w:val="000000"/>
            <w:rPrChange w:id="4565" w:author="ahmad sahrul" w:date="2026-04-27T19:41:00Z">
              <w:rPr>
                <w:b w:val="0"/>
                <w:bCs w:val="0"/>
              </w:rPr>
            </w:rPrChange>
          </w:rPr>
          <w:delText xml:space="preserve">4.4.1 </w:delText>
        </w:r>
        <w:r w:rsidRPr="B6C8E620" w:rsidDel="009F036B">
          <w:rPr>
            <w:rFonts w:ascii="Times New Roman" w:cs="Times New Roman"/>
            <w:b w:val="0"/>
            <w:bCs w:val="0"/>
            <w:color w:val="000000"/>
            <w:rPrChange w:id="4566" w:author="ahmad sahrul" w:date="2026-04-27T19:41:00Z">
              <w:rPr>
                <w:b w:val="0"/>
                <w:bCs w:val="0"/>
              </w:rPr>
            </w:rPrChange>
          </w:rPr>
          <w:delText>Deskripsi</w:delText>
        </w:r>
        <w:r w:rsidRPr="8F1289F1" w:rsidDel="009F036B">
          <w:rPr>
            <w:rFonts w:ascii="Times New Roman" w:cs="Times New Roman"/>
            <w:b w:val="0"/>
            <w:bCs w:val="0"/>
            <w:color w:val="000000"/>
            <w:rPrChange w:id="4567" w:author="ahmad sahrul" w:date="2026-04-27T19:41:00Z">
              <w:rPr>
                <w:b w:val="0"/>
                <w:bCs w:val="0"/>
              </w:rPr>
            </w:rPrChange>
          </w:rPr>
          <w:delText xml:space="preserve"> dan </w:delText>
        </w:r>
        <w:r w:rsidRPr="441092F4" w:rsidDel="009F036B">
          <w:rPr>
            <w:rFonts w:ascii="Times New Roman" w:cs="Times New Roman"/>
            <w:b w:val="0"/>
            <w:bCs w:val="0"/>
            <w:color w:val="000000"/>
            <w:rPrChange w:id="4568" w:author="ahmad sahrul" w:date="2026-04-27T19:41:00Z">
              <w:rPr>
                <w:b w:val="0"/>
                <w:bCs w:val="0"/>
              </w:rPr>
            </w:rPrChange>
          </w:rPr>
          <w:delText>Prioritas</w:delText>
        </w:r>
        <w:bookmarkEnd w:id="4563"/>
      </w:del>
    </w:p>
    <w:p w14:paraId="3FE88E15" w14:textId="0E15C025" w:rsidR="00BF190D" w:rsidRPr="00BF190D" w:rsidDel="009F036B" w:rsidRDefault="00000000">
      <w:pPr>
        <w:spacing w:before="80"/>
        <w:jc w:val="both"/>
        <w:rPr>
          <w:del w:id="4569" w:author="muhammad aldi oktavian" w:date="2026-05-16T02:35:00Z"/>
          <w:rFonts w:ascii="Times New Roman" w:cs="Times New Roman"/>
          <w:color w:val="000000"/>
          <w:sz w:val="24"/>
          <w:szCs w:val="24"/>
          <w:rPrChange w:id="4570" w:author="ahmad sahrul" w:date="2026-04-27T19:50:00Z">
            <w:rPr>
              <w:del w:id="4571" w:author="muhammad aldi oktavian" w:date="2026-05-16T02:35:00Z"/>
            </w:rPr>
          </w:rPrChange>
        </w:rPr>
        <w:pPrChange w:id="4572" w:author="6781" w:date="2026-04-27T23:07:00Z">
          <w:pPr>
            <w:spacing w:before="80"/>
          </w:pPr>
        </w:pPrChange>
      </w:pPr>
      <w:del w:id="4573" w:author="muhammad aldi oktavian" w:date="2026-05-16T02:35:00Z">
        <w:r w:rsidRPr="1756993D" w:rsidDel="009F036B">
          <w:rPr>
            <w:rFonts w:ascii="Times New Roman" w:cs="Times New Roman"/>
            <w:color w:val="000000"/>
            <w:sz w:val="24"/>
            <w:szCs w:val="24"/>
            <w:rPrChange w:id="4574" w:author="ahmad sahrul" w:date="2026-04-27T19:50:00Z">
              <w:rPr/>
            </w:rPrChange>
          </w:rPr>
          <w:delText>Berdasarkan</w:delText>
        </w:r>
        <w:r w:rsidRPr="E9CCAE68" w:rsidDel="009F036B">
          <w:rPr>
            <w:rFonts w:ascii="Times New Roman" w:cs="Times New Roman"/>
            <w:color w:val="000000"/>
            <w:sz w:val="24"/>
            <w:szCs w:val="24"/>
            <w:rPrChange w:id="4575" w:author="ahmad sahrul" w:date="2026-04-27T19:50:00Z">
              <w:rPr/>
            </w:rPrChange>
          </w:rPr>
          <w:delText xml:space="preserve"> </w:delText>
        </w:r>
        <w:r w:rsidRPr="A2DFD136" w:rsidDel="009F036B">
          <w:rPr>
            <w:rFonts w:ascii="Times New Roman" w:cs="Times New Roman"/>
            <w:color w:val="000000"/>
            <w:sz w:val="24"/>
            <w:szCs w:val="24"/>
            <w:rPrChange w:id="4576" w:author="ahmad sahrul" w:date="2026-04-27T19:50:00Z">
              <w:rPr/>
            </w:rPrChange>
          </w:rPr>
          <w:delText>wawancara</w:delText>
        </w:r>
        <w:r w:rsidRPr="F2185C22" w:rsidDel="009F036B">
          <w:rPr>
            <w:rFonts w:ascii="Times New Roman" w:cs="Times New Roman"/>
            <w:color w:val="000000"/>
            <w:sz w:val="24"/>
            <w:szCs w:val="24"/>
            <w:rPrChange w:id="4577" w:author="ahmad sahrul" w:date="2026-04-27T19:50:00Z">
              <w:rPr/>
            </w:rPrChange>
          </w:rPr>
          <w:delText xml:space="preserve">, </w:delText>
        </w:r>
        <w:r w:rsidRPr="0F433B12" w:rsidDel="009F036B">
          <w:rPr>
            <w:rFonts w:ascii="Times New Roman" w:cs="Times New Roman"/>
            <w:color w:val="000000"/>
            <w:sz w:val="24"/>
            <w:szCs w:val="24"/>
            <w:rPrChange w:id="4578" w:author="ahmad sahrul" w:date="2026-04-27T19:50:00Z">
              <w:rPr/>
            </w:rPrChange>
          </w:rPr>
          <w:delText>Petshop</w:delText>
        </w:r>
        <w:r w:rsidRPr="C892CC0F" w:rsidDel="009F036B">
          <w:rPr>
            <w:rFonts w:ascii="Times New Roman" w:cs="Times New Roman"/>
            <w:color w:val="000000"/>
            <w:sz w:val="24"/>
            <w:szCs w:val="24"/>
            <w:rPrChange w:id="4579" w:author="ahmad sahrul" w:date="2026-04-27T19:50:00Z">
              <w:rPr/>
            </w:rPrChange>
          </w:rPr>
          <w:delText xml:space="preserve"> </w:delText>
        </w:r>
        <w:r w:rsidRPr="17F34A0E" w:rsidDel="009F036B">
          <w:rPr>
            <w:rFonts w:ascii="Times New Roman" w:cs="Times New Roman"/>
            <w:color w:val="000000"/>
            <w:sz w:val="24"/>
            <w:szCs w:val="24"/>
            <w:rPrChange w:id="4580" w:author="ahmad sahrul" w:date="2026-04-27T19:50:00Z">
              <w:rPr/>
            </w:rPrChange>
          </w:rPr>
          <w:delText>Tomodachi</w:delText>
        </w:r>
        <w:r w:rsidRPr="64787707" w:rsidDel="009F036B">
          <w:rPr>
            <w:rFonts w:ascii="Times New Roman" w:cs="Times New Roman"/>
            <w:color w:val="000000"/>
            <w:sz w:val="24"/>
            <w:szCs w:val="24"/>
            <w:rPrChange w:id="4581" w:author="ahmad sahrul" w:date="2026-04-27T19:50:00Z">
              <w:rPr/>
            </w:rPrChange>
          </w:rPr>
          <w:delText>memisahkan</w:delText>
        </w:r>
        <w:r w:rsidRPr="A1D89D66" w:rsidDel="009F036B">
          <w:rPr>
            <w:rFonts w:ascii="Times New Roman" w:cs="Times New Roman"/>
            <w:color w:val="000000"/>
            <w:sz w:val="24"/>
            <w:szCs w:val="24"/>
            <w:rPrChange w:id="4582" w:author="ahmad sahrul" w:date="2026-04-27T19:50:00Z">
              <w:rPr/>
            </w:rPrChange>
          </w:rPr>
          <w:delText xml:space="preserve"> </w:delText>
        </w:r>
        <w:r w:rsidRPr="9A939235" w:rsidDel="009F036B">
          <w:rPr>
            <w:rFonts w:ascii="Times New Roman" w:cs="Times New Roman"/>
            <w:color w:val="000000"/>
            <w:sz w:val="24"/>
            <w:szCs w:val="24"/>
            <w:rPrChange w:id="4583" w:author="ahmad sahrul" w:date="2026-04-27T19:50:00Z">
              <w:rPr/>
            </w:rPrChange>
          </w:rPr>
          <w:delText>stok</w:delText>
        </w:r>
        <w:r w:rsidRPr="16BD4143" w:rsidDel="009F036B">
          <w:rPr>
            <w:rFonts w:ascii="Times New Roman" w:cs="Times New Roman"/>
            <w:color w:val="000000"/>
            <w:sz w:val="24"/>
            <w:szCs w:val="24"/>
            <w:rPrChange w:id="4584" w:author="ahmad sahrul" w:date="2026-04-27T19:50:00Z">
              <w:rPr/>
            </w:rPrChange>
          </w:rPr>
          <w:delText xml:space="preserve"> </w:delText>
        </w:r>
        <w:r w:rsidRPr="EDBF4BB7" w:rsidDel="009F036B">
          <w:rPr>
            <w:rFonts w:ascii="Times New Roman" w:cs="Times New Roman"/>
            <w:color w:val="000000"/>
            <w:sz w:val="24"/>
            <w:szCs w:val="24"/>
            <w:rPrChange w:id="4585" w:author="ahmad sahrul" w:date="2026-04-27T19:50:00Z">
              <w:rPr/>
            </w:rPrChange>
          </w:rPr>
          <w:delText>menjadi</w:delText>
        </w:r>
        <w:r w:rsidRPr="53EFC217" w:rsidDel="009F036B">
          <w:rPr>
            <w:rFonts w:ascii="Times New Roman" w:cs="Times New Roman"/>
            <w:color w:val="000000"/>
            <w:sz w:val="24"/>
            <w:szCs w:val="24"/>
            <w:rPrChange w:id="4586" w:author="ahmad sahrul" w:date="2026-04-27T19:50:00Z">
              <w:rPr/>
            </w:rPrChange>
          </w:rPr>
          <w:delText xml:space="preserve"> dua </w:delText>
        </w:r>
        <w:r w:rsidRPr="3C05F3F7" w:rsidDel="009F036B">
          <w:rPr>
            <w:rFonts w:ascii="Times New Roman" w:cs="Times New Roman"/>
            <w:color w:val="000000"/>
            <w:sz w:val="24"/>
            <w:szCs w:val="24"/>
            <w:rPrChange w:id="4587" w:author="ahmad sahrul" w:date="2026-04-27T19:50:00Z">
              <w:rPr/>
            </w:rPrChange>
          </w:rPr>
          <w:delText>kanal</w:delText>
        </w:r>
        <w:r w:rsidRPr="E463A70A" w:rsidDel="009F036B">
          <w:rPr>
            <w:rFonts w:ascii="Times New Roman" w:cs="Times New Roman"/>
            <w:color w:val="000000"/>
            <w:sz w:val="24"/>
            <w:szCs w:val="24"/>
            <w:rPrChange w:id="4588" w:author="ahmad sahrul" w:date="2026-04-27T19:50:00Z">
              <w:rPr/>
            </w:rPrChange>
          </w:rPr>
          <w:delText>: offline (</w:delText>
        </w:r>
        <w:r w:rsidRPr="FC694F3B" w:rsidDel="009F036B">
          <w:rPr>
            <w:rFonts w:ascii="Times New Roman" w:cs="Times New Roman"/>
            <w:color w:val="000000"/>
            <w:sz w:val="24"/>
            <w:szCs w:val="24"/>
            <w:rPrChange w:id="4589" w:author="ahmad sahrul" w:date="2026-04-27T19:50:00Z">
              <w:rPr/>
            </w:rPrChange>
          </w:rPr>
          <w:delText>toko</w:delText>
        </w:r>
        <w:r w:rsidRPr="B1A7DC5F" w:rsidDel="009F036B">
          <w:rPr>
            <w:rFonts w:ascii="Times New Roman" w:cs="Times New Roman"/>
            <w:color w:val="000000"/>
            <w:sz w:val="24"/>
            <w:szCs w:val="24"/>
            <w:rPrChange w:id="4590" w:author="ahmad sahrul" w:date="2026-04-27T19:50:00Z">
              <w:rPr/>
            </w:rPrChange>
          </w:rPr>
          <w:delText xml:space="preserve"> </w:delText>
        </w:r>
        <w:r w:rsidRPr="72E7CA3D" w:rsidDel="009F036B">
          <w:rPr>
            <w:rFonts w:ascii="Times New Roman" w:cs="Times New Roman"/>
            <w:color w:val="000000"/>
            <w:sz w:val="24"/>
            <w:szCs w:val="24"/>
            <w:rPrChange w:id="4591" w:author="ahmad sahrul" w:date="2026-04-27T19:50:00Z">
              <w:rPr/>
            </w:rPrChange>
          </w:rPr>
          <w:delText>fisik</w:delText>
        </w:r>
        <w:r w:rsidRPr="DF5C44F4" w:rsidDel="009F036B">
          <w:rPr>
            <w:rFonts w:ascii="Times New Roman" w:cs="Times New Roman"/>
            <w:color w:val="000000"/>
            <w:sz w:val="24"/>
            <w:szCs w:val="24"/>
            <w:rPrChange w:id="4592" w:author="ahmad sahrul" w:date="2026-04-27T19:50:00Z">
              <w:rPr/>
            </w:rPrChange>
          </w:rPr>
          <w:delText xml:space="preserve">) dan online (Shopee &amp; TikTok Shop). </w:delText>
        </w:r>
        <w:r w:rsidRPr="EA38FDD5" w:rsidDel="009F036B">
          <w:rPr>
            <w:rFonts w:ascii="Times New Roman" w:cs="Times New Roman"/>
            <w:color w:val="000000"/>
            <w:sz w:val="24"/>
            <w:szCs w:val="24"/>
            <w:rPrChange w:id="4593" w:author="ahmad sahrul" w:date="2026-04-27T19:50:00Z">
              <w:rPr/>
            </w:rPrChange>
          </w:rPr>
          <w:delText>Contoh</w:delText>
        </w:r>
        <w:r w:rsidRPr="ECB5A258" w:rsidDel="009F036B">
          <w:rPr>
            <w:rFonts w:ascii="Times New Roman" w:cs="Times New Roman"/>
            <w:color w:val="000000"/>
            <w:sz w:val="24"/>
            <w:szCs w:val="24"/>
            <w:rPrChange w:id="4594" w:author="ahmad sahrul" w:date="2026-04-27T19:50:00Z">
              <w:rPr/>
            </w:rPrChange>
          </w:rPr>
          <w:delText xml:space="preserve">: </w:delText>
        </w:r>
        <w:r w:rsidRPr="37B020EA" w:rsidDel="009F036B">
          <w:rPr>
            <w:rFonts w:ascii="Times New Roman" w:cs="Times New Roman"/>
            <w:color w:val="000000"/>
            <w:sz w:val="24"/>
            <w:szCs w:val="24"/>
            <w:rPrChange w:id="4595" w:author="ahmad sahrul" w:date="2026-04-27T19:50:00Z">
              <w:rPr/>
            </w:rPrChange>
          </w:rPr>
          <w:delText>dari</w:delText>
        </w:r>
        <w:r w:rsidRPr="E8A45506" w:rsidDel="009F036B">
          <w:rPr>
            <w:rFonts w:ascii="Times New Roman" w:cs="Times New Roman"/>
            <w:color w:val="000000"/>
            <w:sz w:val="24"/>
            <w:szCs w:val="24"/>
            <w:rPrChange w:id="4596" w:author="ahmad sahrul" w:date="2026-04-27T19:50:00Z">
              <w:rPr/>
            </w:rPrChange>
          </w:rPr>
          <w:delText xml:space="preserve"> 1 </w:delText>
        </w:r>
        <w:r w:rsidRPr="47DC8D54" w:rsidDel="009F036B">
          <w:rPr>
            <w:rFonts w:ascii="Times New Roman" w:cs="Times New Roman"/>
            <w:color w:val="000000"/>
            <w:sz w:val="24"/>
            <w:szCs w:val="24"/>
            <w:rPrChange w:id="4597" w:author="ahmad sahrul" w:date="2026-04-27T19:50:00Z">
              <w:rPr/>
            </w:rPrChange>
          </w:rPr>
          <w:delText>karton</w:delText>
        </w:r>
        <w:r w:rsidRPr="2D97B2C1" w:rsidDel="009F036B">
          <w:rPr>
            <w:rFonts w:ascii="Times New Roman" w:cs="Times New Roman"/>
            <w:color w:val="000000"/>
            <w:sz w:val="24"/>
            <w:szCs w:val="24"/>
            <w:rPrChange w:id="4598" w:author="ahmad sahrul" w:date="2026-04-27T19:50:00Z">
              <w:rPr/>
            </w:rPrChange>
          </w:rPr>
          <w:delText xml:space="preserve"> (6 pcs), 4 pcs </w:delText>
        </w:r>
        <w:r w:rsidRPr="24BCA34F" w:rsidDel="009F036B">
          <w:rPr>
            <w:rFonts w:ascii="Times New Roman" w:cs="Times New Roman"/>
            <w:color w:val="000000"/>
            <w:sz w:val="24"/>
            <w:szCs w:val="24"/>
            <w:rPrChange w:id="4599" w:author="ahmad sahrul" w:date="2026-04-27T19:50:00Z">
              <w:rPr/>
            </w:rPrChange>
          </w:rPr>
          <w:delText>dialokasikan</w:delText>
        </w:r>
        <w:r w:rsidRPr="B7B7E729" w:rsidDel="009F036B">
          <w:rPr>
            <w:rFonts w:ascii="Times New Roman" w:cs="Times New Roman"/>
            <w:color w:val="000000"/>
            <w:sz w:val="24"/>
            <w:szCs w:val="24"/>
            <w:rPrChange w:id="4600" w:author="ahmad sahrul" w:date="2026-04-27T19:50:00Z">
              <w:rPr/>
            </w:rPrChange>
          </w:rPr>
          <w:delText xml:space="preserve"> </w:delText>
        </w:r>
        <w:r w:rsidRPr="128BF0A9" w:rsidDel="009F036B">
          <w:rPr>
            <w:rFonts w:ascii="Times New Roman" w:cs="Times New Roman"/>
            <w:color w:val="000000"/>
            <w:sz w:val="24"/>
            <w:szCs w:val="24"/>
            <w:rPrChange w:id="4601" w:author="ahmad sahrul" w:date="2026-04-27T19:50:00Z">
              <w:rPr/>
            </w:rPrChange>
          </w:rPr>
          <w:delText>untuk</w:delText>
        </w:r>
        <w:r w:rsidRPr="03851302" w:rsidDel="009F036B">
          <w:rPr>
            <w:rFonts w:ascii="Times New Roman" w:cs="Times New Roman"/>
            <w:color w:val="000000"/>
            <w:sz w:val="24"/>
            <w:szCs w:val="24"/>
            <w:rPrChange w:id="4602" w:author="ahmad sahrul" w:date="2026-04-27T19:50:00Z">
              <w:rPr/>
            </w:rPrChange>
          </w:rPr>
          <w:delText xml:space="preserve"> online dan 2 pcs </w:delText>
        </w:r>
        <w:r w:rsidRPr="07C4DBE0" w:rsidDel="009F036B">
          <w:rPr>
            <w:rFonts w:ascii="Times New Roman" w:cs="Times New Roman"/>
            <w:color w:val="000000"/>
            <w:sz w:val="24"/>
            <w:szCs w:val="24"/>
            <w:rPrChange w:id="4603" w:author="ahmad sahrul" w:date="2026-04-27T19:50:00Z">
              <w:rPr/>
            </w:rPrChange>
          </w:rPr>
          <w:delText>untuk</w:delText>
        </w:r>
        <w:r w:rsidRPr="25CFB8C4" w:rsidDel="009F036B">
          <w:rPr>
            <w:rFonts w:ascii="Times New Roman" w:cs="Times New Roman"/>
            <w:color w:val="000000"/>
            <w:sz w:val="24"/>
            <w:szCs w:val="24"/>
            <w:rPrChange w:id="4604" w:author="ahmad sahrul" w:date="2026-04-27T19:50:00Z">
              <w:rPr/>
            </w:rPrChange>
          </w:rPr>
          <w:delText xml:space="preserve"> offline. </w:delText>
        </w:r>
        <w:r w:rsidRPr="504B00BA" w:rsidDel="009F036B">
          <w:rPr>
            <w:rFonts w:ascii="Times New Roman" w:cs="Times New Roman"/>
            <w:color w:val="000000"/>
            <w:sz w:val="24"/>
            <w:szCs w:val="24"/>
            <w:rPrChange w:id="4605" w:author="ahmad sahrul" w:date="2026-04-27T19:50:00Z">
              <w:rPr/>
            </w:rPrChange>
          </w:rPr>
          <w:delText>Masalah</w:delText>
        </w:r>
        <w:r w:rsidRPr="D8B7096D" w:rsidDel="009F036B">
          <w:rPr>
            <w:rFonts w:ascii="Times New Roman" w:cs="Times New Roman"/>
            <w:color w:val="000000"/>
            <w:sz w:val="24"/>
            <w:szCs w:val="24"/>
            <w:rPrChange w:id="4606" w:author="ahmad sahrul" w:date="2026-04-27T19:50:00Z">
              <w:rPr/>
            </w:rPrChange>
          </w:rPr>
          <w:delText xml:space="preserve"> </w:delText>
        </w:r>
        <w:r w:rsidRPr="EE153B29" w:rsidDel="009F036B">
          <w:rPr>
            <w:rFonts w:ascii="Times New Roman" w:cs="Times New Roman"/>
            <w:color w:val="000000"/>
            <w:sz w:val="24"/>
            <w:szCs w:val="24"/>
            <w:rPrChange w:id="4607" w:author="ahmad sahrul" w:date="2026-04-27T19:50:00Z">
              <w:rPr/>
            </w:rPrChange>
          </w:rPr>
          <w:delText>utama</w:delText>
        </w:r>
        <w:r w:rsidRPr="6C3262A7" w:rsidDel="009F036B">
          <w:rPr>
            <w:rFonts w:ascii="Times New Roman" w:cs="Times New Roman"/>
            <w:color w:val="000000"/>
            <w:sz w:val="24"/>
            <w:szCs w:val="24"/>
            <w:rPrChange w:id="4608" w:author="ahmad sahrul" w:date="2026-04-27T19:50:00Z">
              <w:rPr/>
            </w:rPrChange>
          </w:rPr>
          <w:delText xml:space="preserve"> yang </w:delText>
        </w:r>
        <w:r w:rsidRPr="8DE4DE75" w:rsidDel="009F036B">
          <w:rPr>
            <w:rFonts w:ascii="Times New Roman" w:cs="Times New Roman"/>
            <w:color w:val="000000"/>
            <w:sz w:val="24"/>
            <w:szCs w:val="24"/>
            <w:rPrChange w:id="4609" w:author="ahmad sahrul" w:date="2026-04-27T19:50:00Z">
              <w:rPr/>
            </w:rPrChange>
          </w:rPr>
          <w:delText>sering</w:delText>
        </w:r>
        <w:r w:rsidRPr="32FFD7C6" w:rsidDel="009F036B">
          <w:rPr>
            <w:rFonts w:ascii="Times New Roman" w:cs="Times New Roman"/>
            <w:color w:val="000000"/>
            <w:sz w:val="24"/>
            <w:szCs w:val="24"/>
            <w:rPrChange w:id="4610" w:author="ahmad sahrul" w:date="2026-04-27T19:50:00Z">
              <w:rPr/>
            </w:rPrChange>
          </w:rPr>
          <w:delText xml:space="preserve"> </w:delText>
        </w:r>
        <w:r w:rsidRPr="79FF1A02" w:rsidDel="009F036B">
          <w:rPr>
            <w:rFonts w:ascii="Times New Roman" w:cs="Times New Roman"/>
            <w:color w:val="000000"/>
            <w:sz w:val="24"/>
            <w:szCs w:val="24"/>
            <w:rPrChange w:id="4611" w:author="ahmad sahrul" w:date="2026-04-27T19:50:00Z">
              <w:rPr/>
            </w:rPrChange>
          </w:rPr>
          <w:delText>terjadi</w:delText>
        </w:r>
        <w:r w:rsidRPr="46D0012A" w:rsidDel="009F036B">
          <w:rPr>
            <w:rFonts w:ascii="Times New Roman" w:cs="Times New Roman"/>
            <w:color w:val="000000"/>
            <w:sz w:val="24"/>
            <w:szCs w:val="24"/>
            <w:rPrChange w:id="4612" w:author="ahmad sahrul" w:date="2026-04-27T19:50:00Z">
              <w:rPr/>
            </w:rPrChange>
          </w:rPr>
          <w:delText xml:space="preserve"> </w:delText>
        </w:r>
        <w:r w:rsidRPr="AD72E228" w:rsidDel="009F036B">
          <w:rPr>
            <w:rFonts w:ascii="Times New Roman" w:cs="Times New Roman"/>
            <w:color w:val="000000"/>
            <w:sz w:val="24"/>
            <w:szCs w:val="24"/>
            <w:rPrChange w:id="4613" w:author="ahmad sahrul" w:date="2026-04-27T19:50:00Z">
              <w:rPr/>
            </w:rPrChange>
          </w:rPr>
          <w:delText>adalah</w:delText>
        </w:r>
        <w:r w:rsidRPr="57B41A05" w:rsidDel="009F036B">
          <w:rPr>
            <w:rFonts w:ascii="Times New Roman" w:cs="Times New Roman"/>
            <w:color w:val="000000"/>
            <w:sz w:val="24"/>
            <w:szCs w:val="24"/>
            <w:rPrChange w:id="4614" w:author="ahmad sahrul" w:date="2026-04-27T19:50:00Z">
              <w:rPr/>
            </w:rPrChange>
          </w:rPr>
          <w:delText xml:space="preserve"> </w:delText>
        </w:r>
        <w:r w:rsidRPr="AD0A2B01" w:rsidDel="009F036B">
          <w:rPr>
            <w:rFonts w:ascii="Times New Roman" w:cs="Times New Roman"/>
            <w:color w:val="000000"/>
            <w:sz w:val="24"/>
            <w:szCs w:val="24"/>
            <w:rPrChange w:id="4615" w:author="ahmad sahrul" w:date="2026-04-27T19:50:00Z">
              <w:rPr/>
            </w:rPrChange>
          </w:rPr>
          <w:delText>ketidaksesuaian</w:delText>
        </w:r>
        <w:r w:rsidRPr="A62DBA95" w:rsidDel="009F036B">
          <w:rPr>
            <w:rFonts w:ascii="Times New Roman" w:cs="Times New Roman"/>
            <w:color w:val="000000"/>
            <w:sz w:val="24"/>
            <w:szCs w:val="24"/>
            <w:rPrChange w:id="4616" w:author="ahmad sahrul" w:date="2026-04-27T19:50:00Z">
              <w:rPr/>
            </w:rPrChange>
          </w:rPr>
          <w:delText xml:space="preserve"> </w:delText>
        </w:r>
        <w:r w:rsidRPr="DE92AC10" w:rsidDel="009F036B">
          <w:rPr>
            <w:rFonts w:ascii="Times New Roman" w:cs="Times New Roman"/>
            <w:color w:val="000000"/>
            <w:sz w:val="24"/>
            <w:szCs w:val="24"/>
            <w:rPrChange w:id="4617" w:author="ahmad sahrul" w:date="2026-04-27T19:50:00Z">
              <w:rPr/>
            </w:rPrChange>
          </w:rPr>
          <w:delText>antara</w:delText>
        </w:r>
        <w:r w:rsidRPr="2E04CD59" w:rsidDel="009F036B">
          <w:rPr>
            <w:rFonts w:ascii="Times New Roman" w:cs="Times New Roman"/>
            <w:color w:val="000000"/>
            <w:sz w:val="24"/>
            <w:szCs w:val="24"/>
            <w:rPrChange w:id="4618" w:author="ahmad sahrul" w:date="2026-04-27T19:50:00Z">
              <w:rPr/>
            </w:rPrChange>
          </w:rPr>
          <w:delText xml:space="preserve"> </w:delText>
        </w:r>
        <w:r w:rsidRPr="1A470F2F" w:rsidDel="009F036B">
          <w:rPr>
            <w:rFonts w:ascii="Times New Roman" w:cs="Times New Roman"/>
            <w:color w:val="000000"/>
            <w:sz w:val="24"/>
            <w:szCs w:val="24"/>
            <w:rPrChange w:id="4619" w:author="ahmad sahrul" w:date="2026-04-27T19:50:00Z">
              <w:rPr/>
            </w:rPrChange>
          </w:rPr>
          <w:delText>catatan</w:delText>
        </w:r>
        <w:r w:rsidRPr="7C18C7C2" w:rsidDel="009F036B">
          <w:rPr>
            <w:rFonts w:ascii="Times New Roman" w:cs="Times New Roman"/>
            <w:color w:val="000000"/>
            <w:sz w:val="24"/>
            <w:szCs w:val="24"/>
            <w:rPrChange w:id="4620" w:author="ahmad sahrul" w:date="2026-04-27T19:50:00Z">
              <w:rPr/>
            </w:rPrChange>
          </w:rPr>
          <w:delText xml:space="preserve"> </w:delText>
        </w:r>
        <w:r w:rsidRPr="CF942A2F" w:rsidDel="009F036B">
          <w:rPr>
            <w:rFonts w:ascii="Times New Roman" w:cs="Times New Roman"/>
            <w:color w:val="000000"/>
            <w:sz w:val="24"/>
            <w:szCs w:val="24"/>
            <w:rPrChange w:id="4621" w:author="ahmad sahrul" w:date="2026-04-27T19:50:00Z">
              <w:rPr/>
            </w:rPrChange>
          </w:rPr>
          <w:delText>stok</w:delText>
        </w:r>
        <w:r w:rsidRPr="C0444370" w:rsidDel="009F036B">
          <w:rPr>
            <w:rFonts w:ascii="Times New Roman" w:cs="Times New Roman"/>
            <w:color w:val="000000"/>
            <w:sz w:val="24"/>
            <w:szCs w:val="24"/>
            <w:rPrChange w:id="4622" w:author="ahmad sahrul" w:date="2026-04-27T19:50:00Z">
              <w:rPr/>
            </w:rPrChange>
          </w:rPr>
          <w:delText xml:space="preserve"> di Excel dan </w:delText>
        </w:r>
        <w:r w:rsidRPr="1DEA01FF" w:rsidDel="009F036B">
          <w:rPr>
            <w:rFonts w:ascii="Times New Roman" w:cs="Times New Roman"/>
            <w:color w:val="000000"/>
            <w:sz w:val="24"/>
            <w:szCs w:val="24"/>
            <w:rPrChange w:id="4623" w:author="ahmad sahrul" w:date="2026-04-27T19:50:00Z">
              <w:rPr/>
            </w:rPrChange>
          </w:rPr>
          <w:delText>stok</w:delText>
        </w:r>
        <w:r w:rsidRPr="7BEEE301" w:rsidDel="009F036B">
          <w:rPr>
            <w:rFonts w:ascii="Times New Roman" w:cs="Times New Roman"/>
            <w:color w:val="000000"/>
            <w:sz w:val="24"/>
            <w:szCs w:val="24"/>
            <w:rPrChange w:id="4624" w:author="ahmad sahrul" w:date="2026-04-27T19:50:00Z">
              <w:rPr/>
            </w:rPrChange>
          </w:rPr>
          <w:delText xml:space="preserve"> </w:delText>
        </w:r>
        <w:r w:rsidRPr="9221A762" w:rsidDel="009F036B">
          <w:rPr>
            <w:rFonts w:ascii="Times New Roman" w:cs="Times New Roman"/>
            <w:color w:val="000000"/>
            <w:sz w:val="24"/>
            <w:szCs w:val="24"/>
            <w:rPrChange w:id="4625" w:author="ahmad sahrul" w:date="2026-04-27T19:50:00Z">
              <w:rPr/>
            </w:rPrChange>
          </w:rPr>
          <w:delText>fisik</w:delText>
        </w:r>
        <w:r w:rsidRPr="D37085F5" w:rsidDel="009F036B">
          <w:rPr>
            <w:rFonts w:ascii="Times New Roman" w:cs="Times New Roman"/>
            <w:color w:val="000000"/>
            <w:sz w:val="24"/>
            <w:szCs w:val="24"/>
            <w:rPrChange w:id="4626" w:author="ahmad sahrul" w:date="2026-04-27T19:50:00Z">
              <w:rPr/>
            </w:rPrChange>
          </w:rPr>
          <w:delText xml:space="preserve"> </w:delText>
        </w:r>
        <w:r w:rsidRPr="EE4FD07B" w:rsidDel="009F036B">
          <w:rPr>
            <w:rFonts w:ascii="Times New Roman" w:cs="Times New Roman"/>
            <w:color w:val="000000"/>
            <w:sz w:val="24"/>
            <w:szCs w:val="24"/>
            <w:rPrChange w:id="4627" w:author="ahmad sahrul" w:date="2026-04-27T19:50:00Z">
              <w:rPr/>
            </w:rPrChange>
          </w:rPr>
          <w:delText>aktual</w:delText>
        </w:r>
        <w:r w:rsidRPr="CBC4413B" w:rsidDel="009F036B">
          <w:rPr>
            <w:rFonts w:ascii="Times New Roman" w:cs="Times New Roman"/>
            <w:color w:val="000000"/>
            <w:sz w:val="24"/>
            <w:szCs w:val="24"/>
            <w:rPrChange w:id="4628" w:author="ahmad sahrul" w:date="2026-04-27T19:50:00Z">
              <w:rPr/>
            </w:rPrChange>
          </w:rPr>
          <w:delText>.</w:delText>
        </w:r>
      </w:del>
    </w:p>
    <w:p w14:paraId="579F8715" w14:textId="77223F48" w:rsidR="00BF190D" w:rsidRPr="00BF190D" w:rsidDel="009F036B" w:rsidRDefault="00000000">
      <w:pPr>
        <w:spacing w:before="80"/>
        <w:jc w:val="both"/>
        <w:rPr>
          <w:del w:id="4629" w:author="muhammad aldi oktavian" w:date="2026-05-16T02:35:00Z"/>
          <w:rFonts w:ascii="Times New Roman" w:cs="Times New Roman"/>
          <w:color w:val="000000"/>
          <w:sz w:val="24"/>
          <w:szCs w:val="24"/>
          <w:rPrChange w:id="4630" w:author="ahmad sahrul" w:date="2026-04-27T19:50:00Z">
            <w:rPr>
              <w:del w:id="4631" w:author="muhammad aldi oktavian" w:date="2026-05-16T02:35:00Z"/>
            </w:rPr>
          </w:rPrChange>
        </w:rPr>
        <w:pPrChange w:id="4632" w:author="6781" w:date="2026-04-27T23:07:00Z">
          <w:pPr>
            <w:spacing w:before="80"/>
          </w:pPr>
        </w:pPrChange>
      </w:pPr>
      <w:del w:id="4633" w:author="muhammad aldi oktavian" w:date="2026-05-16T02:35:00Z">
        <w:r w:rsidRPr="C901EE5A" w:rsidDel="009F036B">
          <w:rPr>
            <w:rFonts w:ascii="Times New Roman" w:cs="Times New Roman"/>
            <w:color w:val="000000"/>
            <w:sz w:val="24"/>
            <w:szCs w:val="24"/>
            <w:rPrChange w:id="4634" w:author="ahmad sahrul" w:date="2026-04-27T19:50:00Z">
              <w:rPr/>
            </w:rPrChange>
          </w:rPr>
          <w:delText>Prioritas</w:delText>
        </w:r>
        <w:r w:rsidRPr="3DFE8FC0" w:rsidDel="009F036B">
          <w:rPr>
            <w:rFonts w:ascii="Times New Roman" w:cs="Times New Roman"/>
            <w:color w:val="000000"/>
            <w:sz w:val="24"/>
            <w:szCs w:val="24"/>
            <w:rPrChange w:id="4635" w:author="ahmad sahrul" w:date="2026-04-27T19:50:00Z">
              <w:rPr/>
            </w:rPrChange>
          </w:rPr>
          <w:delText>: High</w:delText>
        </w:r>
      </w:del>
    </w:p>
    <w:p w14:paraId="1E0E0719" w14:textId="77E2A9FC" w:rsidR="00BF190D" w:rsidDel="009F036B" w:rsidRDefault="00BF190D">
      <w:pPr>
        <w:pStyle w:val="Heading3"/>
        <w:jc w:val="both"/>
        <w:rPr>
          <w:ins w:id="4636" w:author="ahmad sahrul" w:date="2026-04-27T19:51:00Z"/>
          <w:del w:id="4637" w:author="muhammad aldi oktavian" w:date="2026-05-16T02:35:00Z"/>
          <w:rFonts w:ascii="Times New Roman" w:hAnsi="Times New Roman" w:cs="Times New Roman"/>
          <w:color w:val="000000"/>
        </w:rPr>
        <w:pPrChange w:id="4638" w:author="6781" w:date="2026-04-27T23:07:00Z">
          <w:pPr>
            <w:pStyle w:val="Heading3"/>
            <w:jc w:val="left"/>
          </w:pPr>
        </w:pPrChange>
      </w:pPr>
    </w:p>
    <w:p w14:paraId="1B331516" w14:textId="4DA030FE" w:rsidR="00BF190D" w:rsidDel="009F036B" w:rsidRDefault="00BF190D">
      <w:pPr>
        <w:pStyle w:val="Heading3"/>
        <w:jc w:val="both"/>
        <w:rPr>
          <w:ins w:id="4639" w:author="ahmad sahrul" w:date="2026-04-27T19:51:00Z"/>
          <w:del w:id="4640" w:author="muhammad aldi oktavian" w:date="2026-05-16T02:35:00Z"/>
          <w:rFonts w:ascii="Times New Roman" w:hAnsi="Times New Roman" w:cs="Times New Roman"/>
          <w:color w:val="000000"/>
        </w:rPr>
        <w:pPrChange w:id="4641" w:author="6781" w:date="2026-04-27T23:07:00Z">
          <w:pPr>
            <w:pStyle w:val="Heading3"/>
            <w:jc w:val="left"/>
          </w:pPr>
        </w:pPrChange>
      </w:pPr>
    </w:p>
    <w:p w14:paraId="11BCC004" w14:textId="15845146" w:rsidR="00BF190D" w:rsidDel="009F036B" w:rsidRDefault="00BF190D">
      <w:pPr>
        <w:pStyle w:val="Heading3"/>
        <w:jc w:val="both"/>
        <w:rPr>
          <w:ins w:id="4642" w:author="ahmad sahrul" w:date="2026-04-27T19:51:00Z"/>
          <w:del w:id="4643" w:author="muhammad aldi oktavian" w:date="2026-05-16T02:35:00Z"/>
          <w:rFonts w:ascii="Times New Roman" w:hAnsi="Times New Roman" w:cs="Times New Roman"/>
          <w:color w:val="000000"/>
        </w:rPr>
        <w:pPrChange w:id="4644" w:author="6781" w:date="2026-04-27T23:07:00Z">
          <w:pPr>
            <w:pStyle w:val="Heading3"/>
            <w:jc w:val="left"/>
          </w:pPr>
        </w:pPrChange>
      </w:pPr>
    </w:p>
    <w:p w14:paraId="111F16D3" w14:textId="102EAB78" w:rsidR="00BF190D" w:rsidDel="009F036B" w:rsidRDefault="00BF190D">
      <w:pPr>
        <w:pStyle w:val="Heading3"/>
        <w:jc w:val="both"/>
        <w:rPr>
          <w:ins w:id="4645" w:author="ahmad sahrul" w:date="2026-04-27T19:51:00Z"/>
          <w:del w:id="4646" w:author="muhammad aldi oktavian" w:date="2026-05-16T02:35:00Z"/>
          <w:rFonts w:ascii="Times New Roman" w:hAnsi="Times New Roman" w:cs="Times New Roman"/>
          <w:color w:val="000000"/>
        </w:rPr>
        <w:pPrChange w:id="4647" w:author="6781" w:date="2026-04-27T23:07:00Z">
          <w:pPr>
            <w:pStyle w:val="Heading3"/>
            <w:jc w:val="left"/>
          </w:pPr>
        </w:pPrChange>
      </w:pPr>
    </w:p>
    <w:p w14:paraId="70BB470F" w14:textId="6974E78B" w:rsidR="00BF190D" w:rsidDel="009F036B" w:rsidRDefault="00BF190D">
      <w:pPr>
        <w:pStyle w:val="Heading3"/>
        <w:jc w:val="both"/>
        <w:rPr>
          <w:ins w:id="4648" w:author="ahmad sahrul" w:date="2026-04-27T19:51:00Z"/>
          <w:del w:id="4649" w:author="muhammad aldi oktavian" w:date="2026-05-16T02:35:00Z"/>
          <w:rFonts w:ascii="Times New Roman" w:hAnsi="Times New Roman" w:cs="Times New Roman"/>
          <w:color w:val="000000"/>
        </w:rPr>
        <w:pPrChange w:id="4650" w:author="6781" w:date="2026-04-27T23:07:00Z">
          <w:pPr>
            <w:pStyle w:val="Heading3"/>
            <w:jc w:val="left"/>
          </w:pPr>
        </w:pPrChange>
      </w:pPr>
    </w:p>
    <w:p w14:paraId="5BA2034F" w14:textId="44E3AE3D" w:rsidR="00BF190D" w:rsidDel="009F036B" w:rsidRDefault="00BF190D">
      <w:pPr>
        <w:pStyle w:val="Heading3"/>
        <w:jc w:val="both"/>
        <w:rPr>
          <w:ins w:id="4651" w:author="ahmad sahrul" w:date="2026-04-27T19:51:00Z"/>
          <w:del w:id="4652" w:author="muhammad aldi oktavian" w:date="2026-05-16T02:35:00Z"/>
          <w:rFonts w:ascii="Times New Roman" w:hAnsi="Times New Roman" w:cs="Times New Roman"/>
          <w:color w:val="000000"/>
        </w:rPr>
        <w:pPrChange w:id="4653" w:author="6781" w:date="2026-04-27T23:07:00Z">
          <w:pPr>
            <w:pStyle w:val="Heading3"/>
            <w:jc w:val="left"/>
          </w:pPr>
        </w:pPrChange>
      </w:pPr>
    </w:p>
    <w:p w14:paraId="7165C716" w14:textId="2FEA4363" w:rsidR="00BF190D" w:rsidRPr="00BF190D" w:rsidDel="009F036B" w:rsidRDefault="00000000">
      <w:pPr>
        <w:pStyle w:val="Heading3"/>
        <w:jc w:val="both"/>
        <w:rPr>
          <w:del w:id="4654" w:author="muhammad aldi oktavian" w:date="2026-05-16T02:35:00Z"/>
          <w:rFonts w:ascii="Times New Roman" w:cs="Times New Roman"/>
          <w:rPrChange w:id="4655" w:author="ahmad sahrul" w:date="2026-04-27T19:32:00Z">
            <w:rPr>
              <w:del w:id="4656" w:author="muhammad aldi oktavian" w:date="2026-05-16T02:35:00Z"/>
            </w:rPr>
          </w:rPrChange>
        </w:rPr>
        <w:pPrChange w:id="4657" w:author="6781" w:date="2026-04-27T23:07:00Z">
          <w:pPr>
            <w:pStyle w:val="Heading3"/>
          </w:pPr>
        </w:pPrChange>
      </w:pPr>
      <w:bookmarkStart w:id="4658" w:name="_Toc228212156"/>
      <w:del w:id="4659" w:author="muhammad aldi oktavian" w:date="2026-05-16T02:35:00Z">
        <w:r w:rsidRPr="D4C0FED5" w:rsidDel="009F036B">
          <w:rPr>
            <w:rFonts w:ascii="Times New Roman" w:cs="Times New Roman"/>
            <w:b w:val="0"/>
            <w:bCs w:val="0"/>
            <w:color w:val="000000"/>
            <w:rPrChange w:id="4660" w:author="ahmad sahrul" w:date="2026-04-27T19:41:00Z">
              <w:rPr>
                <w:b w:val="0"/>
                <w:bCs w:val="0"/>
              </w:rPr>
            </w:rPrChange>
          </w:rPr>
          <w:delText>4.4.2 Functional Requirements</w:delText>
        </w:r>
        <w:bookmarkEnd w:id="4658"/>
      </w:del>
    </w:p>
    <w:p w14:paraId="68938B94" w14:textId="4927FE90" w:rsidR="00BF190D" w:rsidRPr="00BF190D" w:rsidDel="009F036B" w:rsidRDefault="00BF190D">
      <w:pPr>
        <w:spacing w:before="60" w:after="60"/>
        <w:jc w:val="both"/>
        <w:rPr>
          <w:del w:id="4661" w:author="muhammad aldi oktavian" w:date="2026-05-16T02:35:00Z"/>
          <w:rFonts w:ascii="Times New Roman" w:cs="Times New Roman"/>
          <w:rPrChange w:id="4662" w:author="ahmad sahrul" w:date="2026-04-27T19:32:00Z">
            <w:rPr>
              <w:del w:id="4663" w:author="muhammad aldi oktavian" w:date="2026-05-16T02:35:00Z"/>
            </w:rPr>
          </w:rPrChange>
        </w:rPr>
        <w:pPrChange w:id="4664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:rsidDel="009F036B" w14:paraId="262FB04D" w14:textId="4E7CCA02">
        <w:trPr>
          <w:del w:id="4665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9EE1" w14:textId="0AB87AA6" w:rsidR="00BF190D" w:rsidRPr="00BF190D" w:rsidDel="009F036B" w:rsidRDefault="00000000">
            <w:pPr>
              <w:jc w:val="both"/>
              <w:rPr>
                <w:del w:id="4666" w:author="muhammad aldi oktavian" w:date="2026-05-16T02:35:00Z"/>
                <w:rFonts w:ascii="Times New Roman" w:cs="Times New Roman"/>
                <w:rPrChange w:id="4667" w:author="ahmad sahrul" w:date="2026-04-27T19:32:00Z">
                  <w:rPr>
                    <w:del w:id="4668" w:author="muhammad aldi oktavian" w:date="2026-05-16T02:35:00Z"/>
                  </w:rPr>
                </w:rPrChange>
              </w:rPr>
              <w:pPrChange w:id="4669" w:author="6781" w:date="2026-04-27T23:07:00Z">
                <w:pPr/>
              </w:pPrChange>
            </w:pPr>
            <w:del w:id="4670" w:author="muhammad aldi oktavian" w:date="2026-05-16T02:35:00Z">
              <w:r w:rsidRPr="5DAA2FBF" w:rsidDel="009F036B">
                <w:rPr>
                  <w:rFonts w:ascii="Times New Roman" w:cs="Times New Roman"/>
                  <w:b/>
                  <w:bCs/>
                  <w:color w:val="FFFFFF"/>
                  <w:sz w:val="20"/>
                  <w:szCs w:val="20"/>
                  <w:rPrChange w:id="4671" w:author="ahmad sahrul" w:date="2026-04-27T19:32:00Z">
                    <w:rPr>
                      <w:b/>
                      <w:bCs/>
                      <w:color w:val="FFFFFF"/>
                      <w:sz w:val="20"/>
                      <w:szCs w:val="20"/>
                    </w:rPr>
                  </w:rPrChange>
                </w:rPr>
                <w:delText>ID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1014" w14:textId="2C62344A" w:rsidR="00BF190D" w:rsidRPr="00BF190D" w:rsidDel="009F036B" w:rsidRDefault="00000000">
            <w:pPr>
              <w:jc w:val="both"/>
              <w:rPr>
                <w:del w:id="4672" w:author="muhammad aldi oktavian" w:date="2026-05-16T02:35:00Z"/>
                <w:rFonts w:ascii="Times New Roman" w:cs="Times New Roman"/>
                <w:rPrChange w:id="4673" w:author="ahmad sahrul" w:date="2026-04-27T19:32:00Z">
                  <w:rPr>
                    <w:del w:id="4674" w:author="muhammad aldi oktavian" w:date="2026-05-16T02:35:00Z"/>
                  </w:rPr>
                </w:rPrChange>
              </w:rPr>
              <w:pPrChange w:id="4675" w:author="6781" w:date="2026-04-27T23:07:00Z">
                <w:pPr/>
              </w:pPrChange>
            </w:pPr>
            <w:del w:id="4676" w:author="muhammad aldi oktavian" w:date="2026-05-16T02:35:00Z">
              <w:r w:rsidRPr="5FA53A3A" w:rsidDel="009F036B">
                <w:rPr>
                  <w:rFonts w:ascii="Times New Roman" w:cs="Times New Roman"/>
                  <w:b/>
                  <w:bCs/>
                  <w:color w:val="FFFFFF"/>
                  <w:sz w:val="20"/>
                  <w:szCs w:val="20"/>
                  <w:rPrChange w:id="4677" w:author="ahmad sahrul" w:date="2026-04-27T19:32:00Z">
                    <w:rPr>
                      <w:b/>
                      <w:bCs/>
                      <w:color w:val="FFFFFF"/>
                      <w:sz w:val="20"/>
                      <w:szCs w:val="20"/>
                    </w:rPr>
                  </w:rPrChange>
                </w:rPr>
                <w:delText>Requirement</w:delText>
              </w:r>
            </w:del>
          </w:p>
        </w:tc>
      </w:tr>
      <w:tr w:rsidR="00BF190D" w:rsidDel="009F036B" w14:paraId="215E1E7C" w14:textId="6703210F">
        <w:trPr>
          <w:del w:id="4678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3625" w14:textId="589600C3" w:rsidR="00BF190D" w:rsidRPr="00BF190D" w:rsidDel="009F036B" w:rsidRDefault="00000000">
            <w:pPr>
              <w:jc w:val="both"/>
              <w:rPr>
                <w:del w:id="4679" w:author="muhammad aldi oktavian" w:date="2026-05-16T02:35:00Z"/>
                <w:rFonts w:ascii="Times New Roman" w:cs="Times New Roman"/>
                <w:rPrChange w:id="4680" w:author="ahmad sahrul" w:date="2026-04-27T19:32:00Z">
                  <w:rPr>
                    <w:del w:id="4681" w:author="muhammad aldi oktavian" w:date="2026-05-16T02:35:00Z"/>
                  </w:rPr>
                </w:rPrChange>
              </w:rPr>
              <w:pPrChange w:id="4682" w:author="6781" w:date="2026-04-27T23:07:00Z">
                <w:pPr/>
              </w:pPrChange>
            </w:pPr>
            <w:del w:id="4683" w:author="muhammad aldi oktavian" w:date="2026-05-16T02:35:00Z">
              <w:r w:rsidRPr="B6266729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684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REQ-STK-01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D773" w14:textId="3E087F29" w:rsidR="00BF190D" w:rsidRPr="00BF190D" w:rsidDel="009F036B" w:rsidRDefault="00000000">
            <w:pPr>
              <w:jc w:val="both"/>
              <w:rPr>
                <w:del w:id="4685" w:author="muhammad aldi oktavian" w:date="2026-05-16T02:35:00Z"/>
                <w:rFonts w:ascii="Times New Roman" w:cs="Times New Roman"/>
                <w:rPrChange w:id="4686" w:author="ahmad sahrul" w:date="2026-04-27T19:32:00Z">
                  <w:rPr>
                    <w:del w:id="4687" w:author="muhammad aldi oktavian" w:date="2026-05-16T02:35:00Z"/>
                  </w:rPr>
                </w:rPrChange>
              </w:rPr>
              <w:pPrChange w:id="4688" w:author="6781" w:date="2026-04-27T23:07:00Z">
                <w:pPr/>
              </w:pPrChange>
            </w:pPr>
            <w:del w:id="4689" w:author="muhammad aldi oktavian" w:date="2026-05-16T02:35:00Z">
              <w:r w:rsidRPr="B524F785" w:rsidDel="009F036B">
                <w:rPr>
                  <w:rFonts w:ascii="Times New Roman" w:cs="Times New Roman"/>
                  <w:sz w:val="20"/>
                  <w:szCs w:val="20"/>
                  <w:rPrChange w:id="469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18BABF72" w:rsidDel="009F036B">
                <w:rPr>
                  <w:rFonts w:ascii="Times New Roman" w:cs="Times New Roman"/>
                  <w:sz w:val="20"/>
                  <w:szCs w:val="20"/>
                  <w:rPrChange w:id="469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9FA3172" w:rsidDel="009F036B">
                <w:rPr>
                  <w:rFonts w:ascii="Times New Roman" w:cs="Times New Roman"/>
                  <w:sz w:val="20"/>
                  <w:szCs w:val="20"/>
                  <w:rPrChange w:id="469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0B01F65A" w:rsidDel="009F036B">
                <w:rPr>
                  <w:rFonts w:ascii="Times New Roman" w:cs="Times New Roman"/>
                  <w:sz w:val="20"/>
                  <w:szCs w:val="20"/>
                  <w:rPrChange w:id="469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2430BF50" w:rsidDel="009F036B">
                <w:rPr>
                  <w:rFonts w:ascii="Times New Roman" w:cs="Times New Roman"/>
                  <w:sz w:val="20"/>
                  <w:szCs w:val="20"/>
                  <w:rPrChange w:id="469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menyimpan</w:delText>
              </w:r>
              <w:r w:rsidRPr="79991D72" w:rsidDel="009F036B">
                <w:rPr>
                  <w:rFonts w:ascii="Times New Roman" w:cs="Times New Roman"/>
                  <w:sz w:val="20"/>
                  <w:szCs w:val="20"/>
                  <w:rPrChange w:id="469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data </w:delText>
              </w:r>
              <w:r w:rsidRPr="1D251FB9" w:rsidDel="009F036B">
                <w:rPr>
                  <w:rFonts w:ascii="Times New Roman" w:cs="Times New Roman"/>
                  <w:sz w:val="20"/>
                  <w:szCs w:val="20"/>
                  <w:rPrChange w:id="469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9AF140FF" w:rsidDel="009F036B">
                <w:rPr>
                  <w:rFonts w:ascii="Times New Roman" w:cs="Times New Roman"/>
                  <w:sz w:val="20"/>
                  <w:szCs w:val="20"/>
                  <w:rPrChange w:id="469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F6FC5AD" w:rsidDel="009F036B">
                <w:rPr>
                  <w:rFonts w:ascii="Times New Roman" w:cs="Times New Roman"/>
                  <w:sz w:val="20"/>
                  <w:szCs w:val="20"/>
                  <w:rPrChange w:id="469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setiap</w:delText>
              </w:r>
              <w:r w:rsidRPr="7230BDD3" w:rsidDel="009F036B">
                <w:rPr>
                  <w:rFonts w:ascii="Times New Roman" w:cs="Times New Roman"/>
                  <w:sz w:val="20"/>
                  <w:szCs w:val="20"/>
                  <w:rPrChange w:id="469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949C03B" w:rsidDel="009F036B">
                <w:rPr>
                  <w:rFonts w:ascii="Times New Roman" w:cs="Times New Roman"/>
                  <w:sz w:val="20"/>
                  <w:szCs w:val="20"/>
                  <w:rPrChange w:id="470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produk</w:delText>
              </w:r>
              <w:r w:rsidRPr="D6710A68" w:rsidDel="009F036B">
                <w:rPr>
                  <w:rFonts w:ascii="Times New Roman" w:cs="Times New Roman"/>
                  <w:sz w:val="20"/>
                  <w:szCs w:val="20"/>
                  <w:rPrChange w:id="470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05E5367" w:rsidDel="009F036B">
                <w:rPr>
                  <w:rFonts w:ascii="Times New Roman" w:cs="Times New Roman"/>
                  <w:sz w:val="20"/>
                  <w:szCs w:val="20"/>
                  <w:rPrChange w:id="470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secara</w:delText>
              </w:r>
              <w:r w:rsidRPr="9D3D37D9" w:rsidDel="009F036B">
                <w:rPr>
                  <w:rFonts w:ascii="Times New Roman" w:cs="Times New Roman"/>
                  <w:sz w:val="20"/>
                  <w:szCs w:val="20"/>
                  <w:rPrChange w:id="470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317681C" w:rsidDel="009F036B">
                <w:rPr>
                  <w:rFonts w:ascii="Times New Roman" w:cs="Times New Roman"/>
                  <w:sz w:val="20"/>
                  <w:szCs w:val="20"/>
                  <w:rPrChange w:id="470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terpisah</w:delText>
              </w:r>
              <w:r w:rsidRPr="18AA7E7A" w:rsidDel="009F036B">
                <w:rPr>
                  <w:rFonts w:ascii="Times New Roman" w:cs="Times New Roman"/>
                  <w:sz w:val="20"/>
                  <w:szCs w:val="20"/>
                  <w:rPrChange w:id="470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: </w:delText>
              </w:r>
              <w:r w:rsidRPr="0B132F6A" w:rsidDel="009F036B">
                <w:rPr>
                  <w:rFonts w:ascii="Times New Roman" w:cs="Times New Roman"/>
                  <w:sz w:val="20"/>
                  <w:szCs w:val="20"/>
                  <w:rPrChange w:id="470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stok_offline</w:delText>
              </w:r>
              <w:r w:rsidRPr="45F40328" w:rsidDel="009F036B">
                <w:rPr>
                  <w:rFonts w:ascii="Times New Roman" w:cs="Times New Roman"/>
                  <w:sz w:val="20"/>
                  <w:szCs w:val="20"/>
                  <w:rPrChange w:id="470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dan </w:delText>
              </w:r>
              <w:r w:rsidRPr="31E05566" w:rsidDel="009F036B">
                <w:rPr>
                  <w:rFonts w:ascii="Times New Roman" w:cs="Times New Roman"/>
                  <w:sz w:val="20"/>
                  <w:szCs w:val="20"/>
                  <w:rPrChange w:id="470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stok_online</w:delText>
              </w:r>
              <w:r w:rsidRPr="66FF9D7E" w:rsidDel="009F036B">
                <w:rPr>
                  <w:rFonts w:ascii="Times New Roman" w:cs="Times New Roman"/>
                  <w:sz w:val="20"/>
                  <w:szCs w:val="20"/>
                  <w:rPrChange w:id="470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6F15CD9D" w14:textId="4BEAE8CA">
        <w:trPr>
          <w:del w:id="4710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4E5E" w14:textId="7DFC1C77" w:rsidR="00BF190D" w:rsidRPr="00BF190D" w:rsidDel="009F036B" w:rsidRDefault="00000000">
            <w:pPr>
              <w:jc w:val="both"/>
              <w:rPr>
                <w:del w:id="4711" w:author="muhammad aldi oktavian" w:date="2026-05-16T02:35:00Z"/>
                <w:rFonts w:ascii="Times New Roman" w:cs="Times New Roman"/>
                <w:rPrChange w:id="4712" w:author="ahmad sahrul" w:date="2026-04-27T19:32:00Z">
                  <w:rPr>
                    <w:del w:id="4713" w:author="muhammad aldi oktavian" w:date="2026-05-16T02:35:00Z"/>
                  </w:rPr>
                </w:rPrChange>
              </w:rPr>
              <w:pPrChange w:id="4714" w:author="6781" w:date="2026-04-27T23:07:00Z">
                <w:pPr/>
              </w:pPrChange>
            </w:pPr>
            <w:del w:id="4715" w:author="muhammad aldi oktavian" w:date="2026-05-16T02:35:00Z">
              <w:r w:rsidRPr="2F5D9499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716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REQ-STK-02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564" w14:textId="31A617C7" w:rsidR="00BF190D" w:rsidRPr="00BF190D" w:rsidDel="009F036B" w:rsidRDefault="00000000">
            <w:pPr>
              <w:jc w:val="both"/>
              <w:rPr>
                <w:del w:id="4717" w:author="muhammad aldi oktavian" w:date="2026-05-16T02:35:00Z"/>
                <w:rFonts w:ascii="Times New Roman" w:cs="Times New Roman"/>
                <w:rPrChange w:id="4718" w:author="ahmad sahrul" w:date="2026-04-27T19:32:00Z">
                  <w:rPr>
                    <w:del w:id="4719" w:author="muhammad aldi oktavian" w:date="2026-05-16T02:35:00Z"/>
                  </w:rPr>
                </w:rPrChange>
              </w:rPr>
              <w:pPrChange w:id="4720" w:author="6781" w:date="2026-04-27T23:07:00Z">
                <w:pPr/>
              </w:pPrChange>
            </w:pPr>
            <w:del w:id="4721" w:author="muhammad aldi oktavian" w:date="2026-05-16T02:35:00Z">
              <w:r w:rsidRPr="8F385713" w:rsidDel="009F036B">
                <w:rPr>
                  <w:rFonts w:ascii="Times New Roman" w:cs="Times New Roman"/>
                  <w:sz w:val="20"/>
                  <w:szCs w:val="20"/>
                  <w:rPrChange w:id="472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1C93A0A0" w:rsidDel="009F036B">
                <w:rPr>
                  <w:rFonts w:ascii="Times New Roman" w:cs="Times New Roman"/>
                  <w:sz w:val="20"/>
                  <w:szCs w:val="20"/>
                  <w:rPrChange w:id="472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362F451" w:rsidDel="009F036B">
                <w:rPr>
                  <w:rFonts w:ascii="Times New Roman" w:cs="Times New Roman"/>
                  <w:sz w:val="20"/>
                  <w:szCs w:val="20"/>
                  <w:rPrChange w:id="472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D6511AC4" w:rsidDel="009F036B">
                <w:rPr>
                  <w:rFonts w:ascii="Times New Roman" w:cs="Times New Roman"/>
                  <w:sz w:val="20"/>
                  <w:szCs w:val="20"/>
                  <w:rPrChange w:id="472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371E066" w:rsidDel="009F036B">
                <w:rPr>
                  <w:rFonts w:ascii="Times New Roman" w:cs="Times New Roman"/>
                  <w:sz w:val="20"/>
                  <w:szCs w:val="20"/>
                  <w:rPrChange w:id="472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menampilkan</w:delText>
              </w:r>
              <w:r w:rsidRPr="A6F74645" w:rsidDel="009F036B">
                <w:rPr>
                  <w:rFonts w:ascii="Times New Roman" w:cs="Times New Roman"/>
                  <w:sz w:val="20"/>
                  <w:szCs w:val="20"/>
                  <w:rPrChange w:id="472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4D62110" w:rsidDel="009F036B">
                <w:rPr>
                  <w:rFonts w:ascii="Times New Roman" w:cs="Times New Roman"/>
                  <w:sz w:val="20"/>
                  <w:szCs w:val="20"/>
                  <w:rPrChange w:id="472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059F111C" w:rsidDel="009F036B">
                <w:rPr>
                  <w:rFonts w:ascii="Times New Roman" w:cs="Times New Roman"/>
                  <w:sz w:val="20"/>
                  <w:szCs w:val="20"/>
                  <w:rPrChange w:id="472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real-time </w:delText>
              </w:r>
              <w:r w:rsidRPr="E2F0B99F" w:rsidDel="009F036B">
                <w:rPr>
                  <w:rFonts w:ascii="Times New Roman" w:cs="Times New Roman"/>
                  <w:sz w:val="20"/>
                  <w:szCs w:val="20"/>
                  <w:rPrChange w:id="473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untuk</w:delText>
              </w:r>
              <w:r w:rsidRPr="8FDE5199" w:rsidDel="009F036B">
                <w:rPr>
                  <w:rFonts w:ascii="Times New Roman" w:cs="Times New Roman"/>
                  <w:sz w:val="20"/>
                  <w:szCs w:val="20"/>
                  <w:rPrChange w:id="473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DD4CD4C6" w:rsidDel="009F036B">
                <w:rPr>
                  <w:rFonts w:ascii="Times New Roman" w:cs="Times New Roman"/>
                  <w:sz w:val="20"/>
                  <w:szCs w:val="20"/>
                  <w:rPrChange w:id="473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setiap</w:delText>
              </w:r>
              <w:r w:rsidRPr="B0A6F72B" w:rsidDel="009F036B">
                <w:rPr>
                  <w:rFonts w:ascii="Times New Roman" w:cs="Times New Roman"/>
                  <w:sz w:val="20"/>
                  <w:szCs w:val="20"/>
                  <w:rPrChange w:id="473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C09169E" w:rsidDel="009F036B">
                <w:rPr>
                  <w:rFonts w:ascii="Times New Roman" w:cs="Times New Roman"/>
                  <w:sz w:val="20"/>
                  <w:szCs w:val="20"/>
                  <w:rPrChange w:id="473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produk</w:delText>
              </w:r>
              <w:r w:rsidRPr="8E35F7BB" w:rsidDel="009F036B">
                <w:rPr>
                  <w:rFonts w:ascii="Times New Roman" w:cs="Times New Roman"/>
                  <w:sz w:val="20"/>
                  <w:szCs w:val="20"/>
                  <w:rPrChange w:id="473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per </w:delText>
              </w:r>
              <w:r w:rsidRPr="9D0A7E6B" w:rsidDel="009F036B">
                <w:rPr>
                  <w:rFonts w:ascii="Times New Roman" w:cs="Times New Roman"/>
                  <w:sz w:val="20"/>
                  <w:szCs w:val="20"/>
                  <w:rPrChange w:id="473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kanal</w:delText>
              </w:r>
              <w:r w:rsidRPr="65343E82" w:rsidDel="009F036B">
                <w:rPr>
                  <w:rFonts w:ascii="Times New Roman" w:cs="Times New Roman"/>
                  <w:sz w:val="20"/>
                  <w:szCs w:val="20"/>
                  <w:rPrChange w:id="473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(offline dan online).</w:delText>
              </w:r>
            </w:del>
          </w:p>
        </w:tc>
      </w:tr>
      <w:tr w:rsidR="00BF190D" w:rsidDel="009F036B" w14:paraId="4601622B" w14:textId="0EFB8FF4">
        <w:trPr>
          <w:del w:id="4738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FA65" w14:textId="000C3327" w:rsidR="00BF190D" w:rsidRPr="00BF190D" w:rsidDel="009F036B" w:rsidRDefault="00000000">
            <w:pPr>
              <w:jc w:val="both"/>
              <w:rPr>
                <w:del w:id="4739" w:author="muhammad aldi oktavian" w:date="2026-05-16T02:35:00Z"/>
                <w:rFonts w:ascii="Times New Roman" w:cs="Times New Roman"/>
                <w:rPrChange w:id="4740" w:author="ahmad sahrul" w:date="2026-04-27T19:32:00Z">
                  <w:rPr>
                    <w:del w:id="4741" w:author="muhammad aldi oktavian" w:date="2026-05-16T02:35:00Z"/>
                  </w:rPr>
                </w:rPrChange>
              </w:rPr>
              <w:pPrChange w:id="4742" w:author="6781" w:date="2026-04-27T23:07:00Z">
                <w:pPr/>
              </w:pPrChange>
            </w:pPr>
            <w:del w:id="4743" w:author="muhammad aldi oktavian" w:date="2026-05-16T02:35:00Z">
              <w:r w:rsidRPr="42C8EF7F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744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REQ-STK-03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BFFF" w14:textId="31687274" w:rsidR="00BF190D" w:rsidRPr="00BF190D" w:rsidDel="009F036B" w:rsidRDefault="00000000">
            <w:pPr>
              <w:jc w:val="both"/>
              <w:rPr>
                <w:del w:id="4745" w:author="muhammad aldi oktavian" w:date="2026-05-16T02:35:00Z"/>
                <w:rFonts w:ascii="Times New Roman" w:cs="Times New Roman"/>
                <w:rPrChange w:id="4746" w:author="ahmad sahrul" w:date="2026-04-27T19:32:00Z">
                  <w:rPr>
                    <w:del w:id="4747" w:author="muhammad aldi oktavian" w:date="2026-05-16T02:35:00Z"/>
                  </w:rPr>
                </w:rPrChange>
              </w:rPr>
              <w:pPrChange w:id="4748" w:author="6781" w:date="2026-04-27T23:07:00Z">
                <w:pPr/>
              </w:pPrChange>
            </w:pPr>
            <w:del w:id="4749" w:author="muhammad aldi oktavian" w:date="2026-05-16T02:35:00Z">
              <w:r w:rsidRPr="0D55AAF3" w:rsidDel="009F036B">
                <w:rPr>
                  <w:rFonts w:ascii="Times New Roman" w:cs="Times New Roman"/>
                  <w:sz w:val="20"/>
                  <w:szCs w:val="20"/>
                  <w:rPrChange w:id="475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38C7B8D9" w:rsidDel="009F036B">
                <w:rPr>
                  <w:rFonts w:ascii="Times New Roman" w:cs="Times New Roman"/>
                  <w:sz w:val="20"/>
                  <w:szCs w:val="20"/>
                  <w:rPrChange w:id="475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CC4D2E93" w:rsidDel="009F036B">
                <w:rPr>
                  <w:rFonts w:ascii="Times New Roman" w:cs="Times New Roman"/>
                  <w:sz w:val="20"/>
                  <w:szCs w:val="20"/>
                  <w:rPrChange w:id="475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C5312830" w:rsidDel="009F036B">
                <w:rPr>
                  <w:rFonts w:ascii="Times New Roman" w:cs="Times New Roman"/>
                  <w:sz w:val="20"/>
                  <w:szCs w:val="20"/>
                  <w:rPrChange w:id="475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FE34E51" w:rsidDel="009F036B">
                <w:rPr>
                  <w:rFonts w:ascii="Times New Roman" w:cs="Times New Roman"/>
                  <w:sz w:val="20"/>
                  <w:szCs w:val="20"/>
                  <w:rPrChange w:id="475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mendukung</w:delText>
              </w:r>
              <w:r w:rsidRPr="2377D425" w:rsidDel="009F036B">
                <w:rPr>
                  <w:rFonts w:ascii="Times New Roman" w:cs="Times New Roman"/>
                  <w:sz w:val="20"/>
                  <w:szCs w:val="20"/>
                  <w:rPrChange w:id="475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3ADD4E3" w:rsidDel="009F036B">
                <w:rPr>
                  <w:rFonts w:ascii="Times New Roman" w:cs="Times New Roman"/>
                  <w:sz w:val="20"/>
                  <w:szCs w:val="20"/>
                  <w:rPrChange w:id="475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operasi</w:delText>
              </w:r>
              <w:r w:rsidRPr="1AFE914B" w:rsidDel="009F036B">
                <w:rPr>
                  <w:rFonts w:ascii="Times New Roman" w:cs="Times New Roman"/>
                  <w:sz w:val="20"/>
                  <w:szCs w:val="20"/>
                  <w:rPrChange w:id="475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transfer </w:delText>
              </w:r>
              <w:r w:rsidRPr="D381FC79" w:rsidDel="009F036B">
                <w:rPr>
                  <w:rFonts w:ascii="Times New Roman" w:cs="Times New Roman"/>
                  <w:sz w:val="20"/>
                  <w:szCs w:val="20"/>
                  <w:rPrChange w:id="475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6E27677E" w:rsidDel="009F036B">
                <w:rPr>
                  <w:rFonts w:ascii="Times New Roman" w:cs="Times New Roman"/>
                  <w:sz w:val="20"/>
                  <w:szCs w:val="20"/>
                  <w:rPrChange w:id="475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7C7DEA3E" w:rsidDel="009F036B">
                <w:rPr>
                  <w:rFonts w:ascii="Times New Roman" w:cs="Times New Roman"/>
                  <w:sz w:val="20"/>
                  <w:szCs w:val="20"/>
                  <w:rPrChange w:id="476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dari</w:delText>
              </w:r>
              <w:r w:rsidRPr="A26CEAB5" w:rsidDel="009F036B">
                <w:rPr>
                  <w:rFonts w:ascii="Times New Roman" w:cs="Times New Roman"/>
                  <w:sz w:val="20"/>
                  <w:szCs w:val="20"/>
                  <w:rPrChange w:id="476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E69B7B96" w:rsidDel="009F036B">
                <w:rPr>
                  <w:rFonts w:ascii="Times New Roman" w:cs="Times New Roman"/>
                  <w:sz w:val="20"/>
                  <w:szCs w:val="20"/>
                  <w:rPrChange w:id="476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kanal</w:delText>
              </w:r>
              <w:r w:rsidRPr="2EEB958D" w:rsidDel="009F036B">
                <w:rPr>
                  <w:rFonts w:ascii="Times New Roman" w:cs="Times New Roman"/>
                  <w:sz w:val="20"/>
                  <w:szCs w:val="20"/>
                  <w:rPrChange w:id="476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offline </w:delText>
              </w:r>
              <w:r w:rsidRPr="E526D239" w:rsidDel="009F036B">
                <w:rPr>
                  <w:rFonts w:ascii="Times New Roman" w:cs="Times New Roman"/>
                  <w:sz w:val="20"/>
                  <w:szCs w:val="20"/>
                  <w:rPrChange w:id="476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ke</w:delText>
              </w:r>
              <w:r w:rsidRPr="3CCD8FAA" w:rsidDel="009F036B">
                <w:rPr>
                  <w:rFonts w:ascii="Times New Roman" w:cs="Times New Roman"/>
                  <w:sz w:val="20"/>
                  <w:szCs w:val="20"/>
                  <w:rPrChange w:id="476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online (</w:delText>
              </w:r>
              <w:r w:rsidRPr="2872F49F" w:rsidDel="009F036B">
                <w:rPr>
                  <w:rFonts w:ascii="Times New Roman" w:cs="Times New Roman"/>
                  <w:sz w:val="20"/>
                  <w:szCs w:val="20"/>
                  <w:rPrChange w:id="476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atau</w:delText>
              </w:r>
              <w:r w:rsidRPr="A6AAAD27" w:rsidDel="009F036B">
                <w:rPr>
                  <w:rFonts w:ascii="Times New Roman" w:cs="Times New Roman"/>
                  <w:sz w:val="20"/>
                  <w:szCs w:val="20"/>
                  <w:rPrChange w:id="476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E2F9A53" w:rsidDel="009F036B">
                <w:rPr>
                  <w:rFonts w:ascii="Times New Roman" w:cs="Times New Roman"/>
                  <w:sz w:val="20"/>
                  <w:szCs w:val="20"/>
                  <w:rPrChange w:id="476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sebaliknya</w:delText>
              </w:r>
              <w:r w:rsidRPr="802EA9A6" w:rsidDel="009F036B">
                <w:rPr>
                  <w:rFonts w:ascii="Times New Roman" w:cs="Times New Roman"/>
                  <w:sz w:val="20"/>
                  <w:szCs w:val="20"/>
                  <w:rPrChange w:id="476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).</w:delText>
              </w:r>
            </w:del>
          </w:p>
        </w:tc>
      </w:tr>
      <w:tr w:rsidR="00BF190D" w:rsidDel="009F036B" w14:paraId="421D6E25" w14:textId="7FE8257F">
        <w:trPr>
          <w:del w:id="4770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DEDE" w14:textId="7B5B9217" w:rsidR="00BF190D" w:rsidRPr="00BF190D" w:rsidDel="009F036B" w:rsidRDefault="00000000">
            <w:pPr>
              <w:jc w:val="both"/>
              <w:rPr>
                <w:del w:id="4771" w:author="muhammad aldi oktavian" w:date="2026-05-16T02:35:00Z"/>
                <w:rFonts w:ascii="Times New Roman" w:cs="Times New Roman"/>
                <w:rPrChange w:id="4772" w:author="ahmad sahrul" w:date="2026-04-27T19:32:00Z">
                  <w:rPr>
                    <w:del w:id="4773" w:author="muhammad aldi oktavian" w:date="2026-05-16T02:35:00Z"/>
                  </w:rPr>
                </w:rPrChange>
              </w:rPr>
              <w:pPrChange w:id="4774" w:author="6781" w:date="2026-04-27T23:07:00Z">
                <w:pPr/>
              </w:pPrChange>
            </w:pPr>
            <w:del w:id="4775" w:author="muhammad aldi oktavian" w:date="2026-05-16T02:35:00Z">
              <w:r w:rsidRPr="FFC1F8C2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776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REQ-STK-04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BCEB" w14:textId="20D0A8CB" w:rsidR="00BF190D" w:rsidRPr="00BF190D" w:rsidDel="009F036B" w:rsidRDefault="00000000">
            <w:pPr>
              <w:jc w:val="both"/>
              <w:rPr>
                <w:del w:id="4777" w:author="muhammad aldi oktavian" w:date="2026-05-16T02:35:00Z"/>
                <w:rFonts w:ascii="Times New Roman" w:cs="Times New Roman"/>
                <w:rPrChange w:id="4778" w:author="ahmad sahrul" w:date="2026-04-27T19:32:00Z">
                  <w:rPr>
                    <w:del w:id="4779" w:author="muhammad aldi oktavian" w:date="2026-05-16T02:35:00Z"/>
                  </w:rPr>
                </w:rPrChange>
              </w:rPr>
              <w:pPrChange w:id="4780" w:author="6781" w:date="2026-04-27T23:07:00Z">
                <w:pPr/>
              </w:pPrChange>
            </w:pPr>
            <w:del w:id="4781" w:author="muhammad aldi oktavian" w:date="2026-05-16T02:35:00Z">
              <w:r w:rsidRPr="BEF7CEF3" w:rsidDel="009F036B">
                <w:rPr>
                  <w:rFonts w:ascii="Times New Roman" w:cs="Times New Roman"/>
                  <w:sz w:val="20"/>
                  <w:szCs w:val="20"/>
                  <w:rPrChange w:id="478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143E2B4A" w:rsidDel="009F036B">
                <w:rPr>
                  <w:rFonts w:ascii="Times New Roman" w:cs="Times New Roman"/>
                  <w:sz w:val="20"/>
                  <w:szCs w:val="20"/>
                  <w:rPrChange w:id="478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2F49124" w:rsidDel="009F036B">
                <w:rPr>
                  <w:rFonts w:ascii="Times New Roman" w:cs="Times New Roman"/>
                  <w:sz w:val="20"/>
                  <w:szCs w:val="20"/>
                  <w:rPrChange w:id="478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7A987F0C" w:rsidDel="009F036B">
                <w:rPr>
                  <w:rFonts w:ascii="Times New Roman" w:cs="Times New Roman"/>
                  <w:sz w:val="20"/>
                  <w:szCs w:val="20"/>
                  <w:rPrChange w:id="478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B5997683" w:rsidDel="009F036B">
                <w:rPr>
                  <w:rFonts w:ascii="Times New Roman" w:cs="Times New Roman"/>
                  <w:sz w:val="20"/>
                  <w:szCs w:val="20"/>
                  <w:rPrChange w:id="478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mencatat</w:delText>
              </w:r>
              <w:r w:rsidRPr="C9F3B114" w:rsidDel="009F036B">
                <w:rPr>
                  <w:rFonts w:ascii="Times New Roman" w:cs="Times New Roman"/>
                  <w:sz w:val="20"/>
                  <w:szCs w:val="20"/>
                  <w:rPrChange w:id="478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E68275C" w:rsidDel="009F036B">
                <w:rPr>
                  <w:rFonts w:ascii="Times New Roman" w:cs="Times New Roman"/>
                  <w:sz w:val="20"/>
                  <w:szCs w:val="20"/>
                  <w:rPrChange w:id="478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seluruh</w:delText>
              </w:r>
              <w:r w:rsidRPr="04004700" w:rsidDel="009F036B">
                <w:rPr>
                  <w:rFonts w:ascii="Times New Roman" w:cs="Times New Roman"/>
                  <w:sz w:val="20"/>
                  <w:szCs w:val="20"/>
                  <w:rPrChange w:id="478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A39F54FF" w:rsidDel="009F036B">
                <w:rPr>
                  <w:rFonts w:ascii="Times New Roman" w:cs="Times New Roman"/>
                  <w:sz w:val="20"/>
                  <w:szCs w:val="20"/>
                  <w:rPrChange w:id="479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pergerakan</w:delText>
              </w:r>
              <w:r w:rsidRPr="4E0123E3" w:rsidDel="009F036B">
                <w:rPr>
                  <w:rFonts w:ascii="Times New Roman" w:cs="Times New Roman"/>
                  <w:sz w:val="20"/>
                  <w:szCs w:val="20"/>
                  <w:rPrChange w:id="479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D4FF9F6" w:rsidDel="009F036B">
                <w:rPr>
                  <w:rFonts w:ascii="Times New Roman" w:cs="Times New Roman"/>
                  <w:sz w:val="20"/>
                  <w:szCs w:val="20"/>
                  <w:rPrChange w:id="479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75E199C6" w:rsidDel="009F036B">
                <w:rPr>
                  <w:rFonts w:ascii="Times New Roman" w:cs="Times New Roman"/>
                  <w:sz w:val="20"/>
                  <w:szCs w:val="20"/>
                  <w:rPrChange w:id="479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(stock movement log) </w:delText>
              </w:r>
              <w:r w:rsidRPr="11E2F71F" w:rsidDel="009F036B">
                <w:rPr>
                  <w:rFonts w:ascii="Times New Roman" w:cs="Times New Roman"/>
                  <w:sz w:val="20"/>
                  <w:szCs w:val="20"/>
                  <w:rPrChange w:id="479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dengan</w:delText>
              </w:r>
              <w:r w:rsidRPr="B14D933F" w:rsidDel="009F036B">
                <w:rPr>
                  <w:rFonts w:ascii="Times New Roman" w:cs="Times New Roman"/>
                  <w:sz w:val="20"/>
                  <w:szCs w:val="20"/>
                  <w:rPrChange w:id="479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timestamp, </w:delText>
              </w:r>
              <w:r w:rsidRPr="3C356969" w:rsidDel="009F036B">
                <w:rPr>
                  <w:rFonts w:ascii="Times New Roman" w:cs="Times New Roman"/>
                  <w:sz w:val="20"/>
                  <w:szCs w:val="20"/>
                  <w:rPrChange w:id="479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jenis</w:delText>
              </w:r>
              <w:r w:rsidRPr="D9F6994D" w:rsidDel="009F036B">
                <w:rPr>
                  <w:rFonts w:ascii="Times New Roman" w:cs="Times New Roman"/>
                  <w:sz w:val="20"/>
                  <w:szCs w:val="20"/>
                  <w:rPrChange w:id="479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559D2D3C" w:rsidDel="009F036B">
                <w:rPr>
                  <w:rFonts w:ascii="Times New Roman" w:cs="Times New Roman"/>
                  <w:sz w:val="20"/>
                  <w:szCs w:val="20"/>
                  <w:rPrChange w:id="479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operasi</w:delText>
              </w:r>
              <w:r w:rsidRPr="0E39B9D7" w:rsidDel="009F036B">
                <w:rPr>
                  <w:rFonts w:ascii="Times New Roman" w:cs="Times New Roman"/>
                  <w:sz w:val="20"/>
                  <w:szCs w:val="20"/>
                  <w:rPrChange w:id="479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, dan </w:delText>
              </w:r>
              <w:r w:rsidRPr="70D0DFD4" w:rsidDel="009F036B">
                <w:rPr>
                  <w:rFonts w:ascii="Times New Roman" w:cs="Times New Roman"/>
                  <w:sz w:val="20"/>
                  <w:szCs w:val="20"/>
                  <w:rPrChange w:id="480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jumlah</w:delText>
              </w:r>
              <w:r w:rsidRPr="59A82D85" w:rsidDel="009F036B">
                <w:rPr>
                  <w:rFonts w:ascii="Times New Roman" w:cs="Times New Roman"/>
                  <w:sz w:val="20"/>
                  <w:szCs w:val="20"/>
                  <w:rPrChange w:id="480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56730B8E" w14:textId="41DA5DD0">
        <w:trPr>
          <w:del w:id="4802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550F" w14:textId="2043EA38" w:rsidR="00BF190D" w:rsidRPr="00BF190D" w:rsidDel="009F036B" w:rsidRDefault="00000000">
            <w:pPr>
              <w:jc w:val="both"/>
              <w:rPr>
                <w:del w:id="4803" w:author="muhammad aldi oktavian" w:date="2026-05-16T02:35:00Z"/>
                <w:rFonts w:ascii="Times New Roman" w:cs="Times New Roman"/>
                <w:rPrChange w:id="4804" w:author="ahmad sahrul" w:date="2026-04-27T19:32:00Z">
                  <w:rPr>
                    <w:del w:id="4805" w:author="muhammad aldi oktavian" w:date="2026-05-16T02:35:00Z"/>
                  </w:rPr>
                </w:rPrChange>
              </w:rPr>
              <w:pPrChange w:id="4806" w:author="6781" w:date="2026-04-27T23:07:00Z">
                <w:pPr/>
              </w:pPrChange>
            </w:pPr>
            <w:del w:id="4807" w:author="muhammad aldi oktavian" w:date="2026-05-16T02:35:00Z">
              <w:r w:rsidRPr="27699FC6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808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REQ-STK-05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158F" w14:textId="2A596091" w:rsidR="00BF190D" w:rsidRPr="00BF190D" w:rsidDel="009F036B" w:rsidRDefault="00000000">
            <w:pPr>
              <w:jc w:val="both"/>
              <w:rPr>
                <w:del w:id="4809" w:author="muhammad aldi oktavian" w:date="2026-05-16T02:35:00Z"/>
                <w:rFonts w:ascii="Times New Roman" w:cs="Times New Roman"/>
                <w:rPrChange w:id="4810" w:author="ahmad sahrul" w:date="2026-04-27T19:32:00Z">
                  <w:rPr>
                    <w:del w:id="4811" w:author="muhammad aldi oktavian" w:date="2026-05-16T02:35:00Z"/>
                  </w:rPr>
                </w:rPrChange>
              </w:rPr>
              <w:pPrChange w:id="4812" w:author="6781" w:date="2026-04-27T23:07:00Z">
                <w:pPr/>
              </w:pPrChange>
            </w:pPr>
            <w:del w:id="4813" w:author="muhammad aldi oktavian" w:date="2026-05-16T02:35:00Z">
              <w:r w:rsidRPr="E8983A44" w:rsidDel="009F036B">
                <w:rPr>
                  <w:rFonts w:ascii="Times New Roman" w:cs="Times New Roman"/>
                  <w:sz w:val="20"/>
                  <w:szCs w:val="20"/>
                  <w:rPrChange w:id="481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263D072B" w:rsidDel="009F036B">
                <w:rPr>
                  <w:rFonts w:ascii="Times New Roman" w:cs="Times New Roman"/>
                  <w:sz w:val="20"/>
                  <w:szCs w:val="20"/>
                  <w:rPrChange w:id="481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60F9D17" w:rsidDel="009F036B">
                <w:rPr>
                  <w:rFonts w:ascii="Times New Roman" w:cs="Times New Roman"/>
                  <w:sz w:val="20"/>
                  <w:szCs w:val="20"/>
                  <w:rPrChange w:id="481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4F794F29" w:rsidDel="009F036B">
                <w:rPr>
                  <w:rFonts w:ascii="Times New Roman" w:cs="Times New Roman"/>
                  <w:sz w:val="20"/>
                  <w:szCs w:val="20"/>
                  <w:rPrChange w:id="481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20FECF6D" w:rsidDel="009F036B">
                <w:rPr>
                  <w:rFonts w:ascii="Times New Roman" w:cs="Times New Roman"/>
                  <w:sz w:val="20"/>
                  <w:szCs w:val="20"/>
                  <w:rPrChange w:id="481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mengirimkan</w:delText>
              </w:r>
              <w:r w:rsidRPr="567E2788" w:rsidDel="009F036B">
                <w:rPr>
                  <w:rFonts w:ascii="Times New Roman" w:cs="Times New Roman"/>
                  <w:sz w:val="20"/>
                  <w:szCs w:val="20"/>
                  <w:rPrChange w:id="481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9D86808B" w:rsidDel="009F036B">
                <w:rPr>
                  <w:rFonts w:ascii="Times New Roman" w:cs="Times New Roman"/>
                  <w:sz w:val="20"/>
                  <w:szCs w:val="20"/>
                  <w:rPrChange w:id="482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notifikasi</w:delText>
              </w:r>
              <w:r w:rsidRPr="4650CF51" w:rsidDel="009F036B">
                <w:rPr>
                  <w:rFonts w:ascii="Times New Roman" w:cs="Times New Roman"/>
                  <w:sz w:val="20"/>
                  <w:szCs w:val="20"/>
                  <w:rPrChange w:id="482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/</w:delText>
              </w:r>
              <w:r w:rsidRPr="7CE7B74E" w:rsidDel="009F036B">
                <w:rPr>
                  <w:rFonts w:ascii="Times New Roman" w:cs="Times New Roman"/>
                  <w:sz w:val="20"/>
                  <w:szCs w:val="20"/>
                  <w:rPrChange w:id="482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peringatan</w:delText>
              </w:r>
              <w:r w:rsidRPr="725E24E1" w:rsidDel="009F036B">
                <w:rPr>
                  <w:rFonts w:ascii="Times New Roman" w:cs="Times New Roman"/>
                  <w:sz w:val="20"/>
                  <w:szCs w:val="20"/>
                  <w:rPrChange w:id="482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E2A0DE99" w:rsidDel="009F036B">
                <w:rPr>
                  <w:rFonts w:ascii="Times New Roman" w:cs="Times New Roman"/>
                  <w:sz w:val="20"/>
                  <w:szCs w:val="20"/>
                  <w:rPrChange w:id="482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ketika</w:delText>
              </w:r>
              <w:r w:rsidRPr="860C3B14" w:rsidDel="009F036B">
                <w:rPr>
                  <w:rFonts w:ascii="Times New Roman" w:cs="Times New Roman"/>
                  <w:sz w:val="20"/>
                  <w:szCs w:val="20"/>
                  <w:rPrChange w:id="482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050074A" w:rsidDel="009F036B">
                <w:rPr>
                  <w:rFonts w:ascii="Times New Roman" w:cs="Times New Roman"/>
                  <w:sz w:val="20"/>
                  <w:szCs w:val="20"/>
                  <w:rPrChange w:id="482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54100321" w:rsidDel="009F036B">
                <w:rPr>
                  <w:rFonts w:ascii="Times New Roman" w:cs="Times New Roman"/>
                  <w:sz w:val="20"/>
                  <w:szCs w:val="20"/>
                  <w:rPrChange w:id="482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6EFCCB5" w:rsidDel="009F036B">
                <w:rPr>
                  <w:rFonts w:ascii="Times New Roman" w:cs="Times New Roman"/>
                  <w:sz w:val="20"/>
                  <w:szCs w:val="20"/>
                  <w:rPrChange w:id="482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suatu</w:delText>
              </w:r>
              <w:r w:rsidRPr="A0DEDA09" w:rsidDel="009F036B">
                <w:rPr>
                  <w:rFonts w:ascii="Times New Roman" w:cs="Times New Roman"/>
                  <w:sz w:val="20"/>
                  <w:szCs w:val="20"/>
                  <w:rPrChange w:id="482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5F996B7" w:rsidDel="009F036B">
                <w:rPr>
                  <w:rFonts w:ascii="Times New Roman" w:cs="Times New Roman"/>
                  <w:sz w:val="20"/>
                  <w:szCs w:val="20"/>
                  <w:rPrChange w:id="483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produk</w:delText>
              </w:r>
              <w:r w:rsidRPr="D853998A" w:rsidDel="009F036B">
                <w:rPr>
                  <w:rFonts w:ascii="Times New Roman" w:cs="Times New Roman"/>
                  <w:sz w:val="20"/>
                  <w:szCs w:val="20"/>
                  <w:rPrChange w:id="483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di </w:delText>
              </w:r>
              <w:r w:rsidRPr="D3A38CD5" w:rsidDel="009F036B">
                <w:rPr>
                  <w:rFonts w:ascii="Times New Roman" w:cs="Times New Roman"/>
                  <w:sz w:val="20"/>
                  <w:szCs w:val="20"/>
                  <w:rPrChange w:id="483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bawah</w:delText>
              </w:r>
              <w:r w:rsidRPr="B7781FE6" w:rsidDel="009F036B">
                <w:rPr>
                  <w:rFonts w:ascii="Times New Roman" w:cs="Times New Roman"/>
                  <w:sz w:val="20"/>
                  <w:szCs w:val="20"/>
                  <w:rPrChange w:id="483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threshold minimum yang </w:delText>
              </w:r>
              <w:r w:rsidRPr="CDC48009" w:rsidDel="009F036B">
                <w:rPr>
                  <w:rFonts w:ascii="Times New Roman" w:cs="Times New Roman"/>
                  <w:sz w:val="20"/>
                  <w:szCs w:val="20"/>
                  <w:rPrChange w:id="483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ditentukan</w:delText>
              </w:r>
              <w:r w:rsidRPr="D9C7E70F" w:rsidDel="009F036B">
                <w:rPr>
                  <w:rFonts w:ascii="Times New Roman" w:cs="Times New Roman"/>
                  <w:sz w:val="20"/>
                  <w:szCs w:val="20"/>
                  <w:rPrChange w:id="483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1D18F5A2" w14:textId="2610945A">
        <w:trPr>
          <w:del w:id="4836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230D" w14:textId="4F8427A5" w:rsidR="00BF190D" w:rsidRPr="00BF190D" w:rsidDel="009F036B" w:rsidRDefault="00000000">
            <w:pPr>
              <w:jc w:val="both"/>
              <w:rPr>
                <w:del w:id="4837" w:author="muhammad aldi oktavian" w:date="2026-05-16T02:35:00Z"/>
                <w:rFonts w:ascii="Times New Roman" w:cs="Times New Roman"/>
                <w:rPrChange w:id="4838" w:author="ahmad sahrul" w:date="2026-04-27T19:32:00Z">
                  <w:rPr>
                    <w:del w:id="4839" w:author="muhammad aldi oktavian" w:date="2026-05-16T02:35:00Z"/>
                  </w:rPr>
                </w:rPrChange>
              </w:rPr>
              <w:pPrChange w:id="4840" w:author="6781" w:date="2026-04-27T23:07:00Z">
                <w:pPr/>
              </w:pPrChange>
            </w:pPr>
            <w:del w:id="4841" w:author="muhammad aldi oktavian" w:date="2026-05-16T02:35:00Z">
              <w:r w:rsidRPr="74938AEE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842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REQ-STK-06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62BF" w14:textId="75324F13" w:rsidR="00BF190D" w:rsidRPr="00BF190D" w:rsidDel="009F036B" w:rsidRDefault="00000000">
            <w:pPr>
              <w:jc w:val="both"/>
              <w:rPr>
                <w:del w:id="4843" w:author="muhammad aldi oktavian" w:date="2026-05-16T02:35:00Z"/>
                <w:rFonts w:ascii="Times New Roman" w:cs="Times New Roman"/>
                <w:rPrChange w:id="4844" w:author="ahmad sahrul" w:date="2026-04-27T19:32:00Z">
                  <w:rPr>
                    <w:del w:id="4845" w:author="muhammad aldi oktavian" w:date="2026-05-16T02:35:00Z"/>
                  </w:rPr>
                </w:rPrChange>
              </w:rPr>
              <w:pPrChange w:id="4846" w:author="6781" w:date="2026-04-27T23:07:00Z">
                <w:pPr/>
              </w:pPrChange>
            </w:pPr>
            <w:del w:id="4847" w:author="muhammad aldi oktavian" w:date="2026-05-16T02:35:00Z">
              <w:r w:rsidRPr="F91DD7E2" w:rsidDel="009F036B">
                <w:rPr>
                  <w:rFonts w:ascii="Times New Roman" w:cs="Times New Roman"/>
                  <w:sz w:val="20"/>
                  <w:szCs w:val="20"/>
                  <w:rPrChange w:id="484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64EE6048" w:rsidDel="009F036B">
                <w:rPr>
                  <w:rFonts w:ascii="Times New Roman" w:cs="Times New Roman"/>
                  <w:sz w:val="20"/>
                  <w:szCs w:val="20"/>
                  <w:rPrChange w:id="484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D0375A8" w:rsidDel="009F036B">
                <w:rPr>
                  <w:rFonts w:ascii="Times New Roman" w:cs="Times New Roman"/>
                  <w:sz w:val="20"/>
                  <w:szCs w:val="20"/>
                  <w:rPrChange w:id="485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610EC83D" w:rsidDel="009F036B">
                <w:rPr>
                  <w:rFonts w:ascii="Times New Roman" w:cs="Times New Roman"/>
                  <w:sz w:val="20"/>
                  <w:szCs w:val="20"/>
                  <w:rPrChange w:id="485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8139504A" w:rsidDel="009F036B">
                <w:rPr>
                  <w:rFonts w:ascii="Times New Roman" w:cs="Times New Roman"/>
                  <w:sz w:val="20"/>
                  <w:szCs w:val="20"/>
                  <w:rPrChange w:id="485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memungkinkan</w:delText>
              </w:r>
              <w:r w:rsidRPr="BA38112A" w:rsidDel="009F036B">
                <w:rPr>
                  <w:rFonts w:ascii="Times New Roman" w:cs="Times New Roman"/>
                  <w:sz w:val="20"/>
                  <w:szCs w:val="20"/>
                  <w:rPrChange w:id="485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owner </w:delText>
              </w:r>
              <w:r w:rsidRPr="7B2ACFD1" w:rsidDel="009F036B">
                <w:rPr>
                  <w:rFonts w:ascii="Times New Roman" w:cs="Times New Roman"/>
                  <w:sz w:val="20"/>
                  <w:szCs w:val="20"/>
                  <w:rPrChange w:id="485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melakukan</w:delText>
              </w:r>
              <w:r w:rsidRPr="1FF3554A" w:rsidDel="009F036B">
                <w:rPr>
                  <w:rFonts w:ascii="Times New Roman" w:cs="Times New Roman"/>
                  <w:sz w:val="20"/>
                  <w:szCs w:val="20"/>
                  <w:rPrChange w:id="485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8D790BA" w:rsidDel="009F036B">
                <w:rPr>
                  <w:rFonts w:ascii="Times New Roman" w:cs="Times New Roman"/>
                  <w:sz w:val="20"/>
                  <w:szCs w:val="20"/>
                  <w:rPrChange w:id="485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penyesuaian</w:delText>
              </w:r>
              <w:r w:rsidRPr="1ABA77F4" w:rsidDel="009F036B">
                <w:rPr>
                  <w:rFonts w:ascii="Times New Roman" w:cs="Times New Roman"/>
                  <w:sz w:val="20"/>
                  <w:szCs w:val="20"/>
                  <w:rPrChange w:id="485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3A4F292" w:rsidDel="009F036B">
                <w:rPr>
                  <w:rFonts w:ascii="Times New Roman" w:cs="Times New Roman"/>
                  <w:sz w:val="20"/>
                  <w:szCs w:val="20"/>
                  <w:rPrChange w:id="485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8BBEA29B" w:rsidDel="009F036B">
                <w:rPr>
                  <w:rFonts w:ascii="Times New Roman" w:cs="Times New Roman"/>
                  <w:sz w:val="20"/>
                  <w:szCs w:val="20"/>
                  <w:rPrChange w:id="485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manual (stock adjustment) </w:delText>
              </w:r>
              <w:r w:rsidRPr="8D2F471F" w:rsidDel="009F036B">
                <w:rPr>
                  <w:rFonts w:ascii="Times New Roman" w:cs="Times New Roman"/>
                  <w:sz w:val="20"/>
                  <w:szCs w:val="20"/>
                  <w:rPrChange w:id="486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dengan</w:delText>
              </w:r>
              <w:r w:rsidRPr="CF8F3298" w:rsidDel="009F036B">
                <w:rPr>
                  <w:rFonts w:ascii="Times New Roman" w:cs="Times New Roman"/>
                  <w:sz w:val="20"/>
                  <w:szCs w:val="20"/>
                  <w:rPrChange w:id="486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511A03F5" w:rsidDel="009F036B">
                <w:rPr>
                  <w:rFonts w:ascii="Times New Roman" w:cs="Times New Roman"/>
                  <w:sz w:val="20"/>
                  <w:szCs w:val="20"/>
                  <w:rPrChange w:id="486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alasan</w:delText>
              </w:r>
              <w:r w:rsidRPr="58976A00" w:rsidDel="009F036B">
                <w:rPr>
                  <w:rFonts w:ascii="Times New Roman" w:cs="Times New Roman"/>
                  <w:sz w:val="20"/>
                  <w:szCs w:val="20"/>
                  <w:rPrChange w:id="486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78BE2BA3" w14:textId="311662C9">
        <w:trPr>
          <w:del w:id="4864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FCD3" w14:textId="651B7557" w:rsidR="00BF190D" w:rsidRPr="00BF190D" w:rsidDel="009F036B" w:rsidRDefault="00000000">
            <w:pPr>
              <w:jc w:val="both"/>
              <w:rPr>
                <w:del w:id="4865" w:author="muhammad aldi oktavian" w:date="2026-05-16T02:35:00Z"/>
                <w:rFonts w:ascii="Times New Roman" w:cs="Times New Roman"/>
                <w:rPrChange w:id="4866" w:author="ahmad sahrul" w:date="2026-04-27T19:32:00Z">
                  <w:rPr>
                    <w:del w:id="4867" w:author="muhammad aldi oktavian" w:date="2026-05-16T02:35:00Z"/>
                  </w:rPr>
                </w:rPrChange>
              </w:rPr>
              <w:pPrChange w:id="4868" w:author="6781" w:date="2026-04-27T23:07:00Z">
                <w:pPr/>
              </w:pPrChange>
            </w:pPr>
            <w:del w:id="4869" w:author="muhammad aldi oktavian" w:date="2026-05-16T02:35:00Z">
              <w:r w:rsidRPr="A8B025DE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870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REQ-STK-07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149B" w14:textId="2DA1BE83" w:rsidR="00BF190D" w:rsidRPr="00BF190D" w:rsidDel="009F036B" w:rsidRDefault="00000000">
            <w:pPr>
              <w:jc w:val="both"/>
              <w:rPr>
                <w:del w:id="4871" w:author="muhammad aldi oktavian" w:date="2026-05-16T02:35:00Z"/>
                <w:rFonts w:ascii="Times New Roman" w:cs="Times New Roman"/>
                <w:rPrChange w:id="4872" w:author="ahmad sahrul" w:date="2026-04-27T19:32:00Z">
                  <w:rPr>
                    <w:del w:id="4873" w:author="muhammad aldi oktavian" w:date="2026-05-16T02:35:00Z"/>
                  </w:rPr>
                </w:rPrChange>
              </w:rPr>
              <w:pPrChange w:id="4874" w:author="6781" w:date="2026-04-27T23:07:00Z">
                <w:pPr/>
              </w:pPrChange>
            </w:pPr>
            <w:del w:id="4875" w:author="muhammad aldi oktavian" w:date="2026-05-16T02:35:00Z">
              <w:r w:rsidRPr="ED7DE67E" w:rsidDel="009F036B">
                <w:rPr>
                  <w:rFonts w:ascii="Times New Roman" w:cs="Times New Roman"/>
                  <w:sz w:val="20"/>
                  <w:szCs w:val="20"/>
                  <w:rPrChange w:id="487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DF4AF5AD" w:rsidDel="009F036B">
                <w:rPr>
                  <w:rFonts w:ascii="Times New Roman" w:cs="Times New Roman"/>
                  <w:sz w:val="20"/>
                  <w:szCs w:val="20"/>
                  <w:rPrChange w:id="487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8312AAF" w:rsidDel="009F036B">
                <w:rPr>
                  <w:rFonts w:ascii="Times New Roman" w:cs="Times New Roman"/>
                  <w:sz w:val="20"/>
                  <w:szCs w:val="20"/>
                  <w:rPrChange w:id="487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D57CAA95" w:rsidDel="009F036B">
                <w:rPr>
                  <w:rFonts w:ascii="Times New Roman" w:cs="Times New Roman"/>
                  <w:sz w:val="20"/>
                  <w:szCs w:val="20"/>
                  <w:rPrChange w:id="487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99388D2D" w:rsidDel="009F036B">
                <w:rPr>
                  <w:rFonts w:ascii="Times New Roman" w:cs="Times New Roman"/>
                  <w:sz w:val="20"/>
                  <w:szCs w:val="20"/>
                  <w:rPrChange w:id="488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memperbarui</w:delText>
              </w:r>
              <w:r w:rsidRPr="640BD298" w:rsidDel="009F036B">
                <w:rPr>
                  <w:rFonts w:ascii="Times New Roman" w:cs="Times New Roman"/>
                  <w:sz w:val="20"/>
                  <w:szCs w:val="20"/>
                  <w:rPrChange w:id="488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CC10CB8F" w:rsidDel="009F036B">
                <w:rPr>
                  <w:rFonts w:ascii="Times New Roman" w:cs="Times New Roman"/>
                  <w:sz w:val="20"/>
                  <w:szCs w:val="20"/>
                  <w:rPrChange w:id="488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2F4AB0D2" w:rsidDel="009F036B">
                <w:rPr>
                  <w:rFonts w:ascii="Times New Roman" w:cs="Times New Roman"/>
                  <w:sz w:val="20"/>
                  <w:szCs w:val="20"/>
                  <w:rPrChange w:id="488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offline </w:delText>
              </w:r>
              <w:r w:rsidRPr="B1D8F063" w:rsidDel="009F036B">
                <w:rPr>
                  <w:rFonts w:ascii="Times New Roman" w:cs="Times New Roman"/>
                  <w:sz w:val="20"/>
                  <w:szCs w:val="20"/>
                  <w:rPrChange w:id="488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secara</w:delText>
              </w:r>
              <w:r w:rsidRPr="616E8E67" w:rsidDel="009F036B">
                <w:rPr>
                  <w:rFonts w:ascii="Times New Roman" w:cs="Times New Roman"/>
                  <w:sz w:val="20"/>
                  <w:szCs w:val="20"/>
                  <w:rPrChange w:id="488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4A18D66B" w:rsidDel="009F036B">
                <w:rPr>
                  <w:rFonts w:ascii="Times New Roman" w:cs="Times New Roman"/>
                  <w:sz w:val="20"/>
                  <w:szCs w:val="20"/>
                  <w:rPrChange w:id="488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otomatis</w:delText>
              </w:r>
              <w:r w:rsidRPr="03EDF95C" w:rsidDel="009F036B">
                <w:rPr>
                  <w:rFonts w:ascii="Times New Roman" w:cs="Times New Roman"/>
                  <w:sz w:val="20"/>
                  <w:szCs w:val="20"/>
                  <w:rPrChange w:id="488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C3093112" w:rsidDel="009F036B">
                <w:rPr>
                  <w:rFonts w:ascii="Times New Roman" w:cs="Times New Roman"/>
                  <w:sz w:val="20"/>
                  <w:szCs w:val="20"/>
                  <w:rPrChange w:id="488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setiap</w:delText>
              </w:r>
              <w:r w:rsidRPr="AEA92625" w:rsidDel="009F036B">
                <w:rPr>
                  <w:rFonts w:ascii="Times New Roman" w:cs="Times New Roman"/>
                  <w:sz w:val="20"/>
                  <w:szCs w:val="20"/>
                  <w:rPrChange w:id="488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kali </w:delText>
              </w:r>
              <w:r w:rsidRPr="C98FC694" w:rsidDel="009F036B">
                <w:rPr>
                  <w:rFonts w:ascii="Times New Roman" w:cs="Times New Roman"/>
                  <w:sz w:val="20"/>
                  <w:szCs w:val="20"/>
                  <w:rPrChange w:id="489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transaksi</w:delText>
              </w:r>
              <w:r w:rsidRPr="F1354C21" w:rsidDel="009F036B">
                <w:rPr>
                  <w:rFonts w:ascii="Times New Roman" w:cs="Times New Roman"/>
                  <w:sz w:val="20"/>
                  <w:szCs w:val="20"/>
                  <w:rPrChange w:id="489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POS </w:delText>
              </w:r>
              <w:r w:rsidRPr="5774A26E" w:rsidDel="009F036B">
                <w:rPr>
                  <w:rFonts w:ascii="Times New Roman" w:cs="Times New Roman"/>
                  <w:sz w:val="20"/>
                  <w:szCs w:val="20"/>
                  <w:rPrChange w:id="489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berhasil</w:delText>
              </w:r>
              <w:r w:rsidRPr="D22E8295" w:rsidDel="009F036B">
                <w:rPr>
                  <w:rFonts w:ascii="Times New Roman" w:cs="Times New Roman"/>
                  <w:sz w:val="20"/>
                  <w:szCs w:val="20"/>
                  <w:rPrChange w:id="489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2F028BE7" w14:textId="41BA189E">
        <w:trPr>
          <w:del w:id="4894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084C" w14:textId="06A134F7" w:rsidR="00BF190D" w:rsidRPr="00BF190D" w:rsidDel="009F036B" w:rsidRDefault="00000000">
            <w:pPr>
              <w:jc w:val="both"/>
              <w:rPr>
                <w:del w:id="4895" w:author="muhammad aldi oktavian" w:date="2026-05-16T02:35:00Z"/>
                <w:rFonts w:ascii="Times New Roman" w:cs="Times New Roman"/>
                <w:rPrChange w:id="4896" w:author="ahmad sahrul" w:date="2026-04-27T19:32:00Z">
                  <w:rPr>
                    <w:del w:id="4897" w:author="muhammad aldi oktavian" w:date="2026-05-16T02:35:00Z"/>
                  </w:rPr>
                </w:rPrChange>
              </w:rPr>
              <w:pPrChange w:id="4898" w:author="6781" w:date="2026-04-27T23:07:00Z">
                <w:pPr/>
              </w:pPrChange>
            </w:pPr>
            <w:del w:id="4899" w:author="muhammad aldi oktavian" w:date="2026-05-16T02:35:00Z">
              <w:r w:rsidRPr="AB1932EB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4900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REQ-STK-08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1DA8" w14:textId="7BAD4842" w:rsidR="00BF190D" w:rsidRPr="00BF190D" w:rsidDel="009F036B" w:rsidRDefault="00000000">
            <w:pPr>
              <w:jc w:val="both"/>
              <w:rPr>
                <w:del w:id="4901" w:author="muhammad aldi oktavian" w:date="2026-05-16T02:35:00Z"/>
                <w:rFonts w:ascii="Times New Roman" w:cs="Times New Roman"/>
                <w:rPrChange w:id="4902" w:author="ahmad sahrul" w:date="2026-04-27T19:32:00Z">
                  <w:rPr>
                    <w:del w:id="4903" w:author="muhammad aldi oktavian" w:date="2026-05-16T02:35:00Z"/>
                  </w:rPr>
                </w:rPrChange>
              </w:rPr>
              <w:pPrChange w:id="4904" w:author="6781" w:date="2026-04-27T23:07:00Z">
                <w:pPr/>
              </w:pPrChange>
            </w:pPr>
            <w:del w:id="4905" w:author="muhammad aldi oktavian" w:date="2026-05-16T02:35:00Z">
              <w:r w:rsidRPr="14DC7641" w:rsidDel="009F036B">
                <w:rPr>
                  <w:rFonts w:ascii="Times New Roman" w:cs="Times New Roman"/>
                  <w:sz w:val="20"/>
                  <w:szCs w:val="20"/>
                  <w:rPrChange w:id="490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0FAC6CFE" w:rsidDel="009F036B">
                <w:rPr>
                  <w:rFonts w:ascii="Times New Roman" w:cs="Times New Roman"/>
                  <w:sz w:val="20"/>
                  <w:szCs w:val="20"/>
                  <w:rPrChange w:id="490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D05F78B" w:rsidDel="009F036B">
                <w:rPr>
                  <w:rFonts w:ascii="Times New Roman" w:cs="Times New Roman"/>
                  <w:sz w:val="20"/>
                  <w:szCs w:val="20"/>
                  <w:rPrChange w:id="490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7AD3F4E4" w:rsidDel="009F036B">
                <w:rPr>
                  <w:rFonts w:ascii="Times New Roman" w:cs="Times New Roman"/>
                  <w:sz w:val="20"/>
                  <w:szCs w:val="20"/>
                  <w:rPrChange w:id="490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D0C308D2" w:rsidDel="009F036B">
                <w:rPr>
                  <w:rFonts w:ascii="Times New Roman" w:cs="Times New Roman"/>
                  <w:sz w:val="20"/>
                  <w:szCs w:val="20"/>
                  <w:rPrChange w:id="491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memperbarui</w:delText>
              </w:r>
              <w:r w:rsidRPr="AB361A92" w:rsidDel="009F036B">
                <w:rPr>
                  <w:rFonts w:ascii="Times New Roman" w:cs="Times New Roman"/>
                  <w:sz w:val="20"/>
                  <w:szCs w:val="20"/>
                  <w:rPrChange w:id="491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20AD156" w:rsidDel="009F036B">
                <w:rPr>
                  <w:rFonts w:ascii="Times New Roman" w:cs="Times New Roman"/>
                  <w:sz w:val="20"/>
                  <w:szCs w:val="20"/>
                  <w:rPrChange w:id="491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90CC87F6" w:rsidDel="009F036B">
                <w:rPr>
                  <w:rFonts w:ascii="Times New Roman" w:cs="Times New Roman"/>
                  <w:sz w:val="20"/>
                  <w:szCs w:val="20"/>
                  <w:rPrChange w:id="491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online </w:delText>
              </w:r>
              <w:r w:rsidRPr="9FC4A3A2" w:rsidDel="009F036B">
                <w:rPr>
                  <w:rFonts w:ascii="Times New Roman" w:cs="Times New Roman"/>
                  <w:sz w:val="20"/>
                  <w:szCs w:val="20"/>
                  <w:rPrChange w:id="491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secara</w:delText>
              </w:r>
              <w:r w:rsidRPr="069F19E3" w:rsidDel="009F036B">
                <w:rPr>
                  <w:rFonts w:ascii="Times New Roman" w:cs="Times New Roman"/>
                  <w:sz w:val="20"/>
                  <w:szCs w:val="20"/>
                  <w:rPrChange w:id="491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manual oleh admin online </w:delText>
              </w:r>
              <w:r w:rsidRPr="3DC9F5D0" w:rsidDel="009F036B">
                <w:rPr>
                  <w:rFonts w:ascii="Times New Roman" w:cs="Times New Roman"/>
                  <w:sz w:val="20"/>
                  <w:szCs w:val="20"/>
                  <w:rPrChange w:id="491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setelah</w:delText>
              </w:r>
              <w:r w:rsidRPr="110F16AF" w:rsidDel="009F036B">
                <w:rPr>
                  <w:rFonts w:ascii="Times New Roman" w:cs="Times New Roman"/>
                  <w:sz w:val="20"/>
                  <w:szCs w:val="20"/>
                  <w:rPrChange w:id="491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5A33F38F" w:rsidDel="009F036B">
                <w:rPr>
                  <w:rFonts w:ascii="Times New Roman" w:cs="Times New Roman"/>
                  <w:sz w:val="20"/>
                  <w:szCs w:val="20"/>
                  <w:rPrChange w:id="491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rekonsiliasi</w:delText>
              </w:r>
              <w:r w:rsidRPr="41AEA848" w:rsidDel="009F036B">
                <w:rPr>
                  <w:rFonts w:ascii="Times New Roman" w:cs="Times New Roman"/>
                  <w:sz w:val="20"/>
                  <w:szCs w:val="20"/>
                  <w:rPrChange w:id="491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58C80A7" w:rsidDel="009F036B">
                <w:rPr>
                  <w:rFonts w:ascii="Times New Roman" w:cs="Times New Roman"/>
                  <w:sz w:val="20"/>
                  <w:szCs w:val="20"/>
                  <w:rPrChange w:id="492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dengan</w:delText>
              </w:r>
              <w:r w:rsidRPr="5DA2BCEA" w:rsidDel="009F036B">
                <w:rPr>
                  <w:rFonts w:ascii="Times New Roman" w:cs="Times New Roman"/>
                  <w:sz w:val="20"/>
                  <w:szCs w:val="20"/>
                  <w:rPrChange w:id="492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marketplace.</w:delText>
              </w:r>
            </w:del>
          </w:p>
        </w:tc>
      </w:tr>
    </w:tbl>
    <w:p w14:paraId="0FBDD68B" w14:textId="1B4F3CFE" w:rsidR="00BF190D" w:rsidRPr="00BF190D" w:rsidDel="009F036B" w:rsidRDefault="00BF190D">
      <w:pPr>
        <w:spacing w:before="60" w:after="60"/>
        <w:jc w:val="both"/>
        <w:rPr>
          <w:del w:id="4922" w:author="muhammad aldi oktavian" w:date="2026-05-16T02:35:00Z"/>
          <w:rFonts w:ascii="Times New Roman" w:cs="Times New Roman"/>
          <w:rPrChange w:id="4923" w:author="ahmad sahrul" w:date="2026-04-27T19:32:00Z">
            <w:rPr>
              <w:del w:id="4924" w:author="muhammad aldi oktavian" w:date="2026-05-16T02:35:00Z"/>
            </w:rPr>
          </w:rPrChange>
        </w:rPr>
        <w:pPrChange w:id="4925" w:author="6781" w:date="2026-04-27T23:07:00Z">
          <w:pPr>
            <w:spacing w:before="60" w:after="60"/>
          </w:pPr>
        </w:pPrChange>
      </w:pPr>
    </w:p>
    <w:p w14:paraId="00DC39C3" w14:textId="0D490DFE" w:rsidR="00BF190D" w:rsidRPr="00BF190D" w:rsidDel="009F036B" w:rsidRDefault="00000000">
      <w:pPr>
        <w:pStyle w:val="Heading3"/>
        <w:jc w:val="both"/>
        <w:rPr>
          <w:del w:id="4926" w:author="muhammad aldi oktavian" w:date="2026-05-16T02:35:00Z"/>
          <w:rFonts w:ascii="Times New Roman" w:cs="Times New Roman"/>
          <w:rPrChange w:id="4927" w:author="ahmad sahrul" w:date="2026-04-27T19:32:00Z">
            <w:rPr>
              <w:del w:id="4928" w:author="muhammad aldi oktavian" w:date="2026-05-16T02:35:00Z"/>
            </w:rPr>
          </w:rPrChange>
        </w:rPr>
        <w:pPrChange w:id="4929" w:author="6781" w:date="2026-04-27T23:07:00Z">
          <w:pPr>
            <w:pStyle w:val="Heading3"/>
          </w:pPr>
        </w:pPrChange>
      </w:pPr>
      <w:bookmarkStart w:id="4930" w:name="_Toc228212157"/>
      <w:del w:id="4931" w:author="muhammad aldi oktavian" w:date="2026-05-16T02:35:00Z">
        <w:r w:rsidRPr="479866E2" w:rsidDel="009F036B">
          <w:rPr>
            <w:rFonts w:ascii="Times New Roman" w:cs="Times New Roman"/>
            <w:b w:val="0"/>
            <w:bCs w:val="0"/>
            <w:rPrChange w:id="4932" w:author="ahmad sahrul" w:date="2026-04-27T19:32:00Z">
              <w:rPr>
                <w:b w:val="0"/>
                <w:bCs w:val="0"/>
              </w:rPr>
            </w:rPrChange>
          </w:rPr>
          <w:delText xml:space="preserve">4.4.3 Sequence Diagram </w:delText>
        </w:r>
        <w:r w:rsidRPr="479866E2" w:rsidDel="009F036B">
          <w:rPr>
            <w:rFonts w:ascii="Times New Roman" w:cs="Times New Roman"/>
            <w:b w:val="0"/>
            <w:bCs w:val="0"/>
            <w:rPrChange w:id="4933" w:author="ahmad sahrul" w:date="2026-04-27T19:32:00Z">
              <w:rPr>
                <w:b w:val="0"/>
                <w:bCs w:val="0"/>
              </w:rPr>
            </w:rPrChange>
          </w:rPr>
          <w:delText>–</w:delText>
        </w:r>
        <w:r w:rsidRPr="479866E2" w:rsidDel="009F036B">
          <w:rPr>
            <w:rFonts w:ascii="Times New Roman" w:cs="Times New Roman"/>
            <w:b w:val="0"/>
            <w:bCs w:val="0"/>
            <w:rPrChange w:id="4934" w:author="ahmad sahrul" w:date="2026-04-27T19:32:00Z">
              <w:rPr>
                <w:b w:val="0"/>
                <w:bCs w:val="0"/>
              </w:rPr>
            </w:rPrChange>
          </w:rPr>
          <w:delText xml:space="preserve"> Transfer Stok Offline </w:delText>
        </w:r>
        <w:r w:rsidRPr="E91E1DDD" w:rsidDel="009F036B">
          <w:rPr>
            <w:rFonts w:ascii="Times New Roman" w:cs="Times New Roman"/>
            <w:b w:val="0"/>
            <w:bCs w:val="0"/>
            <w:rPrChange w:id="4935" w:author="ahmad sahrul" w:date="2026-04-27T19:32:00Z">
              <w:rPr>
                <w:b w:val="0"/>
                <w:bCs w:val="0"/>
              </w:rPr>
            </w:rPrChange>
          </w:rPr>
          <w:delText>ke</w:delText>
        </w:r>
        <w:r w:rsidRPr="A6B8D78F" w:rsidDel="009F036B">
          <w:rPr>
            <w:rFonts w:ascii="Times New Roman" w:cs="Times New Roman"/>
            <w:b w:val="0"/>
            <w:bCs w:val="0"/>
            <w:rPrChange w:id="4936" w:author="ahmad sahrul" w:date="2026-04-27T19:32:00Z">
              <w:rPr>
                <w:b w:val="0"/>
                <w:bCs w:val="0"/>
              </w:rPr>
            </w:rPrChange>
          </w:rPr>
          <w:delText xml:space="preserve"> Online</w:delText>
        </w:r>
        <w:bookmarkEnd w:id="4930"/>
      </w:del>
    </w:p>
    <w:p w14:paraId="1BA0A836" w14:textId="6F5C76AF" w:rsidR="00BF190D" w:rsidRPr="00BF190D" w:rsidDel="009F036B" w:rsidRDefault="00000000">
      <w:pPr>
        <w:spacing w:before="80"/>
        <w:jc w:val="both"/>
        <w:rPr>
          <w:del w:id="4937" w:author="muhammad aldi oktavian" w:date="2026-05-16T02:35:00Z"/>
          <w:rFonts w:ascii="Times New Roman" w:cs="Times New Roman"/>
          <w:sz w:val="24"/>
          <w:szCs w:val="24"/>
          <w:rPrChange w:id="4938" w:author="ahmad sahrul" w:date="2026-04-27T19:50:00Z">
            <w:rPr>
              <w:del w:id="4939" w:author="muhammad aldi oktavian" w:date="2026-05-16T02:35:00Z"/>
            </w:rPr>
          </w:rPrChange>
        </w:rPr>
        <w:pPrChange w:id="4940" w:author="6781" w:date="2026-04-27T23:07:00Z">
          <w:pPr>
            <w:spacing w:before="80"/>
          </w:pPr>
        </w:pPrChange>
      </w:pPr>
      <w:del w:id="4941" w:author="muhammad aldi oktavian" w:date="2026-05-16T02:35:00Z">
        <w:r w:rsidRPr="E615E95A" w:rsidDel="009F036B">
          <w:rPr>
            <w:rFonts w:ascii="Times New Roman" w:cs="Times New Roman"/>
            <w:sz w:val="24"/>
            <w:szCs w:val="24"/>
            <w:rPrChange w:id="4942" w:author="ahmad sahrul" w:date="2026-04-27T19:50:00Z">
              <w:rPr/>
            </w:rPrChange>
          </w:rPr>
          <w:delText xml:space="preserve">Alur proses transfer </w:delText>
        </w:r>
        <w:r w:rsidRPr="7A1D577E" w:rsidDel="009F036B">
          <w:rPr>
            <w:rFonts w:ascii="Times New Roman" w:cs="Times New Roman"/>
            <w:sz w:val="24"/>
            <w:szCs w:val="24"/>
            <w:rPrChange w:id="4943" w:author="ahmad sahrul" w:date="2026-04-27T19:50:00Z">
              <w:rPr/>
            </w:rPrChange>
          </w:rPr>
          <w:delText>stok</w:delText>
        </w:r>
        <w:r w:rsidRPr="CA1C40ED" w:rsidDel="009F036B">
          <w:rPr>
            <w:rFonts w:ascii="Times New Roman" w:cs="Times New Roman"/>
            <w:sz w:val="24"/>
            <w:szCs w:val="24"/>
            <w:rPrChange w:id="4944" w:author="ahmad sahrul" w:date="2026-04-27T19:50:00Z">
              <w:rPr/>
            </w:rPrChange>
          </w:rPr>
          <w:delText>:</w:delText>
        </w:r>
      </w:del>
    </w:p>
    <w:p w14:paraId="7D61E633" w14:textId="1B2D0CCE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4945" w:author="muhammad aldi oktavian" w:date="2026-05-16T02:35:00Z"/>
          <w:rFonts w:ascii="Times New Roman" w:cs="Times New Roman"/>
          <w:sz w:val="24"/>
          <w:szCs w:val="24"/>
          <w:rPrChange w:id="4946" w:author="ahmad sahrul" w:date="2026-04-27T19:50:00Z">
            <w:rPr>
              <w:del w:id="4947" w:author="muhammad aldi oktavian" w:date="2026-05-16T02:35:00Z"/>
            </w:rPr>
          </w:rPrChange>
        </w:rPr>
        <w:pPrChange w:id="494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4949" w:author="muhammad aldi oktavian" w:date="2026-05-16T02:35:00Z">
        <w:r w:rsidRPr="BC994821" w:rsidDel="009F036B">
          <w:rPr>
            <w:rFonts w:ascii="Times New Roman" w:cs="Times New Roman"/>
            <w:sz w:val="24"/>
            <w:szCs w:val="24"/>
            <w:rPrChange w:id="4950" w:author="ahmad sahrul" w:date="2026-04-27T19:50:00Z">
              <w:rPr/>
            </w:rPrChange>
          </w:rPr>
          <w:delText xml:space="preserve">Owner/Admin Online </w:delText>
        </w:r>
        <w:r w:rsidRPr="7B878269" w:rsidDel="009F036B">
          <w:rPr>
            <w:rFonts w:ascii="Times New Roman" w:cs="Times New Roman"/>
            <w:sz w:val="24"/>
            <w:szCs w:val="24"/>
            <w:rPrChange w:id="4951" w:author="ahmad sahrul" w:date="2026-04-27T19:50:00Z">
              <w:rPr/>
            </w:rPrChange>
          </w:rPr>
          <w:delText>membuka</w:delText>
        </w:r>
        <w:r w:rsidRPr="B5E30CB0" w:rsidDel="009F036B">
          <w:rPr>
            <w:rFonts w:ascii="Times New Roman" w:cs="Times New Roman"/>
            <w:sz w:val="24"/>
            <w:szCs w:val="24"/>
            <w:rPrChange w:id="4952" w:author="ahmad sahrul" w:date="2026-04-27T19:50:00Z">
              <w:rPr/>
            </w:rPrChange>
          </w:rPr>
          <w:delText xml:space="preserve"> </w:delText>
        </w:r>
        <w:r w:rsidRPr="561C4ADF" w:rsidDel="009F036B">
          <w:rPr>
            <w:rFonts w:ascii="Times New Roman" w:cs="Times New Roman"/>
            <w:sz w:val="24"/>
            <w:szCs w:val="24"/>
            <w:rPrChange w:id="4953" w:author="ahmad sahrul" w:date="2026-04-27T19:50:00Z">
              <w:rPr/>
            </w:rPrChange>
          </w:rPr>
          <w:delText>halaman</w:delText>
        </w:r>
        <w:r w:rsidRPr="7FBB0A65" w:rsidDel="009F036B">
          <w:rPr>
            <w:rFonts w:ascii="Times New Roman" w:cs="Times New Roman"/>
            <w:sz w:val="24"/>
            <w:szCs w:val="24"/>
            <w:rPrChange w:id="4954" w:author="ahmad sahrul" w:date="2026-04-27T19:50:00Z">
              <w:rPr/>
            </w:rPrChange>
          </w:rPr>
          <w:delText xml:space="preserve"> </w:delText>
        </w:r>
        <w:r w:rsidRPr="E7BE15A7" w:rsidDel="009F036B">
          <w:rPr>
            <w:rFonts w:ascii="Times New Roman" w:cs="Times New Roman"/>
            <w:sz w:val="24"/>
            <w:szCs w:val="24"/>
            <w:rPrChange w:id="4955" w:author="ahmad sahrul" w:date="2026-04-27T19:50:00Z">
              <w:rPr/>
            </w:rPrChange>
          </w:rPr>
          <w:delText>Manajemen</w:delText>
        </w:r>
        <w:r w:rsidRPr="00D5E7FE" w:rsidDel="009F036B">
          <w:rPr>
            <w:rFonts w:ascii="Times New Roman" w:cs="Times New Roman"/>
            <w:sz w:val="24"/>
            <w:szCs w:val="24"/>
            <w:rPrChange w:id="4956" w:author="ahmad sahrul" w:date="2026-04-27T19:50:00Z">
              <w:rPr/>
            </w:rPrChange>
          </w:rPr>
          <w:delText xml:space="preserve"> Stok.</w:delText>
        </w:r>
      </w:del>
    </w:p>
    <w:p w14:paraId="2FC91BEA" w14:textId="3C5915FA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4957" w:author="muhammad aldi oktavian" w:date="2026-05-16T02:35:00Z"/>
          <w:rFonts w:ascii="Times New Roman" w:cs="Times New Roman"/>
          <w:sz w:val="24"/>
          <w:szCs w:val="24"/>
          <w:rPrChange w:id="4958" w:author="ahmad sahrul" w:date="2026-04-27T19:50:00Z">
            <w:rPr>
              <w:del w:id="4959" w:author="muhammad aldi oktavian" w:date="2026-05-16T02:35:00Z"/>
            </w:rPr>
          </w:rPrChange>
        </w:rPr>
        <w:pPrChange w:id="4960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4961" w:author="muhammad aldi oktavian" w:date="2026-05-16T02:35:00Z">
        <w:r w:rsidRPr="928AC10A" w:rsidDel="009F036B">
          <w:rPr>
            <w:rFonts w:ascii="Times New Roman" w:cs="Times New Roman"/>
            <w:sz w:val="24"/>
            <w:szCs w:val="24"/>
            <w:rPrChange w:id="4962" w:author="ahmad sahrul" w:date="2026-04-27T19:50:00Z">
              <w:rPr/>
            </w:rPrChange>
          </w:rPr>
          <w:delText xml:space="preserve">Flutter </w:delText>
        </w:r>
        <w:r w:rsidRPr="81D198C3" w:rsidDel="009F036B">
          <w:rPr>
            <w:rFonts w:ascii="Times New Roman" w:cs="Times New Roman"/>
            <w:sz w:val="24"/>
            <w:szCs w:val="24"/>
            <w:rPrChange w:id="4963" w:author="ahmad sahrul" w:date="2026-04-27T19:50:00Z">
              <w:rPr/>
            </w:rPrChange>
          </w:rPr>
          <w:delText>mengirim</w:delText>
        </w:r>
        <w:r w:rsidRPr="57CAE61C" w:rsidDel="009F036B">
          <w:rPr>
            <w:rFonts w:ascii="Times New Roman" w:cs="Times New Roman"/>
            <w:sz w:val="24"/>
            <w:szCs w:val="24"/>
            <w:rPrChange w:id="4964" w:author="ahmad sahrul" w:date="2026-04-27T19:50:00Z">
              <w:rPr/>
            </w:rPrChange>
          </w:rPr>
          <w:delText xml:space="preserve"> GET /</w:delText>
        </w:r>
        <w:r w:rsidRPr="9CB75EB9" w:rsidDel="009F036B">
          <w:rPr>
            <w:rFonts w:ascii="Times New Roman" w:cs="Times New Roman"/>
            <w:sz w:val="24"/>
            <w:szCs w:val="24"/>
            <w:rPrChange w:id="4965" w:author="ahmad sahrul" w:date="2026-04-27T19:50:00Z">
              <w:rPr/>
            </w:rPrChange>
          </w:rPr>
          <w:delText>api</w:delText>
        </w:r>
        <w:r w:rsidRPr="65F59E44" w:rsidDel="009F036B">
          <w:rPr>
            <w:rFonts w:ascii="Times New Roman" w:cs="Times New Roman"/>
            <w:sz w:val="24"/>
            <w:szCs w:val="24"/>
            <w:rPrChange w:id="4966" w:author="ahmad sahrul" w:date="2026-04-27T19:50:00Z">
              <w:rPr/>
            </w:rPrChange>
          </w:rPr>
          <w:delText xml:space="preserve">/stocks </w:delText>
        </w:r>
        <w:r w:rsidRPr="7544D76F" w:rsidDel="009F036B">
          <w:rPr>
            <w:rFonts w:ascii="Times New Roman" w:cs="Times New Roman"/>
            <w:sz w:val="24"/>
            <w:szCs w:val="24"/>
            <w:rPrChange w:id="4967" w:author="ahmad sahrul" w:date="2026-04-27T19:50:00Z">
              <w:rPr/>
            </w:rPrChange>
          </w:rPr>
          <w:delText>ke</w:delText>
        </w:r>
        <w:r w:rsidRPr="98A834EE" w:rsidDel="009F036B">
          <w:rPr>
            <w:rFonts w:ascii="Times New Roman" w:cs="Times New Roman"/>
            <w:sz w:val="24"/>
            <w:szCs w:val="24"/>
            <w:rPrChange w:id="4968" w:author="ahmad sahrul" w:date="2026-04-27T19:50:00Z">
              <w:rPr/>
            </w:rPrChange>
          </w:rPr>
          <w:delText xml:space="preserve"> Backend </w:delText>
        </w:r>
        <w:r w:rsidRPr="BD5E35E6" w:rsidDel="009F036B">
          <w:rPr>
            <w:rFonts w:ascii="Times New Roman" w:cs="Times New Roman"/>
            <w:sz w:val="24"/>
            <w:szCs w:val="24"/>
            <w:rPrChange w:id="4969" w:author="ahmad sahrul" w:date="2026-04-27T19:50:00Z">
              <w:rPr/>
            </w:rPrChange>
          </w:rPr>
          <w:delText>untuk</w:delText>
        </w:r>
        <w:r w:rsidRPr="AEBB7630" w:rsidDel="009F036B">
          <w:rPr>
            <w:rFonts w:ascii="Times New Roman" w:cs="Times New Roman"/>
            <w:sz w:val="24"/>
            <w:szCs w:val="24"/>
            <w:rPrChange w:id="4970" w:author="ahmad sahrul" w:date="2026-04-27T19:50:00Z">
              <w:rPr/>
            </w:rPrChange>
          </w:rPr>
          <w:delText xml:space="preserve"> </w:delText>
        </w:r>
        <w:r w:rsidRPr="77BF66CA" w:rsidDel="009F036B">
          <w:rPr>
            <w:rFonts w:ascii="Times New Roman" w:cs="Times New Roman"/>
            <w:sz w:val="24"/>
            <w:szCs w:val="24"/>
            <w:rPrChange w:id="4971" w:author="ahmad sahrul" w:date="2026-04-27T19:50:00Z">
              <w:rPr/>
            </w:rPrChange>
          </w:rPr>
          <w:delText>mendapatkan</w:delText>
        </w:r>
        <w:r w:rsidRPr="606E37E8" w:rsidDel="009F036B">
          <w:rPr>
            <w:rFonts w:ascii="Times New Roman" w:cs="Times New Roman"/>
            <w:sz w:val="24"/>
            <w:szCs w:val="24"/>
            <w:rPrChange w:id="4972" w:author="ahmad sahrul" w:date="2026-04-27T19:50:00Z">
              <w:rPr/>
            </w:rPrChange>
          </w:rPr>
          <w:delText xml:space="preserve"> data </w:delText>
        </w:r>
        <w:r w:rsidRPr="8D419C75" w:rsidDel="009F036B">
          <w:rPr>
            <w:rFonts w:ascii="Times New Roman" w:cs="Times New Roman"/>
            <w:sz w:val="24"/>
            <w:szCs w:val="24"/>
            <w:rPrChange w:id="4973" w:author="ahmad sahrul" w:date="2026-04-27T19:50:00Z">
              <w:rPr/>
            </w:rPrChange>
          </w:rPr>
          <w:delText>stok</w:delText>
        </w:r>
        <w:r w:rsidRPr="7FBE85DE" w:rsidDel="009F036B">
          <w:rPr>
            <w:rFonts w:ascii="Times New Roman" w:cs="Times New Roman"/>
            <w:sz w:val="24"/>
            <w:szCs w:val="24"/>
            <w:rPrChange w:id="4974" w:author="ahmad sahrul" w:date="2026-04-27T19:50:00Z">
              <w:rPr/>
            </w:rPrChange>
          </w:rPr>
          <w:delText xml:space="preserve"> </w:delText>
        </w:r>
        <w:r w:rsidRPr="3475F580" w:rsidDel="009F036B">
          <w:rPr>
            <w:rFonts w:ascii="Times New Roman" w:cs="Times New Roman"/>
            <w:sz w:val="24"/>
            <w:szCs w:val="24"/>
            <w:rPrChange w:id="4975" w:author="ahmad sahrul" w:date="2026-04-27T19:50:00Z">
              <w:rPr/>
            </w:rPrChange>
          </w:rPr>
          <w:delText>terkini</w:delText>
        </w:r>
        <w:r w:rsidRPr="6122303E" w:rsidDel="009F036B">
          <w:rPr>
            <w:rFonts w:ascii="Times New Roman" w:cs="Times New Roman"/>
            <w:sz w:val="24"/>
            <w:szCs w:val="24"/>
            <w:rPrChange w:id="4976" w:author="ahmad sahrul" w:date="2026-04-27T19:50:00Z">
              <w:rPr/>
            </w:rPrChange>
          </w:rPr>
          <w:delText>.</w:delText>
        </w:r>
      </w:del>
    </w:p>
    <w:p w14:paraId="5140B919" w14:textId="332144A3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4977" w:author="muhammad aldi oktavian" w:date="2026-05-16T02:35:00Z"/>
          <w:rFonts w:ascii="Times New Roman" w:cs="Times New Roman"/>
          <w:sz w:val="24"/>
          <w:szCs w:val="24"/>
          <w:rPrChange w:id="4978" w:author="ahmad sahrul" w:date="2026-04-27T19:50:00Z">
            <w:rPr>
              <w:del w:id="4979" w:author="muhammad aldi oktavian" w:date="2026-05-16T02:35:00Z"/>
            </w:rPr>
          </w:rPrChange>
        </w:rPr>
        <w:pPrChange w:id="4980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4981" w:author="muhammad aldi oktavian" w:date="2026-05-16T02:35:00Z">
        <w:r w:rsidRPr="0B6413DF" w:rsidDel="009F036B">
          <w:rPr>
            <w:rFonts w:ascii="Times New Roman" w:cs="Times New Roman"/>
            <w:sz w:val="24"/>
            <w:szCs w:val="24"/>
            <w:rPrChange w:id="4982" w:author="ahmad sahrul" w:date="2026-04-27T19:50:00Z">
              <w:rPr/>
            </w:rPrChange>
          </w:rPr>
          <w:delText xml:space="preserve">Owner </w:delText>
        </w:r>
        <w:r w:rsidRPr="A71C0391" w:rsidDel="009F036B">
          <w:rPr>
            <w:rFonts w:ascii="Times New Roman" w:cs="Times New Roman"/>
            <w:sz w:val="24"/>
            <w:szCs w:val="24"/>
            <w:rPrChange w:id="4983" w:author="ahmad sahrul" w:date="2026-04-27T19:50:00Z">
              <w:rPr/>
            </w:rPrChange>
          </w:rPr>
          <w:delText>memilih</w:delText>
        </w:r>
        <w:r w:rsidRPr="F07842FA" w:rsidDel="009F036B">
          <w:rPr>
            <w:rFonts w:ascii="Times New Roman" w:cs="Times New Roman"/>
            <w:sz w:val="24"/>
            <w:szCs w:val="24"/>
            <w:rPrChange w:id="4984" w:author="ahmad sahrul" w:date="2026-04-27T19:50:00Z">
              <w:rPr/>
            </w:rPrChange>
          </w:rPr>
          <w:delText xml:space="preserve"> </w:delText>
        </w:r>
        <w:r w:rsidRPr="C3E2E523" w:rsidDel="009F036B">
          <w:rPr>
            <w:rFonts w:ascii="Times New Roman" w:cs="Times New Roman"/>
            <w:sz w:val="24"/>
            <w:szCs w:val="24"/>
            <w:rPrChange w:id="4985" w:author="ahmad sahrul" w:date="2026-04-27T19:50:00Z">
              <w:rPr/>
            </w:rPrChange>
          </w:rPr>
          <w:delText>produk</w:delText>
        </w:r>
        <w:r w:rsidRPr="0D7141DE" w:rsidDel="009F036B">
          <w:rPr>
            <w:rFonts w:ascii="Times New Roman" w:cs="Times New Roman"/>
            <w:sz w:val="24"/>
            <w:szCs w:val="24"/>
            <w:rPrChange w:id="4986" w:author="ahmad sahrul" w:date="2026-04-27T19:50:00Z">
              <w:rPr/>
            </w:rPrChange>
          </w:rPr>
          <w:delText xml:space="preserve"> yang </w:delText>
        </w:r>
        <w:r w:rsidRPr="A314CBA5" w:rsidDel="009F036B">
          <w:rPr>
            <w:rFonts w:ascii="Times New Roman" w:cs="Times New Roman"/>
            <w:sz w:val="24"/>
            <w:szCs w:val="24"/>
            <w:rPrChange w:id="4987" w:author="ahmad sahrul" w:date="2026-04-27T19:50:00Z">
              <w:rPr/>
            </w:rPrChange>
          </w:rPr>
          <w:delText>akan</w:delText>
        </w:r>
        <w:r w:rsidRPr="DA5AE95E" w:rsidDel="009F036B">
          <w:rPr>
            <w:rFonts w:ascii="Times New Roman" w:cs="Times New Roman"/>
            <w:sz w:val="24"/>
            <w:szCs w:val="24"/>
            <w:rPrChange w:id="4988" w:author="ahmad sahrul" w:date="2026-04-27T19:50:00Z">
              <w:rPr/>
            </w:rPrChange>
          </w:rPr>
          <w:delText xml:space="preserve"> </w:delText>
        </w:r>
        <w:r w:rsidRPr="C765F330" w:rsidDel="009F036B">
          <w:rPr>
            <w:rFonts w:ascii="Times New Roman" w:cs="Times New Roman"/>
            <w:sz w:val="24"/>
            <w:szCs w:val="24"/>
            <w:rPrChange w:id="4989" w:author="ahmad sahrul" w:date="2026-04-27T19:50:00Z">
              <w:rPr/>
            </w:rPrChange>
          </w:rPr>
          <w:delText>ditransfer</w:delText>
        </w:r>
        <w:r w:rsidRPr="BFCA5960" w:rsidDel="009F036B">
          <w:rPr>
            <w:rFonts w:ascii="Times New Roman" w:cs="Times New Roman"/>
            <w:sz w:val="24"/>
            <w:szCs w:val="24"/>
            <w:rPrChange w:id="4990" w:author="ahmad sahrul" w:date="2026-04-27T19:50:00Z">
              <w:rPr/>
            </w:rPrChange>
          </w:rPr>
          <w:delText xml:space="preserve"> dan </w:delText>
        </w:r>
        <w:r w:rsidRPr="9B622D57" w:rsidDel="009F036B">
          <w:rPr>
            <w:rFonts w:ascii="Times New Roman" w:cs="Times New Roman"/>
            <w:sz w:val="24"/>
            <w:szCs w:val="24"/>
            <w:rPrChange w:id="4991" w:author="ahmad sahrul" w:date="2026-04-27T19:50:00Z">
              <w:rPr/>
            </w:rPrChange>
          </w:rPr>
          <w:delText>mengisi</w:delText>
        </w:r>
        <w:r w:rsidRPr="572B118B" w:rsidDel="009F036B">
          <w:rPr>
            <w:rFonts w:ascii="Times New Roman" w:cs="Times New Roman"/>
            <w:sz w:val="24"/>
            <w:szCs w:val="24"/>
            <w:rPrChange w:id="4992" w:author="ahmad sahrul" w:date="2026-04-27T19:50:00Z">
              <w:rPr/>
            </w:rPrChange>
          </w:rPr>
          <w:delText xml:space="preserve"> form: </w:delText>
        </w:r>
        <w:r w:rsidRPr="873BE0D5" w:rsidDel="009F036B">
          <w:rPr>
            <w:rFonts w:ascii="Times New Roman" w:cs="Times New Roman"/>
            <w:sz w:val="24"/>
            <w:szCs w:val="24"/>
            <w:rPrChange w:id="4993" w:author="ahmad sahrul" w:date="2026-04-27T19:50:00Z">
              <w:rPr/>
            </w:rPrChange>
          </w:rPr>
          <w:delText>product_id</w:delText>
        </w:r>
        <w:r w:rsidRPr="22F0D8BA" w:rsidDel="009F036B">
          <w:rPr>
            <w:rFonts w:ascii="Times New Roman" w:cs="Times New Roman"/>
            <w:sz w:val="24"/>
            <w:szCs w:val="24"/>
            <w:rPrChange w:id="4994" w:author="ahmad sahrul" w:date="2026-04-27T19:50:00Z">
              <w:rPr/>
            </w:rPrChange>
          </w:rPr>
          <w:delText xml:space="preserve">, </w:delText>
        </w:r>
        <w:r w:rsidRPr="941BAACD" w:rsidDel="009F036B">
          <w:rPr>
            <w:rFonts w:ascii="Times New Roman" w:cs="Times New Roman"/>
            <w:sz w:val="24"/>
            <w:szCs w:val="24"/>
            <w:rPrChange w:id="4995" w:author="ahmad sahrul" w:date="2026-04-27T19:50:00Z">
              <w:rPr/>
            </w:rPrChange>
          </w:rPr>
          <w:delText>from_channel</w:delText>
        </w:r>
        <w:r w:rsidRPr="43164EE9" w:rsidDel="009F036B">
          <w:rPr>
            <w:rFonts w:ascii="Times New Roman" w:cs="Times New Roman"/>
            <w:sz w:val="24"/>
            <w:szCs w:val="24"/>
            <w:rPrChange w:id="4996" w:author="ahmad sahrul" w:date="2026-04-27T19:50:00Z">
              <w:rPr/>
            </w:rPrChange>
          </w:rPr>
          <w:delText xml:space="preserve">: 'offline', </w:delText>
        </w:r>
        <w:r w:rsidRPr="7B62182D" w:rsidDel="009F036B">
          <w:rPr>
            <w:rFonts w:ascii="Times New Roman" w:cs="Times New Roman"/>
            <w:sz w:val="24"/>
            <w:szCs w:val="24"/>
            <w:rPrChange w:id="4997" w:author="ahmad sahrul" w:date="2026-04-27T19:50:00Z">
              <w:rPr/>
            </w:rPrChange>
          </w:rPr>
          <w:delText>to_channel</w:delText>
        </w:r>
        <w:r w:rsidRPr="0215D172" w:rsidDel="009F036B">
          <w:rPr>
            <w:rFonts w:ascii="Times New Roman" w:cs="Times New Roman"/>
            <w:sz w:val="24"/>
            <w:szCs w:val="24"/>
            <w:rPrChange w:id="4998" w:author="ahmad sahrul" w:date="2026-04-27T19:50:00Z">
              <w:rPr/>
            </w:rPrChange>
          </w:rPr>
          <w:delText>: 'online', quantity.</w:delText>
        </w:r>
      </w:del>
    </w:p>
    <w:p w14:paraId="3B09CCCC" w14:textId="49077788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4999" w:author="muhammad aldi oktavian" w:date="2026-05-16T02:35:00Z"/>
          <w:rFonts w:ascii="Times New Roman" w:cs="Times New Roman"/>
          <w:sz w:val="24"/>
          <w:szCs w:val="24"/>
          <w:rPrChange w:id="5000" w:author="ahmad sahrul" w:date="2026-04-27T19:50:00Z">
            <w:rPr>
              <w:del w:id="5001" w:author="muhammad aldi oktavian" w:date="2026-05-16T02:35:00Z"/>
            </w:rPr>
          </w:rPrChange>
        </w:rPr>
        <w:pPrChange w:id="5002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03" w:author="muhammad aldi oktavian" w:date="2026-05-16T02:35:00Z">
        <w:r w:rsidRPr="29F79848" w:rsidDel="009F036B">
          <w:rPr>
            <w:rFonts w:ascii="Times New Roman" w:cs="Times New Roman"/>
            <w:sz w:val="24"/>
            <w:szCs w:val="24"/>
            <w:rPrChange w:id="5004" w:author="ahmad sahrul" w:date="2026-04-27T19:50:00Z">
              <w:rPr/>
            </w:rPrChange>
          </w:rPr>
          <w:delText xml:space="preserve">Flutter </w:delText>
        </w:r>
        <w:r w:rsidRPr="1C6E7F49" w:rsidDel="009F036B">
          <w:rPr>
            <w:rFonts w:ascii="Times New Roman" w:cs="Times New Roman"/>
            <w:sz w:val="24"/>
            <w:szCs w:val="24"/>
            <w:rPrChange w:id="5005" w:author="ahmad sahrul" w:date="2026-04-27T19:50:00Z">
              <w:rPr/>
            </w:rPrChange>
          </w:rPr>
          <w:delText>mengirim</w:delText>
        </w:r>
        <w:r w:rsidRPr="68F70015" w:rsidDel="009F036B">
          <w:rPr>
            <w:rFonts w:ascii="Times New Roman" w:cs="Times New Roman"/>
            <w:sz w:val="24"/>
            <w:szCs w:val="24"/>
            <w:rPrChange w:id="5006" w:author="ahmad sahrul" w:date="2026-04-27T19:50:00Z">
              <w:rPr/>
            </w:rPrChange>
          </w:rPr>
          <w:delText xml:space="preserve"> POST /</w:delText>
        </w:r>
        <w:r w:rsidRPr="33D5862A" w:rsidDel="009F036B">
          <w:rPr>
            <w:rFonts w:ascii="Times New Roman" w:cs="Times New Roman"/>
            <w:sz w:val="24"/>
            <w:szCs w:val="24"/>
            <w:rPrChange w:id="5007" w:author="ahmad sahrul" w:date="2026-04-27T19:50:00Z">
              <w:rPr/>
            </w:rPrChange>
          </w:rPr>
          <w:delText>api</w:delText>
        </w:r>
        <w:r w:rsidRPr="FDD2CAF7" w:rsidDel="009F036B">
          <w:rPr>
            <w:rFonts w:ascii="Times New Roman" w:cs="Times New Roman"/>
            <w:sz w:val="24"/>
            <w:szCs w:val="24"/>
            <w:rPrChange w:id="5008" w:author="ahmad sahrul" w:date="2026-04-27T19:50:00Z">
              <w:rPr/>
            </w:rPrChange>
          </w:rPr>
          <w:delText xml:space="preserve">/stocks/transfer </w:delText>
        </w:r>
        <w:r w:rsidRPr="188CCB7C" w:rsidDel="009F036B">
          <w:rPr>
            <w:rFonts w:ascii="Times New Roman" w:cs="Times New Roman"/>
            <w:sz w:val="24"/>
            <w:szCs w:val="24"/>
            <w:rPrChange w:id="5009" w:author="ahmad sahrul" w:date="2026-04-27T19:50:00Z">
              <w:rPr/>
            </w:rPrChange>
          </w:rPr>
          <w:delText>ke</w:delText>
        </w:r>
        <w:r w:rsidRPr="CD20A000" w:rsidDel="009F036B">
          <w:rPr>
            <w:rFonts w:ascii="Times New Roman" w:cs="Times New Roman"/>
            <w:sz w:val="24"/>
            <w:szCs w:val="24"/>
            <w:rPrChange w:id="5010" w:author="ahmad sahrul" w:date="2026-04-27T19:50:00Z">
              <w:rPr/>
            </w:rPrChange>
          </w:rPr>
          <w:delText xml:space="preserve"> Backend.</w:delText>
        </w:r>
      </w:del>
    </w:p>
    <w:p w14:paraId="02028A5A" w14:textId="39456BEB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11" w:author="muhammad aldi oktavian" w:date="2026-05-16T02:35:00Z"/>
          <w:rFonts w:ascii="Times New Roman" w:cs="Times New Roman"/>
          <w:sz w:val="24"/>
          <w:szCs w:val="24"/>
          <w:rPrChange w:id="5012" w:author="ahmad sahrul" w:date="2026-04-27T19:50:00Z">
            <w:rPr>
              <w:del w:id="5013" w:author="muhammad aldi oktavian" w:date="2026-05-16T02:35:00Z"/>
            </w:rPr>
          </w:rPrChange>
        </w:rPr>
        <w:pPrChange w:id="5014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15" w:author="muhammad aldi oktavian" w:date="2026-05-16T02:35:00Z">
        <w:r w:rsidRPr="B1A64045" w:rsidDel="009F036B">
          <w:rPr>
            <w:rFonts w:ascii="Times New Roman" w:cs="Times New Roman"/>
            <w:sz w:val="24"/>
            <w:szCs w:val="24"/>
            <w:rPrChange w:id="5016" w:author="ahmad sahrul" w:date="2026-04-27T19:50:00Z">
              <w:rPr/>
            </w:rPrChange>
          </w:rPr>
          <w:delText xml:space="preserve">Backend </w:delText>
        </w:r>
        <w:r w:rsidRPr="5AC32F0E" w:rsidDel="009F036B">
          <w:rPr>
            <w:rFonts w:ascii="Times New Roman" w:cs="Times New Roman"/>
            <w:sz w:val="24"/>
            <w:szCs w:val="24"/>
            <w:rPrChange w:id="5017" w:author="ahmad sahrul" w:date="2026-04-27T19:50:00Z">
              <w:rPr/>
            </w:rPrChange>
          </w:rPr>
          <w:delText>StockController</w:delText>
        </w:r>
        <w:r w:rsidRPr="91103050" w:rsidDel="009F036B">
          <w:rPr>
            <w:rFonts w:ascii="Times New Roman" w:cs="Times New Roman"/>
            <w:sz w:val="24"/>
            <w:szCs w:val="24"/>
            <w:rPrChange w:id="5018" w:author="ahmad sahrul" w:date="2026-04-27T19:50:00Z">
              <w:rPr/>
            </w:rPrChange>
          </w:rPr>
          <w:delText xml:space="preserve"> </w:delText>
        </w:r>
        <w:r w:rsidRPr="46BC9CF0" w:rsidDel="009F036B">
          <w:rPr>
            <w:rFonts w:ascii="Times New Roman" w:cs="Times New Roman"/>
            <w:sz w:val="24"/>
            <w:szCs w:val="24"/>
            <w:rPrChange w:id="5019" w:author="ahmad sahrul" w:date="2026-04-27T19:50:00Z">
              <w:rPr/>
            </w:rPrChange>
          </w:rPr>
          <w:delText>memvalidasi</w:delText>
        </w:r>
        <w:r w:rsidRPr="445830A7" w:rsidDel="009F036B">
          <w:rPr>
            <w:rFonts w:ascii="Times New Roman" w:cs="Times New Roman"/>
            <w:sz w:val="24"/>
            <w:szCs w:val="24"/>
            <w:rPrChange w:id="5020" w:author="ahmad sahrul" w:date="2026-04-27T19:50:00Z">
              <w:rPr/>
            </w:rPrChange>
          </w:rPr>
          <w:delText xml:space="preserve">: </w:delText>
        </w:r>
        <w:r w:rsidRPr="DC1A64A9" w:rsidDel="009F036B">
          <w:rPr>
            <w:rFonts w:ascii="Times New Roman" w:cs="Times New Roman"/>
            <w:sz w:val="24"/>
            <w:szCs w:val="24"/>
            <w:rPrChange w:id="5021" w:author="ahmad sahrul" w:date="2026-04-27T19:50:00Z">
              <w:rPr/>
            </w:rPrChange>
          </w:rPr>
          <w:delText>stok_offline</w:delText>
        </w:r>
        <w:r w:rsidRPr="32D7170E" w:rsidDel="009F036B">
          <w:rPr>
            <w:rFonts w:ascii="Times New Roman" w:cs="Times New Roman"/>
            <w:sz w:val="24"/>
            <w:szCs w:val="24"/>
            <w:rPrChange w:id="5022" w:author="ahmad sahrul" w:date="2026-04-27T19:50:00Z">
              <w:rPr/>
            </w:rPrChange>
          </w:rPr>
          <w:delText xml:space="preserve"> &gt;= quantity yang </w:delText>
        </w:r>
        <w:r w:rsidRPr="A7D163AF" w:rsidDel="009F036B">
          <w:rPr>
            <w:rFonts w:ascii="Times New Roman" w:cs="Times New Roman"/>
            <w:sz w:val="24"/>
            <w:szCs w:val="24"/>
            <w:rPrChange w:id="5023" w:author="ahmad sahrul" w:date="2026-04-27T19:50:00Z">
              <w:rPr/>
            </w:rPrChange>
          </w:rPr>
          <w:delText>diminta</w:delText>
        </w:r>
        <w:r w:rsidRPr="E420186B" w:rsidDel="009F036B">
          <w:rPr>
            <w:rFonts w:ascii="Times New Roman" w:cs="Times New Roman"/>
            <w:sz w:val="24"/>
            <w:szCs w:val="24"/>
            <w:rPrChange w:id="5024" w:author="ahmad sahrul" w:date="2026-04-27T19:50:00Z">
              <w:rPr/>
            </w:rPrChange>
          </w:rPr>
          <w:delText>.</w:delText>
        </w:r>
      </w:del>
    </w:p>
    <w:p w14:paraId="368242D0" w14:textId="7EB1ADD6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25" w:author="muhammad aldi oktavian" w:date="2026-05-16T02:35:00Z"/>
          <w:rFonts w:ascii="Times New Roman" w:cs="Times New Roman"/>
          <w:sz w:val="24"/>
          <w:szCs w:val="24"/>
          <w:rPrChange w:id="5026" w:author="ahmad sahrul" w:date="2026-04-27T19:50:00Z">
            <w:rPr>
              <w:del w:id="5027" w:author="muhammad aldi oktavian" w:date="2026-05-16T02:35:00Z"/>
            </w:rPr>
          </w:rPrChange>
        </w:rPr>
        <w:pPrChange w:id="5028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29" w:author="muhammad aldi oktavian" w:date="2026-05-16T02:35:00Z">
        <w:r w:rsidRPr="08C94C51" w:rsidDel="009F036B">
          <w:rPr>
            <w:rFonts w:ascii="Times New Roman" w:cs="Times New Roman"/>
            <w:sz w:val="24"/>
            <w:szCs w:val="24"/>
            <w:rPrChange w:id="5030" w:author="ahmad sahrul" w:date="2026-04-27T19:50:00Z">
              <w:rPr/>
            </w:rPrChange>
          </w:rPr>
          <w:delText xml:space="preserve">Jika valid: Backend </w:delText>
        </w:r>
        <w:r w:rsidRPr="D0AB7865" w:rsidDel="009F036B">
          <w:rPr>
            <w:rFonts w:ascii="Times New Roman" w:cs="Times New Roman"/>
            <w:sz w:val="24"/>
            <w:szCs w:val="24"/>
            <w:rPrChange w:id="5031" w:author="ahmad sahrul" w:date="2026-04-27T19:50:00Z">
              <w:rPr/>
            </w:rPrChange>
          </w:rPr>
          <w:delText>memanggil</w:delText>
        </w:r>
        <w:r w:rsidRPr="675CE3F9" w:rsidDel="009F036B">
          <w:rPr>
            <w:rFonts w:ascii="Times New Roman" w:cs="Times New Roman"/>
            <w:sz w:val="24"/>
            <w:szCs w:val="24"/>
            <w:rPrChange w:id="5032" w:author="ahmad sahrul" w:date="2026-04-27T19:50:00Z">
              <w:rPr/>
            </w:rPrChange>
          </w:rPr>
          <w:delText xml:space="preserve"> </w:delText>
        </w:r>
        <w:r w:rsidRPr="C80FA5CB" w:rsidDel="009F036B">
          <w:rPr>
            <w:rFonts w:ascii="Times New Roman" w:cs="Times New Roman"/>
            <w:sz w:val="24"/>
            <w:szCs w:val="24"/>
            <w:rPrChange w:id="5033" w:author="ahmad sahrul" w:date="2026-04-27T19:50:00Z">
              <w:rPr/>
            </w:rPrChange>
          </w:rPr>
          <w:delText>StockService</w:delText>
        </w:r>
        <w:r w:rsidRPr="217C5DB1" w:rsidDel="009F036B">
          <w:rPr>
            <w:rFonts w:ascii="Times New Roman" w:cs="Times New Roman"/>
            <w:sz w:val="24"/>
            <w:szCs w:val="24"/>
            <w:rPrChange w:id="5034" w:author="ahmad sahrul" w:date="2026-04-27T19:50:00Z">
              <w:rPr/>
            </w:rPrChange>
          </w:rPr>
          <w:delText>::</w:delText>
        </w:r>
        <w:r w:rsidRPr="5A92B2FB" w:rsidDel="009F036B">
          <w:rPr>
            <w:rFonts w:ascii="Times New Roman" w:cs="Times New Roman"/>
            <w:sz w:val="24"/>
            <w:szCs w:val="24"/>
            <w:rPrChange w:id="5035" w:author="ahmad sahrul" w:date="2026-04-27T19:50:00Z">
              <w:rPr/>
            </w:rPrChange>
          </w:rPr>
          <w:delText>transferStock</w:delText>
        </w:r>
        <w:r w:rsidRPr="04D11D66" w:rsidDel="009F036B">
          <w:rPr>
            <w:rFonts w:ascii="Times New Roman" w:cs="Times New Roman"/>
            <w:sz w:val="24"/>
            <w:szCs w:val="24"/>
            <w:rPrChange w:id="5036" w:author="ahmad sahrul" w:date="2026-04-27T19:50:00Z">
              <w:rPr/>
            </w:rPrChange>
          </w:rPr>
          <w:delText>(</w:delText>
        </w:r>
        <w:r w:rsidRPr="2DB6CCB5" w:rsidDel="009F036B">
          <w:rPr>
            <w:rFonts w:ascii="Times New Roman" w:cs="Times New Roman"/>
            <w:sz w:val="24"/>
            <w:szCs w:val="24"/>
            <w:rPrChange w:id="5037" w:author="ahmad sahrul" w:date="2026-04-27T19:50:00Z">
              <w:rPr/>
            </w:rPrChange>
          </w:rPr>
          <w:delText xml:space="preserve">) yang </w:delText>
        </w:r>
        <w:r w:rsidRPr="C3690AA5" w:rsidDel="009F036B">
          <w:rPr>
            <w:rFonts w:ascii="Times New Roman" w:cs="Times New Roman"/>
            <w:sz w:val="24"/>
            <w:szCs w:val="24"/>
            <w:rPrChange w:id="5038" w:author="ahmad sahrul" w:date="2026-04-27T19:50:00Z">
              <w:rPr/>
            </w:rPrChange>
          </w:rPr>
          <w:delText>mengurangi</w:delText>
        </w:r>
        <w:r w:rsidRPr="AE46ACE7" w:rsidDel="009F036B">
          <w:rPr>
            <w:rFonts w:ascii="Times New Roman" w:cs="Times New Roman"/>
            <w:sz w:val="24"/>
            <w:szCs w:val="24"/>
            <w:rPrChange w:id="5039" w:author="ahmad sahrul" w:date="2026-04-27T19:50:00Z">
              <w:rPr/>
            </w:rPrChange>
          </w:rPr>
          <w:delText xml:space="preserve"> </w:delText>
        </w:r>
        <w:r w:rsidRPr="D6B7E476" w:rsidDel="009F036B">
          <w:rPr>
            <w:rFonts w:ascii="Times New Roman" w:cs="Times New Roman"/>
            <w:sz w:val="24"/>
            <w:szCs w:val="24"/>
            <w:rPrChange w:id="5040" w:author="ahmad sahrul" w:date="2026-04-27T19:50:00Z">
              <w:rPr/>
            </w:rPrChange>
          </w:rPr>
          <w:delText>stok_offline</w:delText>
        </w:r>
        <w:r w:rsidRPr="C48460C4" w:rsidDel="009F036B">
          <w:rPr>
            <w:rFonts w:ascii="Times New Roman" w:cs="Times New Roman"/>
            <w:sz w:val="24"/>
            <w:szCs w:val="24"/>
            <w:rPrChange w:id="5041" w:author="ahmad sahrul" w:date="2026-04-27T19:50:00Z">
              <w:rPr/>
            </w:rPrChange>
          </w:rPr>
          <w:delText xml:space="preserve"> dan </w:delText>
        </w:r>
        <w:r w:rsidRPr="3E74EC95" w:rsidDel="009F036B">
          <w:rPr>
            <w:rFonts w:ascii="Times New Roman" w:cs="Times New Roman"/>
            <w:sz w:val="24"/>
            <w:szCs w:val="24"/>
            <w:rPrChange w:id="5042" w:author="ahmad sahrul" w:date="2026-04-27T19:50:00Z">
              <w:rPr/>
            </w:rPrChange>
          </w:rPr>
          <w:delText>menambah</w:delText>
        </w:r>
        <w:r w:rsidRPr="3A31363B" w:rsidDel="009F036B">
          <w:rPr>
            <w:rFonts w:ascii="Times New Roman" w:cs="Times New Roman"/>
            <w:sz w:val="24"/>
            <w:szCs w:val="24"/>
            <w:rPrChange w:id="5043" w:author="ahmad sahrul" w:date="2026-04-27T19:50:00Z">
              <w:rPr/>
            </w:rPrChange>
          </w:rPr>
          <w:delText xml:space="preserve"> </w:delText>
        </w:r>
        <w:r w:rsidRPr="7522B06D" w:rsidDel="009F036B">
          <w:rPr>
            <w:rFonts w:ascii="Times New Roman" w:cs="Times New Roman"/>
            <w:sz w:val="24"/>
            <w:szCs w:val="24"/>
            <w:rPrChange w:id="5044" w:author="ahmad sahrul" w:date="2026-04-27T19:50:00Z">
              <w:rPr/>
            </w:rPrChange>
          </w:rPr>
          <w:delText>stok_online</w:delText>
        </w:r>
        <w:r w:rsidRPr="2990ED84" w:rsidDel="009F036B">
          <w:rPr>
            <w:rFonts w:ascii="Times New Roman" w:cs="Times New Roman"/>
            <w:sz w:val="24"/>
            <w:szCs w:val="24"/>
            <w:rPrChange w:id="5045" w:author="ahmad sahrul" w:date="2026-04-27T19:50:00Z">
              <w:rPr/>
            </w:rPrChange>
          </w:rPr>
          <w:delText xml:space="preserve"> </w:delText>
        </w:r>
        <w:r w:rsidRPr="7466134C" w:rsidDel="009F036B">
          <w:rPr>
            <w:rFonts w:ascii="Times New Roman" w:cs="Times New Roman"/>
            <w:sz w:val="24"/>
            <w:szCs w:val="24"/>
            <w:rPrChange w:id="5046" w:author="ahmad sahrul" w:date="2026-04-27T19:50:00Z">
              <w:rPr/>
            </w:rPrChange>
          </w:rPr>
          <w:delText>dalam</w:delText>
        </w:r>
        <w:r w:rsidRPr="66847FA5" w:rsidDel="009F036B">
          <w:rPr>
            <w:rFonts w:ascii="Times New Roman" w:cs="Times New Roman"/>
            <w:sz w:val="24"/>
            <w:szCs w:val="24"/>
            <w:rPrChange w:id="5047" w:author="ahmad sahrul" w:date="2026-04-27T19:50:00Z">
              <w:rPr/>
            </w:rPrChange>
          </w:rPr>
          <w:delText xml:space="preserve"> </w:delText>
        </w:r>
        <w:r w:rsidRPr="A8CB7C97" w:rsidDel="009F036B">
          <w:rPr>
            <w:rFonts w:ascii="Times New Roman" w:cs="Times New Roman"/>
            <w:sz w:val="24"/>
            <w:szCs w:val="24"/>
            <w:rPrChange w:id="5048" w:author="ahmad sahrul" w:date="2026-04-27T19:50:00Z">
              <w:rPr/>
            </w:rPrChange>
          </w:rPr>
          <w:delText>satu</w:delText>
        </w:r>
        <w:r w:rsidRPr="5882B917" w:rsidDel="009F036B">
          <w:rPr>
            <w:rFonts w:ascii="Times New Roman" w:cs="Times New Roman"/>
            <w:sz w:val="24"/>
            <w:szCs w:val="24"/>
            <w:rPrChange w:id="5049" w:author="ahmad sahrul" w:date="2026-04-27T19:50:00Z">
              <w:rPr/>
            </w:rPrChange>
          </w:rPr>
          <w:delText xml:space="preserve"> database transaction.</w:delText>
        </w:r>
      </w:del>
    </w:p>
    <w:p w14:paraId="3E49EE2C" w14:textId="3385F602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50" w:author="muhammad aldi oktavian" w:date="2026-05-16T02:35:00Z"/>
          <w:rFonts w:ascii="Times New Roman" w:cs="Times New Roman"/>
          <w:sz w:val="24"/>
          <w:szCs w:val="24"/>
          <w:rPrChange w:id="5051" w:author="ahmad sahrul" w:date="2026-04-27T19:50:00Z">
            <w:rPr>
              <w:del w:id="5052" w:author="muhammad aldi oktavian" w:date="2026-05-16T02:35:00Z"/>
            </w:rPr>
          </w:rPrChange>
        </w:rPr>
        <w:pPrChange w:id="5053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54" w:author="muhammad aldi oktavian" w:date="2026-05-16T02:35:00Z">
        <w:r w:rsidRPr="CE9AB97A" w:rsidDel="009F036B">
          <w:rPr>
            <w:rFonts w:ascii="Times New Roman" w:cs="Times New Roman"/>
            <w:sz w:val="24"/>
            <w:szCs w:val="24"/>
            <w:rPrChange w:id="5055" w:author="ahmad sahrul" w:date="2026-04-27T19:50:00Z">
              <w:rPr/>
            </w:rPrChange>
          </w:rPr>
          <w:delText xml:space="preserve">Backend </w:delText>
        </w:r>
        <w:r w:rsidRPr="D63A2F59" w:rsidDel="009F036B">
          <w:rPr>
            <w:rFonts w:ascii="Times New Roman" w:cs="Times New Roman"/>
            <w:sz w:val="24"/>
            <w:szCs w:val="24"/>
            <w:rPrChange w:id="5056" w:author="ahmad sahrul" w:date="2026-04-27T19:50:00Z">
              <w:rPr/>
            </w:rPrChange>
          </w:rPr>
          <w:delText>mencatat</w:delText>
        </w:r>
        <w:r w:rsidRPr="66E491FA" w:rsidDel="009F036B">
          <w:rPr>
            <w:rFonts w:ascii="Times New Roman" w:cs="Times New Roman"/>
            <w:sz w:val="24"/>
            <w:szCs w:val="24"/>
            <w:rPrChange w:id="5057" w:author="ahmad sahrul" w:date="2026-04-27T19:50:00Z">
              <w:rPr/>
            </w:rPrChange>
          </w:rPr>
          <w:delText xml:space="preserve"> </w:delText>
        </w:r>
        <w:r w:rsidRPr="A5666DDB" w:rsidDel="009F036B">
          <w:rPr>
            <w:rFonts w:ascii="Times New Roman" w:cs="Times New Roman"/>
            <w:sz w:val="24"/>
            <w:szCs w:val="24"/>
            <w:rPrChange w:id="5058" w:author="ahmad sahrul" w:date="2026-04-27T19:50:00Z">
              <w:rPr/>
            </w:rPrChange>
          </w:rPr>
          <w:delText>stock_movement_log</w:delText>
        </w:r>
        <w:r w:rsidRPr="C8FE9D4A" w:rsidDel="009F036B">
          <w:rPr>
            <w:rFonts w:ascii="Times New Roman" w:cs="Times New Roman"/>
            <w:sz w:val="24"/>
            <w:szCs w:val="24"/>
            <w:rPrChange w:id="5059" w:author="ahmad sahrul" w:date="2026-04-27T19:50:00Z">
              <w:rPr/>
            </w:rPrChange>
          </w:rPr>
          <w:delText xml:space="preserve"> </w:delText>
        </w:r>
        <w:r w:rsidRPr="A8375B43" w:rsidDel="009F036B">
          <w:rPr>
            <w:rFonts w:ascii="Times New Roman" w:cs="Times New Roman"/>
            <w:sz w:val="24"/>
            <w:szCs w:val="24"/>
            <w:rPrChange w:id="5060" w:author="ahmad sahrul" w:date="2026-04-27T19:50:00Z">
              <w:rPr/>
            </w:rPrChange>
          </w:rPr>
          <w:delText>dengan</w:delText>
        </w:r>
        <w:r w:rsidRPr="F8FEA177" w:rsidDel="009F036B">
          <w:rPr>
            <w:rFonts w:ascii="Times New Roman" w:cs="Times New Roman"/>
            <w:sz w:val="24"/>
            <w:szCs w:val="24"/>
            <w:rPrChange w:id="5061" w:author="ahmad sahrul" w:date="2026-04-27T19:50:00Z">
              <w:rPr/>
            </w:rPrChange>
          </w:rPr>
          <w:delText xml:space="preserve"> </w:delText>
        </w:r>
        <w:r w:rsidRPr="A63D31F3" w:rsidDel="009F036B">
          <w:rPr>
            <w:rFonts w:ascii="Times New Roman" w:cs="Times New Roman"/>
            <w:sz w:val="24"/>
            <w:szCs w:val="24"/>
            <w:rPrChange w:id="5062" w:author="ahmad sahrul" w:date="2026-04-27T19:50:00Z">
              <w:rPr/>
            </w:rPrChange>
          </w:rPr>
          <w:delText>tipe</w:delText>
        </w:r>
        <w:r w:rsidRPr="2D8287A1" w:rsidDel="009F036B">
          <w:rPr>
            <w:rFonts w:ascii="Times New Roman" w:cs="Times New Roman"/>
            <w:sz w:val="24"/>
            <w:szCs w:val="24"/>
            <w:rPrChange w:id="5063" w:author="ahmad sahrul" w:date="2026-04-27T19:50:00Z">
              <w:rPr/>
            </w:rPrChange>
          </w:rPr>
          <w:delText xml:space="preserve"> 'transfer'.</w:delText>
        </w:r>
      </w:del>
    </w:p>
    <w:p w14:paraId="3542D8D7" w14:textId="0110D6C0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64" w:author="muhammad aldi oktavian" w:date="2026-05-16T02:35:00Z"/>
          <w:rFonts w:ascii="Times New Roman" w:cs="Times New Roman"/>
          <w:sz w:val="24"/>
          <w:szCs w:val="24"/>
          <w:rPrChange w:id="5065" w:author="ahmad sahrul" w:date="2026-04-27T19:50:00Z">
            <w:rPr>
              <w:del w:id="5066" w:author="muhammad aldi oktavian" w:date="2026-05-16T02:35:00Z"/>
            </w:rPr>
          </w:rPrChange>
        </w:rPr>
        <w:pPrChange w:id="5067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68" w:author="muhammad aldi oktavian" w:date="2026-05-16T02:35:00Z">
        <w:r w:rsidRPr="5650F506" w:rsidDel="009F036B">
          <w:rPr>
            <w:rFonts w:ascii="Times New Roman" w:cs="Times New Roman"/>
            <w:sz w:val="24"/>
            <w:szCs w:val="24"/>
            <w:rPrChange w:id="5069" w:author="ahmad sahrul" w:date="2026-04-27T19:50:00Z">
              <w:rPr/>
            </w:rPrChange>
          </w:rPr>
          <w:delText xml:space="preserve">Backend </w:delText>
        </w:r>
        <w:r w:rsidRPr="48CC6C6F" w:rsidDel="009F036B">
          <w:rPr>
            <w:rFonts w:ascii="Times New Roman" w:cs="Times New Roman"/>
            <w:sz w:val="24"/>
            <w:szCs w:val="24"/>
            <w:rPrChange w:id="5070" w:author="ahmad sahrul" w:date="2026-04-27T19:50:00Z">
              <w:rPr/>
            </w:rPrChange>
          </w:rPr>
          <w:delText>mengembalikan</w:delText>
        </w:r>
        <w:r w:rsidRPr="9EECB7AD" w:rsidDel="009F036B">
          <w:rPr>
            <w:rFonts w:ascii="Times New Roman" w:cs="Times New Roman"/>
            <w:sz w:val="24"/>
            <w:szCs w:val="24"/>
            <w:rPrChange w:id="5071" w:author="ahmad sahrul" w:date="2026-04-27T19:50:00Z">
              <w:rPr/>
            </w:rPrChange>
          </w:rPr>
          <w:delText xml:space="preserve"> response 200 OK </w:delText>
        </w:r>
        <w:r w:rsidRPr="02272626" w:rsidDel="009F036B">
          <w:rPr>
            <w:rFonts w:ascii="Times New Roman" w:cs="Times New Roman"/>
            <w:sz w:val="24"/>
            <w:szCs w:val="24"/>
            <w:rPrChange w:id="5072" w:author="ahmad sahrul" w:date="2026-04-27T19:50:00Z">
              <w:rPr/>
            </w:rPrChange>
          </w:rPr>
          <w:delText>dengan</w:delText>
        </w:r>
        <w:r w:rsidRPr="843E6E8A" w:rsidDel="009F036B">
          <w:rPr>
            <w:rFonts w:ascii="Times New Roman" w:cs="Times New Roman"/>
            <w:sz w:val="24"/>
            <w:szCs w:val="24"/>
            <w:rPrChange w:id="5073" w:author="ahmad sahrul" w:date="2026-04-27T19:50:00Z">
              <w:rPr/>
            </w:rPrChange>
          </w:rPr>
          <w:delText xml:space="preserve"> data </w:delText>
        </w:r>
        <w:r w:rsidRPr="3B117A2E" w:rsidDel="009F036B">
          <w:rPr>
            <w:rFonts w:ascii="Times New Roman" w:cs="Times New Roman"/>
            <w:sz w:val="24"/>
            <w:szCs w:val="24"/>
            <w:rPrChange w:id="5074" w:author="ahmad sahrul" w:date="2026-04-27T19:50:00Z">
              <w:rPr/>
            </w:rPrChange>
          </w:rPr>
          <w:delText>stok</w:delText>
        </w:r>
        <w:r w:rsidRPr="6D57B5BC" w:rsidDel="009F036B">
          <w:rPr>
            <w:rFonts w:ascii="Times New Roman" w:cs="Times New Roman"/>
            <w:sz w:val="24"/>
            <w:szCs w:val="24"/>
            <w:rPrChange w:id="5075" w:author="ahmad sahrul" w:date="2026-04-27T19:50:00Z">
              <w:rPr/>
            </w:rPrChange>
          </w:rPr>
          <w:delText xml:space="preserve"> </w:delText>
        </w:r>
        <w:r w:rsidRPr="EEBDE8DA" w:rsidDel="009F036B">
          <w:rPr>
            <w:rFonts w:ascii="Times New Roman" w:cs="Times New Roman"/>
            <w:sz w:val="24"/>
            <w:szCs w:val="24"/>
            <w:rPrChange w:id="5076" w:author="ahmad sahrul" w:date="2026-04-27T19:50:00Z">
              <w:rPr/>
            </w:rPrChange>
          </w:rPr>
          <w:delText>terbaru</w:delText>
        </w:r>
        <w:r w:rsidRPr="5369D76A" w:rsidDel="009F036B">
          <w:rPr>
            <w:rFonts w:ascii="Times New Roman" w:cs="Times New Roman"/>
            <w:sz w:val="24"/>
            <w:szCs w:val="24"/>
            <w:rPrChange w:id="5077" w:author="ahmad sahrul" w:date="2026-04-27T19:50:00Z">
              <w:rPr/>
            </w:rPrChange>
          </w:rPr>
          <w:delText>.</w:delText>
        </w:r>
      </w:del>
    </w:p>
    <w:p w14:paraId="60857530" w14:textId="3CB8BD36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78" w:author="muhammad aldi oktavian" w:date="2026-05-16T02:35:00Z"/>
          <w:rFonts w:ascii="Times New Roman" w:cs="Times New Roman"/>
          <w:sz w:val="24"/>
          <w:szCs w:val="24"/>
          <w:rPrChange w:id="5079" w:author="ahmad sahrul" w:date="2026-04-27T19:50:00Z">
            <w:rPr>
              <w:del w:id="5080" w:author="muhammad aldi oktavian" w:date="2026-05-16T02:35:00Z"/>
            </w:rPr>
          </w:rPrChange>
        </w:rPr>
        <w:pPrChange w:id="5081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82" w:author="muhammad aldi oktavian" w:date="2026-05-16T02:35:00Z">
        <w:r w:rsidRPr="D3278A13" w:rsidDel="009F036B">
          <w:rPr>
            <w:rFonts w:ascii="Times New Roman" w:cs="Times New Roman"/>
            <w:sz w:val="24"/>
            <w:szCs w:val="24"/>
            <w:rPrChange w:id="5083" w:author="ahmad sahrul" w:date="2026-04-27T19:50:00Z">
              <w:rPr/>
            </w:rPrChange>
          </w:rPr>
          <w:delText xml:space="preserve">Flutter </w:delText>
        </w:r>
        <w:r w:rsidRPr="9B3C250C" w:rsidDel="009F036B">
          <w:rPr>
            <w:rFonts w:ascii="Times New Roman" w:cs="Times New Roman"/>
            <w:sz w:val="24"/>
            <w:szCs w:val="24"/>
            <w:rPrChange w:id="5084" w:author="ahmad sahrul" w:date="2026-04-27T19:50:00Z">
              <w:rPr/>
            </w:rPrChange>
          </w:rPr>
          <w:delText>memperbarui</w:delText>
        </w:r>
        <w:r w:rsidRPr="4AC35320" w:rsidDel="009F036B">
          <w:rPr>
            <w:rFonts w:ascii="Times New Roman" w:cs="Times New Roman"/>
            <w:sz w:val="24"/>
            <w:szCs w:val="24"/>
            <w:rPrChange w:id="5085" w:author="ahmad sahrul" w:date="2026-04-27T19:50:00Z">
              <w:rPr/>
            </w:rPrChange>
          </w:rPr>
          <w:delText xml:space="preserve"> </w:delText>
        </w:r>
        <w:r w:rsidRPr="54FFF5FC" w:rsidDel="009F036B">
          <w:rPr>
            <w:rFonts w:ascii="Times New Roman" w:cs="Times New Roman"/>
            <w:sz w:val="24"/>
            <w:szCs w:val="24"/>
            <w:rPrChange w:id="5086" w:author="ahmad sahrul" w:date="2026-04-27T19:50:00Z">
              <w:rPr/>
            </w:rPrChange>
          </w:rPr>
          <w:delText>tampilan</w:delText>
        </w:r>
        <w:r w:rsidRPr="25564498" w:rsidDel="009F036B">
          <w:rPr>
            <w:rFonts w:ascii="Times New Roman" w:cs="Times New Roman"/>
            <w:sz w:val="24"/>
            <w:szCs w:val="24"/>
            <w:rPrChange w:id="5087" w:author="ahmad sahrul" w:date="2026-04-27T19:50:00Z">
              <w:rPr/>
            </w:rPrChange>
          </w:rPr>
          <w:delText xml:space="preserve"> </w:delText>
        </w:r>
        <w:r w:rsidRPr="F3CA708F" w:rsidDel="009F036B">
          <w:rPr>
            <w:rFonts w:ascii="Times New Roman" w:cs="Times New Roman"/>
            <w:sz w:val="24"/>
            <w:szCs w:val="24"/>
            <w:rPrChange w:id="5088" w:author="ahmad sahrul" w:date="2026-04-27T19:50:00Z">
              <w:rPr/>
            </w:rPrChange>
          </w:rPr>
          <w:delText>stok</w:delText>
        </w:r>
        <w:r w:rsidRPr="A2498555" w:rsidDel="009F036B">
          <w:rPr>
            <w:rFonts w:ascii="Times New Roman" w:cs="Times New Roman"/>
            <w:sz w:val="24"/>
            <w:szCs w:val="24"/>
            <w:rPrChange w:id="5089" w:author="ahmad sahrul" w:date="2026-04-27T19:50:00Z">
              <w:rPr/>
            </w:rPrChange>
          </w:rPr>
          <w:delText xml:space="preserve"> pada UI.</w:delText>
        </w:r>
      </w:del>
    </w:p>
    <w:p w14:paraId="7AED9E68" w14:textId="0524E7A3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090" w:author="muhammad aldi oktavian" w:date="2026-05-16T02:35:00Z"/>
          <w:rFonts w:ascii="Times New Roman" w:cs="Times New Roman"/>
          <w:sz w:val="24"/>
          <w:szCs w:val="24"/>
          <w:rPrChange w:id="5091" w:author="ahmad sahrul" w:date="2026-04-27T19:50:00Z">
            <w:rPr>
              <w:del w:id="5092" w:author="muhammad aldi oktavian" w:date="2026-05-16T02:35:00Z"/>
            </w:rPr>
          </w:rPrChange>
        </w:rPr>
        <w:pPrChange w:id="5093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094" w:author="muhammad aldi oktavian" w:date="2026-05-16T02:35:00Z">
        <w:r w:rsidRPr="07F60E54" w:rsidDel="009F036B">
          <w:rPr>
            <w:rFonts w:ascii="Times New Roman" w:cs="Times New Roman"/>
            <w:sz w:val="24"/>
            <w:szCs w:val="24"/>
            <w:rPrChange w:id="5095" w:author="ahmad sahrul" w:date="2026-04-27T19:50:00Z">
              <w:rPr/>
            </w:rPrChange>
          </w:rPr>
          <w:delText xml:space="preserve">Jika </w:delText>
        </w:r>
        <w:r w:rsidRPr="2C3659A9" w:rsidDel="009F036B">
          <w:rPr>
            <w:rFonts w:ascii="Times New Roman" w:cs="Times New Roman"/>
            <w:sz w:val="24"/>
            <w:szCs w:val="24"/>
            <w:rPrChange w:id="5096" w:author="ahmad sahrul" w:date="2026-04-27T19:50:00Z">
              <w:rPr/>
            </w:rPrChange>
          </w:rPr>
          <w:delText>stok</w:delText>
        </w:r>
        <w:r w:rsidRPr="BE531FA1" w:rsidDel="009F036B">
          <w:rPr>
            <w:rFonts w:ascii="Times New Roman" w:cs="Times New Roman"/>
            <w:sz w:val="24"/>
            <w:szCs w:val="24"/>
            <w:rPrChange w:id="5097" w:author="ahmad sahrul" w:date="2026-04-27T19:50:00Z">
              <w:rPr/>
            </w:rPrChange>
          </w:rPr>
          <w:delText xml:space="preserve"> </w:delText>
        </w:r>
        <w:r w:rsidRPr="E9011A73" w:rsidDel="009F036B">
          <w:rPr>
            <w:rFonts w:ascii="Times New Roman" w:cs="Times New Roman"/>
            <w:sz w:val="24"/>
            <w:szCs w:val="24"/>
            <w:rPrChange w:id="5098" w:author="ahmad sahrul" w:date="2026-04-27T19:50:00Z">
              <w:rPr/>
            </w:rPrChange>
          </w:rPr>
          <w:delText>tidak</w:delText>
        </w:r>
        <w:r w:rsidRPr="58F819C0" w:rsidDel="009F036B">
          <w:rPr>
            <w:rFonts w:ascii="Times New Roman" w:cs="Times New Roman"/>
            <w:sz w:val="24"/>
            <w:szCs w:val="24"/>
            <w:rPrChange w:id="5099" w:author="ahmad sahrul" w:date="2026-04-27T19:50:00Z">
              <w:rPr/>
            </w:rPrChange>
          </w:rPr>
          <w:delText xml:space="preserve"> </w:delText>
        </w:r>
        <w:r w:rsidRPr="B353B21B" w:rsidDel="009F036B">
          <w:rPr>
            <w:rFonts w:ascii="Times New Roman" w:cs="Times New Roman"/>
            <w:sz w:val="24"/>
            <w:szCs w:val="24"/>
            <w:rPrChange w:id="5100" w:author="ahmad sahrul" w:date="2026-04-27T19:50:00Z">
              <w:rPr/>
            </w:rPrChange>
          </w:rPr>
          <w:delText>mencukupi</w:delText>
        </w:r>
        <w:r w:rsidRPr="CDD8FB21" w:rsidDel="009F036B">
          <w:rPr>
            <w:rFonts w:ascii="Times New Roman" w:cs="Times New Roman"/>
            <w:sz w:val="24"/>
            <w:szCs w:val="24"/>
            <w:rPrChange w:id="5101" w:author="ahmad sahrul" w:date="2026-04-27T19:50:00Z">
              <w:rPr/>
            </w:rPrChange>
          </w:rPr>
          <w:delText xml:space="preserve">: Backend </w:delText>
        </w:r>
        <w:r w:rsidRPr="8A9E1765" w:rsidDel="009F036B">
          <w:rPr>
            <w:rFonts w:ascii="Times New Roman" w:cs="Times New Roman"/>
            <w:sz w:val="24"/>
            <w:szCs w:val="24"/>
            <w:rPrChange w:id="5102" w:author="ahmad sahrul" w:date="2026-04-27T19:50:00Z">
              <w:rPr/>
            </w:rPrChange>
          </w:rPr>
          <w:delText>mengembalikan</w:delText>
        </w:r>
        <w:r w:rsidRPr="2533793F" w:rsidDel="009F036B">
          <w:rPr>
            <w:rFonts w:ascii="Times New Roman" w:cs="Times New Roman"/>
            <w:sz w:val="24"/>
            <w:szCs w:val="24"/>
            <w:rPrChange w:id="5103" w:author="ahmad sahrul" w:date="2026-04-27T19:50:00Z">
              <w:rPr/>
            </w:rPrChange>
          </w:rPr>
          <w:delText xml:space="preserve"> 422 </w:delText>
        </w:r>
        <w:r w:rsidRPr="ACBB4CAF" w:rsidDel="009F036B">
          <w:rPr>
            <w:rFonts w:ascii="Times New Roman" w:cs="Times New Roman"/>
            <w:sz w:val="24"/>
            <w:szCs w:val="24"/>
            <w:rPrChange w:id="5104" w:author="ahmad sahrul" w:date="2026-04-27T19:50:00Z">
              <w:rPr/>
            </w:rPrChange>
          </w:rPr>
          <w:delText>Unprocessable</w:delText>
        </w:r>
        <w:r w:rsidRPr="BB912E9D" w:rsidDel="009F036B">
          <w:rPr>
            <w:rFonts w:ascii="Times New Roman" w:cs="Times New Roman"/>
            <w:sz w:val="24"/>
            <w:szCs w:val="24"/>
            <w:rPrChange w:id="5105" w:author="ahmad sahrul" w:date="2026-04-27T19:50:00Z">
              <w:rPr/>
            </w:rPrChange>
          </w:rPr>
          <w:delText xml:space="preserve"> Entity.</w:delText>
        </w:r>
      </w:del>
    </w:p>
    <w:p w14:paraId="08E2F22C" w14:textId="06BE1A7D" w:rsidR="00BF190D" w:rsidRPr="00BF190D" w:rsidDel="009F036B" w:rsidRDefault="00000000">
      <w:pPr>
        <w:pStyle w:val="ListParagraph"/>
        <w:numPr>
          <w:ilvl w:val="0"/>
          <w:numId w:val="3"/>
        </w:numPr>
        <w:spacing w:before="40" w:after="40"/>
        <w:ind w:left="0" w:firstLine="0"/>
        <w:jc w:val="both"/>
        <w:rPr>
          <w:del w:id="5106" w:author="muhammad aldi oktavian" w:date="2026-05-16T02:35:00Z"/>
          <w:rFonts w:ascii="Times New Roman" w:cs="Times New Roman"/>
          <w:sz w:val="24"/>
          <w:szCs w:val="24"/>
          <w:rPrChange w:id="5107" w:author="ahmad sahrul" w:date="2026-04-27T19:50:00Z">
            <w:rPr>
              <w:del w:id="5108" w:author="muhammad aldi oktavian" w:date="2026-05-16T02:35:00Z"/>
            </w:rPr>
          </w:rPrChange>
        </w:rPr>
        <w:pPrChange w:id="5109" w:author="6781" w:date="2026-04-27T23:07:00Z">
          <w:pPr>
            <w:pStyle w:val="ListParagraph"/>
            <w:numPr>
              <w:numId w:val="3"/>
            </w:numPr>
            <w:spacing w:before="40" w:after="40"/>
            <w:ind w:left="720" w:hanging="360"/>
          </w:pPr>
        </w:pPrChange>
      </w:pPr>
      <w:del w:id="5110" w:author="muhammad aldi oktavian" w:date="2026-05-16T02:35:00Z">
        <w:r w:rsidRPr="92C8B85F" w:rsidDel="009F036B">
          <w:rPr>
            <w:rFonts w:ascii="Times New Roman" w:cs="Times New Roman"/>
            <w:sz w:val="24"/>
            <w:szCs w:val="24"/>
            <w:rPrChange w:id="5111" w:author="ahmad sahrul" w:date="2026-04-27T19:50:00Z">
              <w:rPr/>
            </w:rPrChange>
          </w:rPr>
          <w:delText xml:space="preserve">Flutter </w:delText>
        </w:r>
        <w:r w:rsidRPr="36F11BBA" w:rsidDel="009F036B">
          <w:rPr>
            <w:rFonts w:ascii="Times New Roman" w:cs="Times New Roman"/>
            <w:sz w:val="24"/>
            <w:szCs w:val="24"/>
            <w:rPrChange w:id="5112" w:author="ahmad sahrul" w:date="2026-04-27T19:50:00Z">
              <w:rPr/>
            </w:rPrChange>
          </w:rPr>
          <w:delText>menampilkan</w:delText>
        </w:r>
        <w:r w:rsidRPr="EC7EE819" w:rsidDel="009F036B">
          <w:rPr>
            <w:rFonts w:ascii="Times New Roman" w:cs="Times New Roman"/>
            <w:sz w:val="24"/>
            <w:szCs w:val="24"/>
            <w:rPrChange w:id="5113" w:author="ahmad sahrul" w:date="2026-04-27T19:50:00Z">
              <w:rPr/>
            </w:rPrChange>
          </w:rPr>
          <w:delText xml:space="preserve"> </w:delText>
        </w:r>
        <w:r w:rsidRPr="2D76872D" w:rsidDel="009F036B">
          <w:rPr>
            <w:rFonts w:ascii="Times New Roman" w:cs="Times New Roman"/>
            <w:sz w:val="24"/>
            <w:szCs w:val="24"/>
            <w:rPrChange w:id="5114" w:author="ahmad sahrul" w:date="2026-04-27T19:50:00Z">
              <w:rPr/>
            </w:rPrChange>
          </w:rPr>
          <w:delText>pesan</w:delText>
        </w:r>
        <w:r w:rsidRPr="3F01254E" w:rsidDel="009F036B">
          <w:rPr>
            <w:rFonts w:ascii="Times New Roman" w:cs="Times New Roman"/>
            <w:sz w:val="24"/>
            <w:szCs w:val="24"/>
            <w:rPrChange w:id="5115" w:author="ahmad sahrul" w:date="2026-04-27T19:50:00Z">
              <w:rPr/>
            </w:rPrChange>
          </w:rPr>
          <w:delText xml:space="preserve"> error </w:delText>
        </w:r>
        <w:r w:rsidRPr="30539F07" w:rsidDel="009F036B">
          <w:rPr>
            <w:rFonts w:ascii="Times New Roman" w:cs="Times New Roman"/>
            <w:sz w:val="24"/>
            <w:szCs w:val="24"/>
            <w:rPrChange w:id="5116" w:author="ahmad sahrul" w:date="2026-04-27T19:50:00Z">
              <w:rPr/>
            </w:rPrChange>
          </w:rPr>
          <w:delText>kepada</w:delText>
        </w:r>
        <w:r w:rsidRPr="6F375732" w:rsidDel="009F036B">
          <w:rPr>
            <w:rFonts w:ascii="Times New Roman" w:cs="Times New Roman"/>
            <w:sz w:val="24"/>
            <w:szCs w:val="24"/>
            <w:rPrChange w:id="5117" w:author="ahmad sahrul" w:date="2026-04-27T19:50:00Z">
              <w:rPr/>
            </w:rPrChange>
          </w:rPr>
          <w:delText xml:space="preserve"> </w:delText>
        </w:r>
        <w:r w:rsidRPr="0178C143" w:rsidDel="009F036B">
          <w:rPr>
            <w:rFonts w:ascii="Times New Roman" w:cs="Times New Roman"/>
            <w:sz w:val="24"/>
            <w:szCs w:val="24"/>
            <w:rPrChange w:id="5118" w:author="ahmad sahrul" w:date="2026-04-27T19:50:00Z">
              <w:rPr/>
            </w:rPrChange>
          </w:rPr>
          <w:delText>pengguna</w:delText>
        </w:r>
        <w:r w:rsidRPr="DDAB8443" w:rsidDel="009F036B">
          <w:rPr>
            <w:rFonts w:ascii="Times New Roman" w:cs="Times New Roman"/>
            <w:sz w:val="24"/>
            <w:szCs w:val="24"/>
            <w:rPrChange w:id="5119" w:author="ahmad sahrul" w:date="2026-04-27T19:50:00Z">
              <w:rPr/>
            </w:rPrChange>
          </w:rPr>
          <w:delText>.</w:delText>
        </w:r>
      </w:del>
    </w:p>
    <w:p w14:paraId="0571352A" w14:textId="35B54969" w:rsidR="00BF190D" w:rsidRPr="00BF190D" w:rsidDel="009F036B" w:rsidRDefault="00000000">
      <w:pPr>
        <w:pStyle w:val="ListParagraph"/>
        <w:spacing w:before="40" w:after="40"/>
        <w:ind w:left="720"/>
        <w:jc w:val="both"/>
        <w:rPr>
          <w:del w:id="5120" w:author="muhammad aldi oktavian" w:date="2026-05-16T02:35:00Z"/>
          <w:rFonts w:ascii="Times New Roman" w:cs="Times New Roman"/>
          <w:rPrChange w:id="5121" w:author="ahmad sahrul" w:date="2026-04-27T19:32:00Z">
            <w:rPr>
              <w:del w:id="5122" w:author="muhammad aldi oktavian" w:date="2026-05-16T02:35:00Z"/>
            </w:rPr>
          </w:rPrChange>
        </w:rPr>
        <w:pPrChange w:id="5123" w:author="6781" w:date="2026-04-27T23:07:00Z">
          <w:pPr>
            <w:pStyle w:val="ListParagraph"/>
            <w:spacing w:before="40" w:after="40"/>
            <w:ind w:left="720"/>
          </w:pPr>
        </w:pPrChange>
      </w:pPr>
      <w:del w:id="5124" w:author="muhammad aldi oktavian" w:date="2026-05-16T02:35:00Z">
        <w:r w:rsidRPr="B832F3AA" w:rsidDel="009F036B">
          <w:rPr>
            <w:rFonts w:ascii="Times New Roman" w:cs="Times New Roman"/>
            <w:noProof/>
            <w:rPrChange w:id="5125" w:author="ahmad sahrul" w:date="2026-04-27T19:32:00Z">
              <w:rPr>
                <w:noProof/>
              </w:rPr>
            </w:rPrChange>
          </w:rPr>
          <w:drawing>
            <wp:inline distT="0" distB="0" distL="0" distR="0" wp14:anchorId="1240D6AD" wp14:editId="5C786836">
              <wp:extent cx="4951562" cy="3543300"/>
              <wp:effectExtent l="0" t="0" r="1905" b="0"/>
              <wp:docPr id="1032" name="Pictur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8"/>
                      <pic:cNvPicPr/>
                    </pic:nvPicPr>
                    <pic:blipFill>
                      <a:blip r:embed="rId16" cstate="print"/>
                      <a:srcRect/>
                      <a:stretch/>
                    </pic:blipFill>
                    <pic:spPr>
                      <a:xfrm>
                        <a:off x="0" y="0"/>
                        <a:ext cx="4951562" cy="35433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311420E" w14:textId="27D4D66D" w:rsidR="00BF190D" w:rsidRPr="00BF190D" w:rsidDel="009F036B" w:rsidRDefault="00000000">
      <w:pPr>
        <w:pStyle w:val="ListParagraph"/>
        <w:spacing w:before="40" w:after="40"/>
        <w:ind w:left="720"/>
        <w:jc w:val="both"/>
        <w:rPr>
          <w:del w:id="5126" w:author="muhammad aldi oktavian" w:date="2026-05-16T02:35:00Z"/>
          <w:rFonts w:ascii="Times New Roman" w:cs="Times New Roman"/>
          <w:i/>
          <w:iCs/>
          <w:rPrChange w:id="5127" w:author="ahmad sahrul" w:date="2026-04-27T19:32:00Z">
            <w:rPr>
              <w:del w:id="5128" w:author="muhammad aldi oktavian" w:date="2026-05-16T02:35:00Z"/>
              <w:i/>
              <w:iCs/>
            </w:rPr>
          </w:rPrChange>
        </w:rPr>
        <w:pPrChange w:id="5129" w:author="6781" w:date="2026-04-27T23:07:00Z">
          <w:pPr>
            <w:pStyle w:val="ListParagraph"/>
            <w:spacing w:before="40" w:after="40"/>
            <w:ind w:left="720"/>
          </w:pPr>
        </w:pPrChange>
      </w:pPr>
      <w:del w:id="5130" w:author="muhammad aldi oktavian" w:date="2026-05-16T02:35:00Z">
        <w:r w:rsidRPr="E286A954" w:rsidDel="009F036B">
          <w:rPr>
            <w:rFonts w:ascii="Times New Roman" w:cs="Times New Roman"/>
            <w:i/>
            <w:iCs/>
            <w:rPrChange w:id="5131" w:author="ahmad sahrul" w:date="2026-04-27T19:32:00Z">
              <w:rPr>
                <w:i/>
                <w:iCs/>
              </w:rPr>
            </w:rPrChange>
          </w:rPr>
          <w:delText>Gambar Sequence Transfer Stok Diagram</w:delText>
        </w:r>
      </w:del>
    </w:p>
    <w:p w14:paraId="281FFCF6" w14:textId="28E57CF9" w:rsidR="00BF190D" w:rsidRPr="00BF190D" w:rsidDel="009F036B" w:rsidRDefault="00000000">
      <w:pPr>
        <w:pStyle w:val="Heading2"/>
        <w:jc w:val="both"/>
        <w:rPr>
          <w:del w:id="5132" w:author="muhammad aldi oktavian" w:date="2026-05-16T02:35:00Z"/>
          <w:rFonts w:ascii="Times New Roman" w:cs="Times New Roman"/>
          <w:color w:val="000000"/>
          <w:rPrChange w:id="5133" w:author="ahmad sahrul" w:date="2026-04-27T19:41:00Z">
            <w:rPr>
              <w:del w:id="5134" w:author="muhammad aldi oktavian" w:date="2026-05-16T02:35:00Z"/>
            </w:rPr>
          </w:rPrChange>
        </w:rPr>
        <w:pPrChange w:id="5135" w:author="6781" w:date="2026-04-27T23:07:00Z">
          <w:pPr>
            <w:pStyle w:val="Heading2"/>
          </w:pPr>
        </w:pPrChange>
      </w:pPr>
      <w:bookmarkStart w:id="5136" w:name="_Toc228212158"/>
      <w:del w:id="5137" w:author="muhammad aldi oktavian" w:date="2026-05-16T02:35:00Z">
        <w:r w:rsidRPr="68732842" w:rsidDel="009F036B">
          <w:rPr>
            <w:rFonts w:ascii="Times New Roman" w:cs="Times New Roman"/>
            <w:b w:val="0"/>
            <w:bCs w:val="0"/>
            <w:color w:val="000000"/>
            <w:rPrChange w:id="5138" w:author="ahmad sahrul" w:date="2026-04-27T19:41:00Z">
              <w:rPr>
                <w:b w:val="0"/>
                <w:bCs w:val="0"/>
              </w:rPr>
            </w:rPrChange>
          </w:rPr>
          <w:delText xml:space="preserve">4.5 </w:delText>
        </w:r>
        <w:r w:rsidRPr="AEAACF81" w:rsidDel="009F036B">
          <w:rPr>
            <w:rFonts w:ascii="Times New Roman" w:cs="Times New Roman"/>
            <w:b w:val="0"/>
            <w:bCs w:val="0"/>
            <w:color w:val="000000"/>
            <w:rPrChange w:id="5139" w:author="ahmad sahrul" w:date="2026-04-27T19:41:00Z">
              <w:rPr>
                <w:b w:val="0"/>
                <w:bCs w:val="0"/>
              </w:rPr>
            </w:rPrChange>
          </w:rPr>
          <w:delText>Manajemen</w:delText>
        </w:r>
        <w:r w:rsidRPr="82B265E1" w:rsidDel="009F036B">
          <w:rPr>
            <w:rFonts w:ascii="Times New Roman" w:cs="Times New Roman"/>
            <w:b w:val="0"/>
            <w:bCs w:val="0"/>
            <w:color w:val="000000"/>
            <w:rPrChange w:id="5140" w:author="ahmad sahrul" w:date="2026-04-27T19:41:00Z">
              <w:rPr>
                <w:b w:val="0"/>
                <w:bCs w:val="0"/>
              </w:rPr>
            </w:rPrChange>
          </w:rPr>
          <w:delText xml:space="preserve"> Supplier &amp; Purchase Order</w:delText>
        </w:r>
        <w:bookmarkEnd w:id="5136"/>
      </w:del>
    </w:p>
    <w:p w14:paraId="6E383617" w14:textId="7FD52FB6" w:rsidR="00BF190D" w:rsidRPr="00BF190D" w:rsidDel="009F036B" w:rsidRDefault="00000000">
      <w:pPr>
        <w:pStyle w:val="Heading3"/>
        <w:jc w:val="both"/>
        <w:rPr>
          <w:del w:id="5141" w:author="muhammad aldi oktavian" w:date="2026-05-16T02:35:00Z"/>
          <w:rFonts w:ascii="Times New Roman" w:cs="Times New Roman"/>
          <w:color w:val="000000"/>
          <w:rPrChange w:id="5142" w:author="ahmad sahrul" w:date="2026-04-27T19:41:00Z">
            <w:rPr>
              <w:del w:id="5143" w:author="muhammad aldi oktavian" w:date="2026-05-16T02:35:00Z"/>
            </w:rPr>
          </w:rPrChange>
        </w:rPr>
        <w:pPrChange w:id="5144" w:author="6781" w:date="2026-04-27T23:07:00Z">
          <w:pPr>
            <w:pStyle w:val="Heading3"/>
          </w:pPr>
        </w:pPrChange>
      </w:pPr>
      <w:bookmarkStart w:id="5145" w:name="_Toc228212159"/>
      <w:del w:id="5146" w:author="muhammad aldi oktavian" w:date="2026-05-16T02:35:00Z">
        <w:r w:rsidRPr="4F5E0A73" w:rsidDel="009F036B">
          <w:rPr>
            <w:rFonts w:ascii="Times New Roman" w:cs="Times New Roman"/>
            <w:b w:val="0"/>
            <w:bCs w:val="0"/>
            <w:color w:val="000000"/>
            <w:rPrChange w:id="5147" w:author="ahmad sahrul" w:date="2026-04-27T19:41:00Z">
              <w:rPr>
                <w:b w:val="0"/>
                <w:bCs w:val="0"/>
              </w:rPr>
            </w:rPrChange>
          </w:rPr>
          <w:delText xml:space="preserve">4.5.1 </w:delText>
        </w:r>
        <w:r w:rsidRPr="349F092D" w:rsidDel="009F036B">
          <w:rPr>
            <w:rFonts w:ascii="Times New Roman" w:cs="Times New Roman"/>
            <w:b w:val="0"/>
            <w:bCs w:val="0"/>
            <w:color w:val="000000"/>
            <w:rPrChange w:id="5148" w:author="ahmad sahrul" w:date="2026-04-27T19:41:00Z">
              <w:rPr>
                <w:b w:val="0"/>
                <w:bCs w:val="0"/>
              </w:rPr>
            </w:rPrChange>
          </w:rPr>
          <w:delText>Deskripsi</w:delText>
        </w:r>
        <w:r w:rsidRPr="2FBBCDC4" w:rsidDel="009F036B">
          <w:rPr>
            <w:rFonts w:ascii="Times New Roman" w:cs="Times New Roman"/>
            <w:b w:val="0"/>
            <w:bCs w:val="0"/>
            <w:color w:val="000000"/>
            <w:rPrChange w:id="5149" w:author="ahmad sahrul" w:date="2026-04-27T19:41:00Z">
              <w:rPr>
                <w:b w:val="0"/>
                <w:bCs w:val="0"/>
              </w:rPr>
            </w:rPrChange>
          </w:rPr>
          <w:delText xml:space="preserve"> dan </w:delText>
        </w:r>
        <w:r w:rsidRPr="4B24E831" w:rsidDel="009F036B">
          <w:rPr>
            <w:rFonts w:ascii="Times New Roman" w:cs="Times New Roman"/>
            <w:b w:val="0"/>
            <w:bCs w:val="0"/>
            <w:color w:val="000000"/>
            <w:rPrChange w:id="5150" w:author="ahmad sahrul" w:date="2026-04-27T19:41:00Z">
              <w:rPr>
                <w:b w:val="0"/>
                <w:bCs w:val="0"/>
              </w:rPr>
            </w:rPrChange>
          </w:rPr>
          <w:delText>Prioritas</w:delText>
        </w:r>
        <w:bookmarkEnd w:id="5145"/>
      </w:del>
    </w:p>
    <w:p w14:paraId="7D80108E" w14:textId="1AA9B964" w:rsidR="00BF190D" w:rsidRPr="00BF190D" w:rsidDel="009F036B" w:rsidRDefault="00000000">
      <w:pPr>
        <w:spacing w:before="80"/>
        <w:jc w:val="both"/>
        <w:rPr>
          <w:del w:id="5151" w:author="muhammad aldi oktavian" w:date="2026-05-16T02:35:00Z"/>
          <w:rFonts w:ascii="Times New Roman" w:cs="Times New Roman"/>
          <w:color w:val="000000"/>
          <w:rPrChange w:id="5152" w:author="ahmad sahrul" w:date="2026-04-27T19:41:00Z">
            <w:rPr>
              <w:del w:id="5153" w:author="muhammad aldi oktavian" w:date="2026-05-16T02:35:00Z"/>
            </w:rPr>
          </w:rPrChange>
        </w:rPr>
        <w:pPrChange w:id="5154" w:author="6781" w:date="2026-04-27T23:07:00Z">
          <w:pPr>
            <w:spacing w:before="80"/>
          </w:pPr>
        </w:pPrChange>
      </w:pPr>
      <w:del w:id="5155" w:author="muhammad aldi oktavian" w:date="2026-05-16T02:35:00Z">
        <w:r w:rsidRPr="40E3469F" w:rsidDel="009F036B">
          <w:rPr>
            <w:rFonts w:ascii="Times New Roman" w:cs="Times New Roman"/>
            <w:color w:val="000000"/>
            <w:rPrChange w:id="5156" w:author="ahmad sahrul" w:date="2026-04-27T19:41:00Z">
              <w:rPr/>
            </w:rPrChange>
          </w:rPr>
          <w:delText>Berdasarkan</w:delText>
        </w:r>
        <w:r w:rsidRPr="620C1BC6" w:rsidDel="009F036B">
          <w:rPr>
            <w:rFonts w:ascii="Times New Roman" w:cs="Times New Roman"/>
            <w:color w:val="000000"/>
            <w:rPrChange w:id="5157" w:author="ahmad sahrul" w:date="2026-04-27T19:41:00Z">
              <w:rPr/>
            </w:rPrChange>
          </w:rPr>
          <w:delText xml:space="preserve"> </w:delText>
        </w:r>
        <w:r w:rsidRPr="1C40462F" w:rsidDel="009F036B">
          <w:rPr>
            <w:rFonts w:ascii="Times New Roman" w:cs="Times New Roman"/>
            <w:color w:val="000000"/>
            <w:rPrChange w:id="5158" w:author="ahmad sahrul" w:date="2026-04-27T19:41:00Z">
              <w:rPr/>
            </w:rPrChange>
          </w:rPr>
          <w:delText>wawancara</w:delText>
        </w:r>
        <w:r w:rsidRPr="CDD9D260" w:rsidDel="009F036B">
          <w:rPr>
            <w:rFonts w:ascii="Times New Roman" w:cs="Times New Roman"/>
            <w:color w:val="000000"/>
            <w:rPrChange w:id="5159" w:author="ahmad sahrul" w:date="2026-04-27T19:41:00Z">
              <w:rPr/>
            </w:rPrChange>
          </w:rPr>
          <w:delText xml:space="preserve">, </w:delText>
        </w:r>
        <w:r w:rsidRPr="6D62DD15" w:rsidDel="009F036B">
          <w:rPr>
            <w:rFonts w:ascii="Times New Roman" w:cs="Times New Roman"/>
            <w:color w:val="000000"/>
            <w:rPrChange w:id="5160" w:author="ahmad sahrul" w:date="2026-04-27T19:41:00Z">
              <w:rPr/>
            </w:rPrChange>
          </w:rPr>
          <w:delText xml:space="preserve">Pet shop </w:delText>
        </w:r>
        <w:r w:rsidRPr="60FCE954" w:rsidDel="009F036B">
          <w:rPr>
            <w:rFonts w:ascii="Times New Roman" w:cs="Times New Roman"/>
            <w:color w:val="000000"/>
            <w:rPrChange w:id="5161" w:author="ahmad sahrul" w:date="2026-04-27T19:41:00Z">
              <w:rPr/>
            </w:rPrChange>
          </w:rPr>
          <w:delText>Tomodachi</w:delText>
        </w:r>
        <w:r w:rsidRPr="F27F6E50" w:rsidDel="009F036B">
          <w:rPr>
            <w:rFonts w:ascii="Times New Roman" w:cs="Times New Roman"/>
            <w:color w:val="000000"/>
            <w:rPrChange w:id="5162" w:author="ahmad sahrul" w:date="2026-04-27T19:41:00Z">
              <w:rPr/>
            </w:rPrChange>
          </w:rPr>
          <w:delText xml:space="preserve"> </w:delText>
        </w:r>
        <w:r w:rsidRPr="510CDFE3" w:rsidDel="009F036B">
          <w:rPr>
            <w:rFonts w:ascii="Times New Roman" w:cs="Times New Roman"/>
            <w:color w:val="000000"/>
            <w:rPrChange w:id="5163" w:author="ahmad sahrul" w:date="2026-04-27T19:41:00Z">
              <w:rPr/>
            </w:rPrChange>
          </w:rPr>
          <w:delText>memiliki</w:delText>
        </w:r>
        <w:r w:rsidRPr="E511883C" w:rsidDel="009F036B">
          <w:rPr>
            <w:rFonts w:ascii="Times New Roman" w:cs="Times New Roman"/>
            <w:color w:val="000000"/>
            <w:rPrChange w:id="5164" w:author="ahmad sahrul" w:date="2026-04-27T19:41:00Z">
              <w:rPr/>
            </w:rPrChange>
          </w:rPr>
          <w:delText xml:space="preserve"> dua </w:delText>
        </w:r>
        <w:r w:rsidRPr="4BCBAD72" w:rsidDel="009F036B">
          <w:rPr>
            <w:rFonts w:ascii="Times New Roman" w:cs="Times New Roman"/>
            <w:color w:val="000000"/>
            <w:rPrChange w:id="5165" w:author="ahmad sahrul" w:date="2026-04-27T19:41:00Z">
              <w:rPr/>
            </w:rPrChange>
          </w:rPr>
          <w:delText>jenis</w:delText>
        </w:r>
        <w:r w:rsidRPr="3D388A7A" w:rsidDel="009F036B">
          <w:rPr>
            <w:rFonts w:ascii="Times New Roman" w:cs="Times New Roman"/>
            <w:color w:val="000000"/>
            <w:rPrChange w:id="5166" w:author="ahmad sahrul" w:date="2026-04-27T19:41:00Z">
              <w:rPr/>
            </w:rPrChange>
          </w:rPr>
          <w:delText xml:space="preserve"> supplier: </w:delText>
        </w:r>
        <w:r w:rsidRPr="8A7B6574" w:rsidDel="009F036B">
          <w:rPr>
            <w:rFonts w:ascii="Times New Roman" w:cs="Times New Roman"/>
            <w:color w:val="000000"/>
            <w:rPrChange w:id="5167" w:author="ahmad sahrul" w:date="2026-04-27T19:41:00Z">
              <w:rPr/>
            </w:rPrChange>
          </w:rPr>
          <w:delText>prinsipal</w:delText>
        </w:r>
        <w:r w:rsidRPr="3ECEFCAD" w:rsidDel="009F036B">
          <w:rPr>
            <w:rFonts w:ascii="Times New Roman" w:cs="Times New Roman"/>
            <w:color w:val="000000"/>
            <w:rPrChange w:id="5168" w:author="ahmad sahrul" w:date="2026-04-27T19:41:00Z">
              <w:rPr/>
            </w:rPrChange>
          </w:rPr>
          <w:delText xml:space="preserve"> (importer </w:delText>
        </w:r>
        <w:r w:rsidRPr="4BD1B6EE" w:rsidDel="009F036B">
          <w:rPr>
            <w:rFonts w:ascii="Times New Roman" w:cs="Times New Roman"/>
            <w:color w:val="000000"/>
            <w:rPrChange w:id="5169" w:author="ahmad sahrul" w:date="2026-04-27T19:41:00Z">
              <w:rPr/>
            </w:rPrChange>
          </w:rPr>
          <w:delText>langsung</w:delText>
        </w:r>
        <w:r w:rsidRPr="2E5C419E" w:rsidDel="009F036B">
          <w:rPr>
            <w:rFonts w:ascii="Times New Roman" w:cs="Times New Roman"/>
            <w:color w:val="000000"/>
            <w:rPrChange w:id="5170" w:author="ahmad sahrul" w:date="2026-04-27T19:41:00Z">
              <w:rPr/>
            </w:rPrChange>
          </w:rPr>
          <w:delText xml:space="preserve">, </w:delText>
        </w:r>
        <w:r w:rsidRPr="AB1E4E17" w:rsidDel="009F036B">
          <w:rPr>
            <w:rFonts w:ascii="Times New Roman" w:cs="Times New Roman"/>
            <w:color w:val="000000"/>
            <w:rPrChange w:id="5171" w:author="ahmad sahrul" w:date="2026-04-27T19:41:00Z">
              <w:rPr/>
            </w:rPrChange>
          </w:rPr>
          <w:delText>untuk</w:delText>
        </w:r>
        <w:r w:rsidRPr="04929EBB" w:rsidDel="009F036B">
          <w:rPr>
            <w:rFonts w:ascii="Times New Roman" w:cs="Times New Roman"/>
            <w:color w:val="000000"/>
            <w:rPrChange w:id="5172" w:author="ahmad sahrul" w:date="2026-04-27T19:41:00Z">
              <w:rPr/>
            </w:rPrChange>
          </w:rPr>
          <w:delText xml:space="preserve"> </w:delText>
        </w:r>
        <w:r w:rsidRPr="DD0515D9" w:rsidDel="009F036B">
          <w:rPr>
            <w:rFonts w:ascii="Times New Roman" w:cs="Times New Roman"/>
            <w:color w:val="000000"/>
            <w:rPrChange w:id="5173" w:author="ahmad sahrul" w:date="2026-04-27T19:41:00Z">
              <w:rPr/>
            </w:rPrChange>
          </w:rPr>
          <w:delText>produk</w:delText>
        </w:r>
        <w:r w:rsidRPr="3A07561B" w:rsidDel="009F036B">
          <w:rPr>
            <w:rFonts w:ascii="Times New Roman" w:cs="Times New Roman"/>
            <w:color w:val="000000"/>
            <w:rPrChange w:id="5174" w:author="ahmad sahrul" w:date="2026-04-27T19:41:00Z">
              <w:rPr/>
            </w:rPrChange>
          </w:rPr>
          <w:delText xml:space="preserve"> mahal </w:delText>
        </w:r>
        <w:r w:rsidRPr="D67E4043" w:rsidDel="009F036B">
          <w:rPr>
            <w:rFonts w:ascii="Times New Roman" w:cs="Times New Roman"/>
            <w:color w:val="000000"/>
            <w:rPrChange w:id="5175" w:author="ahmad sahrul" w:date="2026-04-27T19:41:00Z">
              <w:rPr/>
            </w:rPrChange>
          </w:rPr>
          <w:delText>seperti</w:delText>
        </w:r>
        <w:r w:rsidRPr="6BD5616B" w:rsidDel="009F036B">
          <w:rPr>
            <w:rFonts w:ascii="Times New Roman" w:cs="Times New Roman"/>
            <w:color w:val="000000"/>
            <w:rPrChange w:id="5176" w:author="ahmad sahrul" w:date="2026-04-27T19:41:00Z">
              <w:rPr/>
            </w:rPrChange>
          </w:rPr>
          <w:delText xml:space="preserve"> TOTW, 1P </w:delText>
        </w:r>
        <w:r w:rsidRPr="811A2833" w:rsidDel="009F036B">
          <w:rPr>
            <w:rFonts w:ascii="Times New Roman" w:cs="Times New Roman"/>
            <w:color w:val="000000"/>
            <w:rPrChange w:id="5177" w:author="ahmad sahrul" w:date="2026-04-27T19:41:00Z">
              <w:rPr/>
            </w:rPrChange>
          </w:rPr>
          <w:delText>dari</w:delText>
        </w:r>
        <w:r w:rsidRPr="4E254664" w:rsidDel="009F036B">
          <w:rPr>
            <w:rFonts w:ascii="Times New Roman" w:cs="Times New Roman"/>
            <w:color w:val="000000"/>
            <w:rPrChange w:id="5178" w:author="ahmad sahrul" w:date="2026-04-27T19:41:00Z">
              <w:rPr/>
            </w:rPrChange>
          </w:rPr>
          <w:delText xml:space="preserve"> distributor Link-to-Link) dan </w:delText>
        </w:r>
        <w:r w:rsidRPr="3E755BB2" w:rsidDel="009F036B">
          <w:rPr>
            <w:rFonts w:ascii="Times New Roman" w:cs="Times New Roman"/>
            <w:color w:val="000000"/>
            <w:rPrChange w:id="5179" w:author="ahmad sahrul" w:date="2026-04-27T19:41:00Z">
              <w:rPr/>
            </w:rPrChange>
          </w:rPr>
          <w:delText>agen</w:delText>
        </w:r>
        <w:r w:rsidRPr="0F0C11C3" w:rsidDel="009F036B">
          <w:rPr>
            <w:rFonts w:ascii="Times New Roman" w:cs="Times New Roman"/>
            <w:color w:val="000000"/>
            <w:rPrChange w:id="5180" w:author="ahmad sahrul" w:date="2026-04-27T19:41:00Z">
              <w:rPr/>
            </w:rPrChange>
          </w:rPr>
          <w:delText xml:space="preserve"> (</w:delText>
        </w:r>
        <w:r w:rsidRPr="F2E4BDE5" w:rsidDel="009F036B">
          <w:rPr>
            <w:rFonts w:ascii="Times New Roman" w:cs="Times New Roman"/>
            <w:color w:val="000000"/>
            <w:rPrChange w:id="5181" w:author="ahmad sahrul" w:date="2026-04-27T19:41:00Z">
              <w:rPr/>
            </w:rPrChange>
          </w:rPr>
          <w:delText>untuk</w:delText>
        </w:r>
        <w:r w:rsidRPr="B609D3DF" w:rsidDel="009F036B">
          <w:rPr>
            <w:rFonts w:ascii="Times New Roman" w:cs="Times New Roman"/>
            <w:color w:val="000000"/>
            <w:rPrChange w:id="5182" w:author="ahmad sahrul" w:date="2026-04-27T19:41:00Z">
              <w:rPr/>
            </w:rPrChange>
          </w:rPr>
          <w:delText xml:space="preserve"> </w:delText>
        </w:r>
        <w:r w:rsidRPr="0CEE8078" w:rsidDel="009F036B">
          <w:rPr>
            <w:rFonts w:ascii="Times New Roman" w:cs="Times New Roman"/>
            <w:color w:val="000000"/>
            <w:rPrChange w:id="5183" w:author="ahmad sahrul" w:date="2026-04-27T19:41:00Z">
              <w:rPr/>
            </w:rPrChange>
          </w:rPr>
          <w:delText>produk</w:delText>
        </w:r>
        <w:r w:rsidRPr="2C649247" w:rsidDel="009F036B">
          <w:rPr>
            <w:rFonts w:ascii="Times New Roman" w:cs="Times New Roman"/>
            <w:color w:val="000000"/>
            <w:rPrChange w:id="5184" w:author="ahmad sahrul" w:date="2026-04-27T19:41:00Z">
              <w:rPr/>
            </w:rPrChange>
          </w:rPr>
          <w:delText xml:space="preserve"> </w:delText>
        </w:r>
        <w:r w:rsidRPr="361307F3" w:rsidDel="009F036B">
          <w:rPr>
            <w:rFonts w:ascii="Times New Roman" w:cs="Times New Roman"/>
            <w:color w:val="000000"/>
            <w:rPrChange w:id="5185" w:author="ahmad sahrul" w:date="2026-04-27T19:41:00Z">
              <w:rPr/>
            </w:rPrChange>
          </w:rPr>
          <w:delText>murah</w:delText>
        </w:r>
        <w:r w:rsidRPr="5BE19410" w:rsidDel="009F036B">
          <w:rPr>
            <w:rFonts w:ascii="Times New Roman" w:cs="Times New Roman"/>
            <w:color w:val="000000"/>
            <w:rPrChange w:id="5186" w:author="ahmad sahrul" w:date="2026-04-27T19:41:00Z">
              <w:rPr/>
            </w:rPrChange>
          </w:rPr>
          <w:delText xml:space="preserve"> </w:delText>
        </w:r>
        <w:r w:rsidRPr="68697357" w:rsidDel="009F036B">
          <w:rPr>
            <w:rFonts w:ascii="Times New Roman" w:cs="Times New Roman"/>
            <w:color w:val="000000"/>
            <w:rPrChange w:id="5187" w:author="ahmad sahrul" w:date="2026-04-27T19:41:00Z">
              <w:rPr/>
            </w:rPrChange>
          </w:rPr>
          <w:delText>seperti</w:delText>
        </w:r>
        <w:r w:rsidRPr="A01CCAC0" w:rsidDel="009F036B">
          <w:rPr>
            <w:rFonts w:ascii="Times New Roman" w:cs="Times New Roman"/>
            <w:color w:val="000000"/>
            <w:rPrChange w:id="5188" w:author="ahmad sahrul" w:date="2026-04-27T19:41:00Z">
              <w:rPr/>
            </w:rPrChange>
          </w:rPr>
          <w:delText xml:space="preserve"> Cat Choice, Bolt). </w:delText>
        </w:r>
        <w:r w:rsidRPr="4A4BC6F1" w:rsidDel="009F036B">
          <w:rPr>
            <w:rFonts w:ascii="Times New Roman" w:cs="Times New Roman"/>
            <w:color w:val="000000"/>
            <w:rPrChange w:id="5189" w:author="ahmad sahrul" w:date="2026-04-27T19:41:00Z">
              <w:rPr/>
            </w:rPrChange>
          </w:rPr>
          <w:delText>Pencatatan</w:delText>
        </w:r>
        <w:r w:rsidRPr="9537EFF6" w:rsidDel="009F036B">
          <w:rPr>
            <w:rFonts w:ascii="Times New Roman" w:cs="Times New Roman"/>
            <w:color w:val="000000"/>
            <w:rPrChange w:id="5190" w:author="ahmad sahrul" w:date="2026-04-27T19:41:00Z">
              <w:rPr/>
            </w:rPrChange>
          </w:rPr>
          <w:delText xml:space="preserve"> </w:delText>
        </w:r>
        <w:r w:rsidRPr="14AC7351" w:rsidDel="009F036B">
          <w:rPr>
            <w:rFonts w:ascii="Times New Roman" w:cs="Times New Roman"/>
            <w:color w:val="000000"/>
            <w:rPrChange w:id="5191" w:author="ahmad sahrul" w:date="2026-04-27T19:41:00Z">
              <w:rPr/>
            </w:rPrChange>
          </w:rPr>
          <w:delText>pembelian</w:delText>
        </w:r>
        <w:r w:rsidRPr="18F2503F" w:rsidDel="009F036B">
          <w:rPr>
            <w:rFonts w:ascii="Times New Roman" w:cs="Times New Roman"/>
            <w:color w:val="000000"/>
            <w:rPrChange w:id="5192" w:author="ahmad sahrul" w:date="2026-04-27T19:41:00Z">
              <w:rPr/>
            </w:rPrChange>
          </w:rPr>
          <w:delText xml:space="preserve"> </w:delText>
        </w:r>
        <w:r w:rsidRPr="2B5C6CB6" w:rsidDel="009F036B">
          <w:rPr>
            <w:rFonts w:ascii="Times New Roman" w:cs="Times New Roman"/>
            <w:color w:val="000000"/>
            <w:rPrChange w:id="5193" w:author="ahmad sahrul" w:date="2026-04-27T19:41:00Z">
              <w:rPr/>
            </w:rPrChange>
          </w:rPr>
          <w:delText>dari</w:delText>
        </w:r>
        <w:r w:rsidRPr="D2D335B5" w:rsidDel="009F036B">
          <w:rPr>
            <w:rFonts w:ascii="Times New Roman" w:cs="Times New Roman"/>
            <w:color w:val="000000"/>
            <w:rPrChange w:id="5194" w:author="ahmad sahrul" w:date="2026-04-27T19:41:00Z">
              <w:rPr/>
            </w:rPrChange>
          </w:rPr>
          <w:delText xml:space="preserve"> supplier </w:delText>
        </w:r>
        <w:r w:rsidRPr="8681147D" w:rsidDel="009F036B">
          <w:rPr>
            <w:rFonts w:ascii="Times New Roman" w:cs="Times New Roman"/>
            <w:color w:val="000000"/>
            <w:rPrChange w:id="5195" w:author="ahmad sahrul" w:date="2026-04-27T19:41:00Z">
              <w:rPr/>
            </w:rPrChange>
          </w:rPr>
          <w:delText>saat</w:delText>
        </w:r>
        <w:r w:rsidRPr="BF960961" w:rsidDel="009F036B">
          <w:rPr>
            <w:rFonts w:ascii="Times New Roman" w:cs="Times New Roman"/>
            <w:color w:val="000000"/>
            <w:rPrChange w:id="5196" w:author="ahmad sahrul" w:date="2026-04-27T19:41:00Z">
              <w:rPr/>
            </w:rPrChange>
          </w:rPr>
          <w:delText xml:space="preserve"> </w:delText>
        </w:r>
        <w:r w:rsidRPr="69BB254F" w:rsidDel="009F036B">
          <w:rPr>
            <w:rFonts w:ascii="Times New Roman" w:cs="Times New Roman"/>
            <w:color w:val="000000"/>
            <w:rPrChange w:id="5197" w:author="ahmad sahrul" w:date="2026-04-27T19:41:00Z">
              <w:rPr/>
            </w:rPrChange>
          </w:rPr>
          <w:delText>ini</w:delText>
        </w:r>
        <w:r w:rsidRPr="3D0DA074" w:rsidDel="009F036B">
          <w:rPr>
            <w:rFonts w:ascii="Times New Roman" w:cs="Times New Roman"/>
            <w:color w:val="000000"/>
            <w:rPrChange w:id="5198" w:author="ahmad sahrul" w:date="2026-04-27T19:41:00Z">
              <w:rPr/>
            </w:rPrChange>
          </w:rPr>
          <w:delText xml:space="preserve"> </w:delText>
        </w:r>
        <w:r w:rsidRPr="70E3741E" w:rsidDel="009F036B">
          <w:rPr>
            <w:rFonts w:ascii="Times New Roman" w:cs="Times New Roman"/>
            <w:color w:val="000000"/>
            <w:rPrChange w:id="5199" w:author="ahmad sahrul" w:date="2026-04-27T19:41:00Z">
              <w:rPr/>
            </w:rPrChange>
          </w:rPr>
          <w:delText>dilakukan</w:delText>
        </w:r>
        <w:r w:rsidRPr="16FF52D3" w:rsidDel="009F036B">
          <w:rPr>
            <w:rFonts w:ascii="Times New Roman" w:cs="Times New Roman"/>
            <w:color w:val="000000"/>
            <w:rPrChange w:id="5200" w:author="ahmad sahrul" w:date="2026-04-27T19:41:00Z">
              <w:rPr/>
            </w:rPrChange>
          </w:rPr>
          <w:delText xml:space="preserve"> </w:delText>
        </w:r>
        <w:r w:rsidRPr="826BFB36" w:rsidDel="009F036B">
          <w:rPr>
            <w:rFonts w:ascii="Times New Roman" w:cs="Times New Roman"/>
            <w:color w:val="000000"/>
            <w:rPrChange w:id="5201" w:author="ahmad sahrul" w:date="2026-04-27T19:41:00Z">
              <w:rPr/>
            </w:rPrChange>
          </w:rPr>
          <w:delText>secara</w:delText>
        </w:r>
        <w:r w:rsidRPr="76DC7A88" w:rsidDel="009F036B">
          <w:rPr>
            <w:rFonts w:ascii="Times New Roman" w:cs="Times New Roman"/>
            <w:color w:val="000000"/>
            <w:rPrChange w:id="5202" w:author="ahmad sahrul" w:date="2026-04-27T19:41:00Z">
              <w:rPr/>
            </w:rPrChange>
          </w:rPr>
          <w:delText xml:space="preserve"> manual.</w:delText>
        </w:r>
      </w:del>
    </w:p>
    <w:p w14:paraId="35080FB2" w14:textId="7A5473BC" w:rsidR="00BF190D" w:rsidRPr="00BF190D" w:rsidDel="009F036B" w:rsidRDefault="00000000">
      <w:pPr>
        <w:spacing w:before="80"/>
        <w:jc w:val="both"/>
        <w:rPr>
          <w:del w:id="5203" w:author="muhammad aldi oktavian" w:date="2026-05-16T02:35:00Z"/>
          <w:rFonts w:ascii="Times New Roman" w:cs="Times New Roman"/>
          <w:color w:val="000000"/>
          <w:rPrChange w:id="5204" w:author="ahmad sahrul" w:date="2026-04-27T19:41:00Z">
            <w:rPr>
              <w:del w:id="5205" w:author="muhammad aldi oktavian" w:date="2026-05-16T02:35:00Z"/>
            </w:rPr>
          </w:rPrChange>
        </w:rPr>
        <w:pPrChange w:id="5206" w:author="6781" w:date="2026-04-27T23:07:00Z">
          <w:pPr>
            <w:spacing w:before="80"/>
          </w:pPr>
        </w:pPrChange>
      </w:pPr>
      <w:del w:id="5207" w:author="muhammad aldi oktavian" w:date="2026-05-16T02:35:00Z">
        <w:r w:rsidRPr="5F2E6818" w:rsidDel="009F036B">
          <w:rPr>
            <w:rFonts w:ascii="Times New Roman" w:cs="Times New Roman"/>
            <w:color w:val="000000"/>
            <w:rPrChange w:id="5208" w:author="ahmad sahrul" w:date="2026-04-27T19:41:00Z">
              <w:rPr/>
            </w:rPrChange>
          </w:rPr>
          <w:delText>Prioritas</w:delText>
        </w:r>
        <w:r w:rsidRPr="22978AC4" w:rsidDel="009F036B">
          <w:rPr>
            <w:rFonts w:ascii="Times New Roman" w:cs="Times New Roman"/>
            <w:color w:val="000000"/>
            <w:rPrChange w:id="5209" w:author="ahmad sahrul" w:date="2026-04-27T19:41:00Z">
              <w:rPr/>
            </w:rPrChange>
          </w:rPr>
          <w:delText>: Medium</w:delText>
        </w:r>
      </w:del>
    </w:p>
    <w:p w14:paraId="114F001A" w14:textId="1BA904AE" w:rsidR="00BF190D" w:rsidRPr="00BF190D" w:rsidDel="009F036B" w:rsidRDefault="00000000">
      <w:pPr>
        <w:pStyle w:val="Heading3"/>
        <w:jc w:val="both"/>
        <w:rPr>
          <w:del w:id="5210" w:author="muhammad aldi oktavian" w:date="2026-05-16T02:35:00Z"/>
          <w:rFonts w:ascii="Times New Roman" w:cs="Times New Roman"/>
          <w:color w:val="000000"/>
          <w:rPrChange w:id="5211" w:author="ahmad sahrul" w:date="2026-04-27T19:41:00Z">
            <w:rPr>
              <w:del w:id="5212" w:author="muhammad aldi oktavian" w:date="2026-05-16T02:35:00Z"/>
            </w:rPr>
          </w:rPrChange>
        </w:rPr>
        <w:pPrChange w:id="5213" w:author="6781" w:date="2026-04-27T23:07:00Z">
          <w:pPr>
            <w:pStyle w:val="Heading3"/>
          </w:pPr>
        </w:pPrChange>
      </w:pPr>
      <w:bookmarkStart w:id="5214" w:name="_Toc228212160"/>
      <w:del w:id="5215" w:author="muhammad aldi oktavian" w:date="2026-05-16T02:35:00Z">
        <w:r w:rsidRPr="DD0E1AC5" w:rsidDel="009F036B">
          <w:rPr>
            <w:rFonts w:ascii="Times New Roman" w:cs="Times New Roman"/>
            <w:b w:val="0"/>
            <w:bCs w:val="0"/>
            <w:color w:val="000000"/>
            <w:rPrChange w:id="5216" w:author="ahmad sahrul" w:date="2026-04-27T19:41:00Z">
              <w:rPr>
                <w:b w:val="0"/>
                <w:bCs w:val="0"/>
              </w:rPr>
            </w:rPrChange>
          </w:rPr>
          <w:delText>4.5.2 Functional Requirements</w:delText>
        </w:r>
        <w:bookmarkEnd w:id="5214"/>
      </w:del>
    </w:p>
    <w:p w14:paraId="1EC39028" w14:textId="3E255656" w:rsidR="00BF190D" w:rsidRPr="00BF190D" w:rsidDel="009F036B" w:rsidRDefault="00BF190D">
      <w:pPr>
        <w:spacing w:before="60" w:after="60"/>
        <w:jc w:val="both"/>
        <w:rPr>
          <w:del w:id="5217" w:author="muhammad aldi oktavian" w:date="2026-05-16T02:35:00Z"/>
          <w:rFonts w:ascii="Times New Roman" w:cs="Times New Roman"/>
          <w:rPrChange w:id="5218" w:author="ahmad sahrul" w:date="2026-04-27T19:32:00Z">
            <w:rPr>
              <w:del w:id="5219" w:author="muhammad aldi oktavian" w:date="2026-05-16T02:35:00Z"/>
            </w:rPr>
          </w:rPrChange>
        </w:rPr>
        <w:pPrChange w:id="5220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:rsidDel="009F036B" w14:paraId="581AF07C" w14:textId="2BF2FA6C">
        <w:trPr>
          <w:del w:id="5221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1689" w14:textId="4A3232B7" w:rsidR="00BF190D" w:rsidRPr="00BF190D" w:rsidDel="009F036B" w:rsidRDefault="00000000">
            <w:pPr>
              <w:jc w:val="both"/>
              <w:rPr>
                <w:del w:id="5222" w:author="muhammad aldi oktavian" w:date="2026-05-16T02:35:00Z"/>
                <w:rFonts w:ascii="Times New Roman" w:cs="Times New Roman"/>
                <w:rPrChange w:id="5223" w:author="ahmad sahrul" w:date="2026-04-27T19:32:00Z">
                  <w:rPr>
                    <w:del w:id="5224" w:author="muhammad aldi oktavian" w:date="2026-05-16T02:35:00Z"/>
                  </w:rPr>
                </w:rPrChange>
              </w:rPr>
              <w:pPrChange w:id="5225" w:author="6781" w:date="2026-04-27T23:07:00Z">
                <w:pPr/>
              </w:pPrChange>
            </w:pPr>
            <w:del w:id="5226" w:author="muhammad aldi oktavian" w:date="2026-05-16T02:35:00Z">
              <w:r w:rsidRPr="280ED664" w:rsidDel="009F036B">
                <w:rPr>
                  <w:rFonts w:ascii="Times New Roman" w:cs="Times New Roman"/>
                  <w:b/>
                  <w:bCs/>
                  <w:color w:val="FFFFFF"/>
                  <w:sz w:val="20"/>
                  <w:szCs w:val="20"/>
                  <w:rPrChange w:id="5227" w:author="ahmad sahrul" w:date="2026-04-27T19:32:00Z">
                    <w:rPr>
                      <w:b/>
                      <w:bCs/>
                      <w:color w:val="FFFFFF"/>
                      <w:sz w:val="20"/>
                      <w:szCs w:val="20"/>
                    </w:rPr>
                  </w:rPrChange>
                </w:rPr>
                <w:delText>ID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74F7" w14:textId="132C778C" w:rsidR="00BF190D" w:rsidRPr="00BF190D" w:rsidDel="009F036B" w:rsidRDefault="00000000">
            <w:pPr>
              <w:jc w:val="both"/>
              <w:rPr>
                <w:del w:id="5228" w:author="muhammad aldi oktavian" w:date="2026-05-16T02:35:00Z"/>
                <w:rFonts w:ascii="Times New Roman" w:cs="Times New Roman"/>
                <w:rPrChange w:id="5229" w:author="ahmad sahrul" w:date="2026-04-27T19:32:00Z">
                  <w:rPr>
                    <w:del w:id="5230" w:author="muhammad aldi oktavian" w:date="2026-05-16T02:35:00Z"/>
                  </w:rPr>
                </w:rPrChange>
              </w:rPr>
              <w:pPrChange w:id="5231" w:author="6781" w:date="2026-04-27T23:07:00Z">
                <w:pPr/>
              </w:pPrChange>
            </w:pPr>
            <w:del w:id="5232" w:author="muhammad aldi oktavian" w:date="2026-05-16T02:35:00Z">
              <w:r w:rsidRPr="E4E0F09D" w:rsidDel="009F036B">
                <w:rPr>
                  <w:rFonts w:ascii="Times New Roman" w:cs="Times New Roman"/>
                  <w:b/>
                  <w:bCs/>
                  <w:color w:val="FFFFFF"/>
                  <w:sz w:val="20"/>
                  <w:szCs w:val="20"/>
                  <w:rPrChange w:id="5233" w:author="ahmad sahrul" w:date="2026-04-27T19:32:00Z">
                    <w:rPr>
                      <w:b/>
                      <w:bCs/>
                      <w:color w:val="FFFFFF"/>
                      <w:sz w:val="20"/>
                      <w:szCs w:val="20"/>
                    </w:rPr>
                  </w:rPrChange>
                </w:rPr>
                <w:delText>Requirement</w:delText>
              </w:r>
            </w:del>
          </w:p>
        </w:tc>
      </w:tr>
      <w:tr w:rsidR="00BF190D" w:rsidDel="009F036B" w14:paraId="5B4CE538" w14:textId="4345B50D">
        <w:trPr>
          <w:del w:id="5234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AD33" w14:textId="2D2506C4" w:rsidR="00BF190D" w:rsidRPr="00BF190D" w:rsidDel="009F036B" w:rsidRDefault="00000000">
            <w:pPr>
              <w:jc w:val="both"/>
              <w:rPr>
                <w:del w:id="5235" w:author="muhammad aldi oktavian" w:date="2026-05-16T02:35:00Z"/>
                <w:rFonts w:ascii="Times New Roman" w:cs="Times New Roman"/>
                <w:rPrChange w:id="5236" w:author="ahmad sahrul" w:date="2026-04-27T19:32:00Z">
                  <w:rPr>
                    <w:del w:id="5237" w:author="muhammad aldi oktavian" w:date="2026-05-16T02:35:00Z"/>
                  </w:rPr>
                </w:rPrChange>
              </w:rPr>
              <w:pPrChange w:id="5238" w:author="6781" w:date="2026-04-27T23:07:00Z">
                <w:pPr/>
              </w:pPrChange>
            </w:pPr>
            <w:del w:id="5239" w:author="muhammad aldi oktavian" w:date="2026-05-16T02:35:00Z">
              <w:r w:rsidRPr="5B016B6A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240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REQ-SUP-01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4370" w14:textId="730288C4" w:rsidR="00BF190D" w:rsidRPr="00BF190D" w:rsidDel="009F036B" w:rsidRDefault="00000000">
            <w:pPr>
              <w:jc w:val="both"/>
              <w:rPr>
                <w:del w:id="5241" w:author="muhammad aldi oktavian" w:date="2026-05-16T02:35:00Z"/>
                <w:rFonts w:ascii="Times New Roman" w:cs="Times New Roman"/>
                <w:rPrChange w:id="5242" w:author="ahmad sahrul" w:date="2026-04-27T19:32:00Z">
                  <w:rPr>
                    <w:del w:id="5243" w:author="muhammad aldi oktavian" w:date="2026-05-16T02:35:00Z"/>
                  </w:rPr>
                </w:rPrChange>
              </w:rPr>
              <w:pPrChange w:id="5244" w:author="6781" w:date="2026-04-27T23:07:00Z">
                <w:pPr/>
              </w:pPrChange>
            </w:pPr>
            <w:del w:id="5245" w:author="muhammad aldi oktavian" w:date="2026-05-16T02:35:00Z">
              <w:r w:rsidRPr="2186AF6A" w:rsidDel="009F036B">
                <w:rPr>
                  <w:rFonts w:ascii="Times New Roman" w:cs="Times New Roman"/>
                  <w:sz w:val="20"/>
                  <w:szCs w:val="20"/>
                  <w:rPrChange w:id="524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EE102E5E" w:rsidDel="009F036B">
                <w:rPr>
                  <w:rFonts w:ascii="Times New Roman" w:cs="Times New Roman"/>
                  <w:sz w:val="20"/>
                  <w:szCs w:val="20"/>
                  <w:rPrChange w:id="524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D8055247" w:rsidDel="009F036B">
                <w:rPr>
                  <w:rFonts w:ascii="Times New Roman" w:cs="Times New Roman"/>
                  <w:sz w:val="20"/>
                  <w:szCs w:val="20"/>
                  <w:rPrChange w:id="524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ECCE5C91" w:rsidDel="009F036B">
                <w:rPr>
                  <w:rFonts w:ascii="Times New Roman" w:cs="Times New Roman"/>
                  <w:sz w:val="20"/>
                  <w:szCs w:val="20"/>
                  <w:rPrChange w:id="524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856A406B" w:rsidDel="009F036B">
                <w:rPr>
                  <w:rFonts w:ascii="Times New Roman" w:cs="Times New Roman"/>
                  <w:sz w:val="20"/>
                  <w:szCs w:val="20"/>
                  <w:rPrChange w:id="525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menyimpan</w:delText>
              </w:r>
              <w:r w:rsidRPr="E9321445" w:rsidDel="009F036B">
                <w:rPr>
                  <w:rFonts w:ascii="Times New Roman" w:cs="Times New Roman"/>
                  <w:sz w:val="20"/>
                  <w:szCs w:val="20"/>
                  <w:rPrChange w:id="525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data supplier </w:delText>
              </w:r>
              <w:r w:rsidRPr="7AD30FFE" w:rsidDel="009F036B">
                <w:rPr>
                  <w:rFonts w:ascii="Times New Roman" w:cs="Times New Roman"/>
                  <w:sz w:val="20"/>
                  <w:szCs w:val="20"/>
                  <w:rPrChange w:id="525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dengan</w:delText>
              </w:r>
              <w:r w:rsidRPr="49BB2F1E" w:rsidDel="009F036B">
                <w:rPr>
                  <w:rFonts w:ascii="Times New Roman" w:cs="Times New Roman"/>
                  <w:sz w:val="20"/>
                  <w:szCs w:val="20"/>
                  <w:rPrChange w:id="525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73A1C983" w:rsidDel="009F036B">
                <w:rPr>
                  <w:rFonts w:ascii="Times New Roman" w:cs="Times New Roman"/>
                  <w:sz w:val="20"/>
                  <w:szCs w:val="20"/>
                  <w:rPrChange w:id="525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atribut</w:delText>
              </w:r>
              <w:r w:rsidRPr="B4AD99FE" w:rsidDel="009F036B">
                <w:rPr>
                  <w:rFonts w:ascii="Times New Roman" w:cs="Times New Roman"/>
                  <w:sz w:val="20"/>
                  <w:szCs w:val="20"/>
                  <w:rPrChange w:id="525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: nama, </w:delText>
              </w:r>
              <w:r w:rsidRPr="18EC8CD3" w:rsidDel="009F036B">
                <w:rPr>
                  <w:rFonts w:ascii="Times New Roman" w:cs="Times New Roman"/>
                  <w:sz w:val="20"/>
                  <w:szCs w:val="20"/>
                  <w:rPrChange w:id="525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tipe</w:delText>
              </w:r>
              <w:r w:rsidRPr="CA24F27A" w:rsidDel="009F036B">
                <w:rPr>
                  <w:rFonts w:ascii="Times New Roman" w:cs="Times New Roman"/>
                  <w:sz w:val="20"/>
                  <w:szCs w:val="20"/>
                  <w:rPrChange w:id="525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(</w:delText>
              </w:r>
              <w:r w:rsidRPr="6E95BD42" w:rsidDel="009F036B">
                <w:rPr>
                  <w:rFonts w:ascii="Times New Roman" w:cs="Times New Roman"/>
                  <w:sz w:val="20"/>
                  <w:szCs w:val="20"/>
                  <w:rPrChange w:id="525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prinsipal</w:delText>
              </w:r>
              <w:r w:rsidRPr="DAF2EDA0" w:rsidDel="009F036B">
                <w:rPr>
                  <w:rFonts w:ascii="Times New Roman" w:cs="Times New Roman"/>
                  <w:sz w:val="20"/>
                  <w:szCs w:val="20"/>
                  <w:rPrChange w:id="525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/</w:delText>
              </w:r>
              <w:r w:rsidRPr="752BDE31" w:rsidDel="009F036B">
                <w:rPr>
                  <w:rFonts w:ascii="Times New Roman" w:cs="Times New Roman"/>
                  <w:sz w:val="20"/>
                  <w:szCs w:val="20"/>
                  <w:rPrChange w:id="526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agen</w:delText>
              </w:r>
              <w:r w:rsidRPr="3866FDFF" w:rsidDel="009F036B">
                <w:rPr>
                  <w:rFonts w:ascii="Times New Roman" w:cs="Times New Roman"/>
                  <w:sz w:val="20"/>
                  <w:szCs w:val="20"/>
                  <w:rPrChange w:id="526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), </w:delText>
              </w:r>
              <w:r w:rsidRPr="96F49166" w:rsidDel="009F036B">
                <w:rPr>
                  <w:rFonts w:ascii="Times New Roman" w:cs="Times New Roman"/>
                  <w:sz w:val="20"/>
                  <w:szCs w:val="20"/>
                  <w:rPrChange w:id="526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kontak</w:delText>
              </w:r>
              <w:r w:rsidRPr="3919F24E" w:rsidDel="009F036B">
                <w:rPr>
                  <w:rFonts w:ascii="Times New Roman" w:cs="Times New Roman"/>
                  <w:sz w:val="20"/>
                  <w:szCs w:val="20"/>
                  <w:rPrChange w:id="526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, dan </w:delText>
              </w:r>
              <w:r w:rsidRPr="185A4ACE" w:rsidDel="009F036B">
                <w:rPr>
                  <w:rFonts w:ascii="Times New Roman" w:cs="Times New Roman"/>
                  <w:sz w:val="20"/>
                  <w:szCs w:val="20"/>
                  <w:rPrChange w:id="526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alamat</w:delText>
              </w:r>
              <w:r w:rsidRPr="9FF05B26" w:rsidDel="009F036B">
                <w:rPr>
                  <w:rFonts w:ascii="Times New Roman" w:cs="Times New Roman"/>
                  <w:sz w:val="20"/>
                  <w:szCs w:val="20"/>
                  <w:rPrChange w:id="526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421BAC4A" w14:textId="435C8EFD">
        <w:trPr>
          <w:del w:id="5266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84C3" w14:textId="72C53A66" w:rsidR="00BF190D" w:rsidRPr="00BF190D" w:rsidDel="009F036B" w:rsidRDefault="00000000">
            <w:pPr>
              <w:jc w:val="both"/>
              <w:rPr>
                <w:del w:id="5267" w:author="muhammad aldi oktavian" w:date="2026-05-16T02:35:00Z"/>
                <w:rFonts w:ascii="Times New Roman" w:cs="Times New Roman"/>
                <w:rPrChange w:id="5268" w:author="ahmad sahrul" w:date="2026-04-27T19:32:00Z">
                  <w:rPr>
                    <w:del w:id="5269" w:author="muhammad aldi oktavian" w:date="2026-05-16T02:35:00Z"/>
                  </w:rPr>
                </w:rPrChange>
              </w:rPr>
              <w:pPrChange w:id="5270" w:author="6781" w:date="2026-04-27T23:07:00Z">
                <w:pPr/>
              </w:pPrChange>
            </w:pPr>
            <w:del w:id="5271" w:author="muhammad aldi oktavian" w:date="2026-05-16T02:35:00Z">
              <w:r w:rsidRPr="7E3BBDAB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272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REQ-SUP-02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0A7F" w14:textId="382D77E0" w:rsidR="00BF190D" w:rsidRPr="00BF190D" w:rsidDel="009F036B" w:rsidRDefault="00000000">
            <w:pPr>
              <w:jc w:val="both"/>
              <w:rPr>
                <w:del w:id="5273" w:author="muhammad aldi oktavian" w:date="2026-05-16T02:35:00Z"/>
                <w:rFonts w:ascii="Times New Roman" w:cs="Times New Roman"/>
                <w:rPrChange w:id="5274" w:author="ahmad sahrul" w:date="2026-04-27T19:32:00Z">
                  <w:rPr>
                    <w:del w:id="5275" w:author="muhammad aldi oktavian" w:date="2026-05-16T02:35:00Z"/>
                  </w:rPr>
                </w:rPrChange>
              </w:rPr>
              <w:pPrChange w:id="5276" w:author="6781" w:date="2026-04-27T23:07:00Z">
                <w:pPr/>
              </w:pPrChange>
            </w:pPr>
            <w:del w:id="5277" w:author="muhammad aldi oktavian" w:date="2026-05-16T02:35:00Z">
              <w:r w:rsidRPr="A35EC219" w:rsidDel="009F036B">
                <w:rPr>
                  <w:rFonts w:ascii="Times New Roman" w:cs="Times New Roman"/>
                  <w:sz w:val="20"/>
                  <w:szCs w:val="20"/>
                  <w:rPrChange w:id="527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22E7CAA6" w:rsidDel="009F036B">
                <w:rPr>
                  <w:rFonts w:ascii="Times New Roman" w:cs="Times New Roman"/>
                  <w:sz w:val="20"/>
                  <w:szCs w:val="20"/>
                  <w:rPrChange w:id="527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51E1F88C" w:rsidDel="009F036B">
                <w:rPr>
                  <w:rFonts w:ascii="Times New Roman" w:cs="Times New Roman"/>
                  <w:sz w:val="20"/>
                  <w:szCs w:val="20"/>
                  <w:rPrChange w:id="528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3A5697A2" w:rsidDel="009F036B">
                <w:rPr>
                  <w:rFonts w:ascii="Times New Roman" w:cs="Times New Roman"/>
                  <w:sz w:val="20"/>
                  <w:szCs w:val="20"/>
                  <w:rPrChange w:id="528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D744B86" w:rsidDel="009F036B">
                <w:rPr>
                  <w:rFonts w:ascii="Times New Roman" w:cs="Times New Roman"/>
                  <w:sz w:val="20"/>
                  <w:szCs w:val="20"/>
                  <w:rPrChange w:id="528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memungkinkan</w:delText>
              </w:r>
              <w:r w:rsidRPr="479A6957" w:rsidDel="009F036B">
                <w:rPr>
                  <w:rFonts w:ascii="Times New Roman" w:cs="Times New Roman"/>
                  <w:sz w:val="20"/>
                  <w:szCs w:val="20"/>
                  <w:rPrChange w:id="528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owner </w:delText>
              </w:r>
              <w:r w:rsidRPr="813F16EF" w:rsidDel="009F036B">
                <w:rPr>
                  <w:rFonts w:ascii="Times New Roman" w:cs="Times New Roman"/>
                  <w:sz w:val="20"/>
                  <w:szCs w:val="20"/>
                  <w:rPrChange w:id="528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membuat</w:delText>
              </w:r>
              <w:r w:rsidRPr="F704E07B" w:rsidDel="009F036B">
                <w:rPr>
                  <w:rFonts w:ascii="Times New Roman" w:cs="Times New Roman"/>
                  <w:sz w:val="20"/>
                  <w:szCs w:val="20"/>
                  <w:rPrChange w:id="528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Purchase Order (PO) </w:delText>
              </w:r>
              <w:r w:rsidRPr="FAD5EBB5" w:rsidDel="009F036B">
                <w:rPr>
                  <w:rFonts w:ascii="Times New Roman" w:cs="Times New Roman"/>
                  <w:sz w:val="20"/>
                  <w:szCs w:val="20"/>
                  <w:rPrChange w:id="528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kepada</w:delText>
              </w:r>
              <w:r w:rsidRPr="90E3EA5E" w:rsidDel="009F036B">
                <w:rPr>
                  <w:rFonts w:ascii="Times New Roman" w:cs="Times New Roman"/>
                  <w:sz w:val="20"/>
                  <w:szCs w:val="20"/>
                  <w:rPrChange w:id="528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supplier.</w:delText>
              </w:r>
            </w:del>
          </w:p>
        </w:tc>
      </w:tr>
      <w:tr w:rsidR="00BF190D" w:rsidDel="009F036B" w14:paraId="7B871675" w14:textId="32880DB4">
        <w:trPr>
          <w:del w:id="5288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59FE" w14:textId="2D0E6EF4" w:rsidR="00BF190D" w:rsidRPr="00BF190D" w:rsidDel="009F036B" w:rsidRDefault="00000000">
            <w:pPr>
              <w:jc w:val="both"/>
              <w:rPr>
                <w:del w:id="5289" w:author="muhammad aldi oktavian" w:date="2026-05-16T02:35:00Z"/>
                <w:rFonts w:ascii="Times New Roman" w:cs="Times New Roman"/>
                <w:rPrChange w:id="5290" w:author="ahmad sahrul" w:date="2026-04-27T19:32:00Z">
                  <w:rPr>
                    <w:del w:id="5291" w:author="muhammad aldi oktavian" w:date="2026-05-16T02:35:00Z"/>
                  </w:rPr>
                </w:rPrChange>
              </w:rPr>
              <w:pPrChange w:id="5292" w:author="6781" w:date="2026-04-27T23:07:00Z">
                <w:pPr/>
              </w:pPrChange>
            </w:pPr>
            <w:del w:id="5293" w:author="muhammad aldi oktavian" w:date="2026-05-16T02:35:00Z">
              <w:r w:rsidRPr="F33875DD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294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REQ-SUP-03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2736" w14:textId="01BC5EA8" w:rsidR="00BF190D" w:rsidRPr="00BF190D" w:rsidDel="009F036B" w:rsidRDefault="00000000">
            <w:pPr>
              <w:jc w:val="both"/>
              <w:rPr>
                <w:del w:id="5295" w:author="muhammad aldi oktavian" w:date="2026-05-16T02:35:00Z"/>
                <w:rFonts w:ascii="Times New Roman" w:cs="Times New Roman"/>
                <w:rPrChange w:id="5296" w:author="ahmad sahrul" w:date="2026-04-27T19:32:00Z">
                  <w:rPr>
                    <w:del w:id="5297" w:author="muhammad aldi oktavian" w:date="2026-05-16T02:35:00Z"/>
                  </w:rPr>
                </w:rPrChange>
              </w:rPr>
              <w:pPrChange w:id="5298" w:author="6781" w:date="2026-04-27T23:07:00Z">
                <w:pPr/>
              </w:pPrChange>
            </w:pPr>
            <w:del w:id="5299" w:author="muhammad aldi oktavian" w:date="2026-05-16T02:35:00Z">
              <w:r w:rsidRPr="771405E9" w:rsidDel="009F036B">
                <w:rPr>
                  <w:rFonts w:ascii="Times New Roman" w:cs="Times New Roman"/>
                  <w:sz w:val="20"/>
                  <w:szCs w:val="20"/>
                  <w:rPrChange w:id="530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CAA3D86A" w:rsidDel="009F036B">
                <w:rPr>
                  <w:rFonts w:ascii="Times New Roman" w:cs="Times New Roman"/>
                  <w:sz w:val="20"/>
                  <w:szCs w:val="20"/>
                  <w:rPrChange w:id="530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AF6F21CE" w:rsidDel="009F036B">
                <w:rPr>
                  <w:rFonts w:ascii="Times New Roman" w:cs="Times New Roman"/>
                  <w:sz w:val="20"/>
                  <w:szCs w:val="20"/>
                  <w:rPrChange w:id="530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9D2FCEB2" w:rsidDel="009F036B">
                <w:rPr>
                  <w:rFonts w:ascii="Times New Roman" w:cs="Times New Roman"/>
                  <w:sz w:val="20"/>
                  <w:szCs w:val="20"/>
                  <w:rPrChange w:id="530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EF9C43AB" w:rsidDel="009F036B">
                <w:rPr>
                  <w:rFonts w:ascii="Times New Roman" w:cs="Times New Roman"/>
                  <w:sz w:val="20"/>
                  <w:szCs w:val="20"/>
                  <w:rPrChange w:id="530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menyimpan</w:delText>
              </w:r>
              <w:r w:rsidRPr="D6ECE854" w:rsidDel="009F036B">
                <w:rPr>
                  <w:rFonts w:ascii="Times New Roman" w:cs="Times New Roman"/>
                  <w:sz w:val="20"/>
                  <w:szCs w:val="20"/>
                  <w:rPrChange w:id="530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detail PO: </w:delText>
              </w:r>
              <w:r w:rsidRPr="F1381FB2" w:rsidDel="009F036B">
                <w:rPr>
                  <w:rFonts w:ascii="Times New Roman" w:cs="Times New Roman"/>
                  <w:sz w:val="20"/>
                  <w:szCs w:val="20"/>
                  <w:rPrChange w:id="530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supplier_id</w:delText>
              </w:r>
              <w:r w:rsidRPr="302CE941" w:rsidDel="009F036B">
                <w:rPr>
                  <w:rFonts w:ascii="Times New Roman" w:cs="Times New Roman"/>
                  <w:sz w:val="20"/>
                  <w:szCs w:val="20"/>
                  <w:rPrChange w:id="530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Pr="8C5B8327" w:rsidDel="009F036B">
                <w:rPr>
                  <w:rFonts w:ascii="Times New Roman" w:cs="Times New Roman"/>
                  <w:sz w:val="20"/>
                  <w:szCs w:val="20"/>
                  <w:rPrChange w:id="530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tanggal</w:delText>
              </w:r>
              <w:r w:rsidRPr="DC4EC80B" w:rsidDel="009F036B">
                <w:rPr>
                  <w:rFonts w:ascii="Times New Roman" w:cs="Times New Roman"/>
                  <w:sz w:val="20"/>
                  <w:szCs w:val="20"/>
                  <w:rPrChange w:id="530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PO, daftar </w:delText>
              </w:r>
              <w:r w:rsidRPr="7601A838" w:rsidDel="009F036B">
                <w:rPr>
                  <w:rFonts w:ascii="Times New Roman" w:cs="Times New Roman"/>
                  <w:sz w:val="20"/>
                  <w:szCs w:val="20"/>
                  <w:rPrChange w:id="531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produk</w:delText>
              </w:r>
              <w:r w:rsidRPr="2BB90100" w:rsidDel="009F036B">
                <w:rPr>
                  <w:rFonts w:ascii="Times New Roman" w:cs="Times New Roman"/>
                  <w:sz w:val="20"/>
                  <w:szCs w:val="20"/>
                  <w:rPrChange w:id="531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, </w:delText>
              </w:r>
              <w:r w:rsidRPr="9EE3442D" w:rsidDel="009F036B">
                <w:rPr>
                  <w:rFonts w:ascii="Times New Roman" w:cs="Times New Roman"/>
                  <w:sz w:val="20"/>
                  <w:szCs w:val="20"/>
                  <w:rPrChange w:id="531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jumlah</w:delText>
              </w:r>
              <w:r w:rsidRPr="6830D05D" w:rsidDel="009F036B">
                <w:rPr>
                  <w:rFonts w:ascii="Times New Roman" w:cs="Times New Roman"/>
                  <w:sz w:val="20"/>
                  <w:szCs w:val="20"/>
                  <w:rPrChange w:id="531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, dan </w:delText>
              </w:r>
              <w:r w:rsidRPr="20D8D777" w:rsidDel="009F036B">
                <w:rPr>
                  <w:rFonts w:ascii="Times New Roman" w:cs="Times New Roman"/>
                  <w:sz w:val="20"/>
                  <w:szCs w:val="20"/>
                  <w:rPrChange w:id="531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harga</w:delText>
              </w:r>
              <w:r w:rsidRPr="AE330620" w:rsidDel="009F036B">
                <w:rPr>
                  <w:rFonts w:ascii="Times New Roman" w:cs="Times New Roman"/>
                  <w:sz w:val="20"/>
                  <w:szCs w:val="20"/>
                  <w:rPrChange w:id="531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8AA73A5" w:rsidDel="009F036B">
                <w:rPr>
                  <w:rFonts w:ascii="Times New Roman" w:cs="Times New Roman"/>
                  <w:sz w:val="20"/>
                  <w:szCs w:val="20"/>
                  <w:rPrChange w:id="531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beli</w:delText>
              </w:r>
              <w:r w:rsidRPr="9AD4FD37" w:rsidDel="009F036B">
                <w:rPr>
                  <w:rFonts w:ascii="Times New Roman" w:cs="Times New Roman"/>
                  <w:sz w:val="20"/>
                  <w:szCs w:val="20"/>
                  <w:rPrChange w:id="531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per unit.</w:delText>
              </w:r>
            </w:del>
          </w:p>
        </w:tc>
      </w:tr>
      <w:tr w:rsidR="00BF190D" w:rsidDel="009F036B" w14:paraId="36A7E168" w14:textId="5D7B5215">
        <w:trPr>
          <w:del w:id="5318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9087" w14:textId="2ED56F74" w:rsidR="00BF190D" w:rsidRPr="00BF190D" w:rsidDel="009F036B" w:rsidRDefault="00000000">
            <w:pPr>
              <w:jc w:val="both"/>
              <w:rPr>
                <w:del w:id="5319" w:author="muhammad aldi oktavian" w:date="2026-05-16T02:35:00Z"/>
                <w:rFonts w:ascii="Times New Roman" w:cs="Times New Roman"/>
                <w:rPrChange w:id="5320" w:author="ahmad sahrul" w:date="2026-04-27T19:32:00Z">
                  <w:rPr>
                    <w:del w:id="5321" w:author="muhammad aldi oktavian" w:date="2026-05-16T02:35:00Z"/>
                  </w:rPr>
                </w:rPrChange>
              </w:rPr>
              <w:pPrChange w:id="5322" w:author="6781" w:date="2026-04-27T23:07:00Z">
                <w:pPr/>
              </w:pPrChange>
            </w:pPr>
            <w:del w:id="5323" w:author="muhammad aldi oktavian" w:date="2026-05-16T02:35:00Z">
              <w:r w:rsidRPr="C0BE0926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324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REQ-SUP-04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2EA3" w14:textId="1990A7A0" w:rsidR="00BF190D" w:rsidRPr="00BF190D" w:rsidDel="009F036B" w:rsidRDefault="00000000">
            <w:pPr>
              <w:jc w:val="both"/>
              <w:rPr>
                <w:del w:id="5325" w:author="muhammad aldi oktavian" w:date="2026-05-16T02:35:00Z"/>
                <w:rFonts w:ascii="Times New Roman" w:cs="Times New Roman"/>
                <w:rPrChange w:id="5326" w:author="ahmad sahrul" w:date="2026-04-27T19:32:00Z">
                  <w:rPr>
                    <w:del w:id="5327" w:author="muhammad aldi oktavian" w:date="2026-05-16T02:35:00Z"/>
                  </w:rPr>
                </w:rPrChange>
              </w:rPr>
              <w:pPrChange w:id="5328" w:author="6781" w:date="2026-04-27T23:07:00Z">
                <w:pPr/>
              </w:pPrChange>
            </w:pPr>
            <w:del w:id="5329" w:author="muhammad aldi oktavian" w:date="2026-05-16T02:35:00Z">
              <w:r w:rsidRPr="C7A9B858" w:rsidDel="009F036B">
                <w:rPr>
                  <w:rFonts w:ascii="Times New Roman" w:cs="Times New Roman"/>
                  <w:sz w:val="20"/>
                  <w:szCs w:val="20"/>
                  <w:rPrChange w:id="533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998C4825" w:rsidDel="009F036B">
                <w:rPr>
                  <w:rFonts w:ascii="Times New Roman" w:cs="Times New Roman"/>
                  <w:sz w:val="20"/>
                  <w:szCs w:val="20"/>
                  <w:rPrChange w:id="533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DE3866B9" w:rsidDel="009F036B">
                <w:rPr>
                  <w:rFonts w:ascii="Times New Roman" w:cs="Times New Roman"/>
                  <w:sz w:val="20"/>
                  <w:szCs w:val="20"/>
                  <w:rPrChange w:id="533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2699BD39" w:rsidDel="009F036B">
                <w:rPr>
                  <w:rFonts w:ascii="Times New Roman" w:cs="Times New Roman"/>
                  <w:sz w:val="20"/>
                  <w:szCs w:val="20"/>
                  <w:rPrChange w:id="533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7E11B47" w:rsidDel="009F036B">
                <w:rPr>
                  <w:rFonts w:ascii="Times New Roman" w:cs="Times New Roman"/>
                  <w:sz w:val="20"/>
                  <w:szCs w:val="20"/>
                  <w:rPrChange w:id="533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mendukung</w:delText>
              </w:r>
              <w:r w:rsidRPr="A084C99B" w:rsidDel="009F036B">
                <w:rPr>
                  <w:rFonts w:ascii="Times New Roman" w:cs="Times New Roman"/>
                  <w:sz w:val="20"/>
                  <w:szCs w:val="20"/>
                  <w:rPrChange w:id="533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B7595CBC" w:rsidDel="009F036B">
                <w:rPr>
                  <w:rFonts w:ascii="Times New Roman" w:cs="Times New Roman"/>
                  <w:sz w:val="20"/>
                  <w:szCs w:val="20"/>
                  <w:rPrChange w:id="533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konfirmasi</w:delText>
              </w:r>
              <w:r w:rsidRPr="278B50EC" w:rsidDel="009F036B">
                <w:rPr>
                  <w:rFonts w:ascii="Times New Roman" w:cs="Times New Roman"/>
                  <w:sz w:val="20"/>
                  <w:szCs w:val="20"/>
                  <w:rPrChange w:id="533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79E5DC87" w:rsidDel="009F036B">
                <w:rPr>
                  <w:rFonts w:ascii="Times New Roman" w:cs="Times New Roman"/>
                  <w:sz w:val="20"/>
                  <w:szCs w:val="20"/>
                  <w:rPrChange w:id="533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penerimaan</w:delText>
              </w:r>
              <w:r w:rsidRPr="0A3175DB" w:rsidDel="009F036B">
                <w:rPr>
                  <w:rFonts w:ascii="Times New Roman" w:cs="Times New Roman"/>
                  <w:sz w:val="20"/>
                  <w:szCs w:val="20"/>
                  <w:rPrChange w:id="533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E6A5C9F" w:rsidDel="009F036B">
                <w:rPr>
                  <w:rFonts w:ascii="Times New Roman" w:cs="Times New Roman"/>
                  <w:sz w:val="20"/>
                  <w:szCs w:val="20"/>
                  <w:rPrChange w:id="534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barang</w:delText>
              </w:r>
              <w:r w:rsidRPr="DF973D80" w:rsidDel="009F036B">
                <w:rPr>
                  <w:rFonts w:ascii="Times New Roman" w:cs="Times New Roman"/>
                  <w:sz w:val="20"/>
                  <w:szCs w:val="20"/>
                  <w:rPrChange w:id="534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yang </w:delText>
              </w:r>
              <w:r w:rsidRPr="BD155C08" w:rsidDel="009F036B">
                <w:rPr>
                  <w:rFonts w:ascii="Times New Roman" w:cs="Times New Roman"/>
                  <w:sz w:val="20"/>
                  <w:szCs w:val="20"/>
                  <w:rPrChange w:id="534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secara</w:delText>
              </w:r>
              <w:r w:rsidRPr="3EB604EE" w:rsidDel="009F036B">
                <w:rPr>
                  <w:rFonts w:ascii="Times New Roman" w:cs="Times New Roman"/>
                  <w:sz w:val="20"/>
                  <w:szCs w:val="20"/>
                  <w:rPrChange w:id="534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A692AEF2" w:rsidDel="009F036B">
                <w:rPr>
                  <w:rFonts w:ascii="Times New Roman" w:cs="Times New Roman"/>
                  <w:sz w:val="20"/>
                  <w:szCs w:val="20"/>
                  <w:rPrChange w:id="534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otomatis</w:delText>
              </w:r>
              <w:r w:rsidRPr="6B49BD7E" w:rsidDel="009F036B">
                <w:rPr>
                  <w:rFonts w:ascii="Times New Roman" w:cs="Times New Roman"/>
                  <w:sz w:val="20"/>
                  <w:szCs w:val="20"/>
                  <w:rPrChange w:id="534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3A982DF" w:rsidDel="009F036B">
                <w:rPr>
                  <w:rFonts w:ascii="Times New Roman" w:cs="Times New Roman"/>
                  <w:sz w:val="20"/>
                  <w:szCs w:val="20"/>
                  <w:rPrChange w:id="534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menambah</w:delText>
              </w:r>
              <w:r w:rsidRPr="CF513E5C" w:rsidDel="009F036B">
                <w:rPr>
                  <w:rFonts w:ascii="Times New Roman" w:cs="Times New Roman"/>
                  <w:sz w:val="20"/>
                  <w:szCs w:val="20"/>
                  <w:rPrChange w:id="534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33013C3A" w:rsidDel="009F036B">
                <w:rPr>
                  <w:rFonts w:ascii="Times New Roman" w:cs="Times New Roman"/>
                  <w:sz w:val="20"/>
                  <w:szCs w:val="20"/>
                  <w:rPrChange w:id="534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stok</w:delText>
              </w:r>
              <w:r w:rsidRPr="37BB7E58" w:rsidDel="009F036B">
                <w:rPr>
                  <w:rFonts w:ascii="Times New Roman" w:cs="Times New Roman"/>
                  <w:sz w:val="20"/>
                  <w:szCs w:val="20"/>
                  <w:rPrChange w:id="534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C346A39" w:rsidDel="009F036B">
                <w:rPr>
                  <w:rFonts w:ascii="Times New Roman" w:cs="Times New Roman"/>
                  <w:sz w:val="20"/>
                  <w:szCs w:val="20"/>
                  <w:rPrChange w:id="535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produk</w:delText>
              </w:r>
              <w:r w:rsidRPr="08F24712" w:rsidDel="009F036B">
                <w:rPr>
                  <w:rFonts w:ascii="Times New Roman" w:cs="Times New Roman"/>
                  <w:sz w:val="20"/>
                  <w:szCs w:val="20"/>
                  <w:rPrChange w:id="535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AA98F08" w:rsidDel="009F036B">
                <w:rPr>
                  <w:rFonts w:ascii="Times New Roman" w:cs="Times New Roman"/>
                  <w:sz w:val="20"/>
                  <w:szCs w:val="20"/>
                  <w:rPrChange w:id="535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terkait</w:delText>
              </w:r>
              <w:r w:rsidRPr="7C597AF2" w:rsidDel="009F036B">
                <w:rPr>
                  <w:rFonts w:ascii="Times New Roman" w:cs="Times New Roman"/>
                  <w:sz w:val="20"/>
                  <w:szCs w:val="20"/>
                  <w:rPrChange w:id="535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1EB2820E" w14:textId="6BAB7B0B">
        <w:trPr>
          <w:del w:id="5354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237A" w14:textId="6F0ED34C" w:rsidR="00BF190D" w:rsidRPr="00BF190D" w:rsidDel="009F036B" w:rsidRDefault="00000000">
            <w:pPr>
              <w:jc w:val="both"/>
              <w:rPr>
                <w:del w:id="5355" w:author="muhammad aldi oktavian" w:date="2026-05-16T02:35:00Z"/>
                <w:rFonts w:ascii="Times New Roman" w:cs="Times New Roman"/>
                <w:rPrChange w:id="5356" w:author="ahmad sahrul" w:date="2026-04-27T19:32:00Z">
                  <w:rPr>
                    <w:del w:id="5357" w:author="muhammad aldi oktavian" w:date="2026-05-16T02:35:00Z"/>
                  </w:rPr>
                </w:rPrChange>
              </w:rPr>
              <w:pPrChange w:id="5358" w:author="6781" w:date="2026-04-27T23:07:00Z">
                <w:pPr/>
              </w:pPrChange>
            </w:pPr>
            <w:del w:id="5359" w:author="muhammad aldi oktavian" w:date="2026-05-16T02:35:00Z">
              <w:r w:rsidRPr="773A698C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360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REQ-SUP-05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F136" w14:textId="6F6E0B11" w:rsidR="00BF190D" w:rsidRPr="00BF190D" w:rsidDel="009F036B" w:rsidRDefault="00000000">
            <w:pPr>
              <w:jc w:val="both"/>
              <w:rPr>
                <w:del w:id="5361" w:author="muhammad aldi oktavian" w:date="2026-05-16T02:35:00Z"/>
                <w:rFonts w:ascii="Times New Roman" w:cs="Times New Roman"/>
                <w:rPrChange w:id="5362" w:author="ahmad sahrul" w:date="2026-04-27T19:32:00Z">
                  <w:rPr>
                    <w:del w:id="5363" w:author="muhammad aldi oktavian" w:date="2026-05-16T02:35:00Z"/>
                  </w:rPr>
                </w:rPrChange>
              </w:rPr>
              <w:pPrChange w:id="5364" w:author="6781" w:date="2026-04-27T23:07:00Z">
                <w:pPr/>
              </w:pPrChange>
            </w:pPr>
            <w:del w:id="5365" w:author="muhammad aldi oktavian" w:date="2026-05-16T02:35:00Z">
              <w:r w:rsidRPr="65F17A64" w:rsidDel="009F036B">
                <w:rPr>
                  <w:rFonts w:ascii="Times New Roman" w:cs="Times New Roman"/>
                  <w:sz w:val="20"/>
                  <w:szCs w:val="20"/>
                  <w:rPrChange w:id="536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B89B0C10" w:rsidDel="009F036B">
                <w:rPr>
                  <w:rFonts w:ascii="Times New Roman" w:cs="Times New Roman"/>
                  <w:sz w:val="20"/>
                  <w:szCs w:val="20"/>
                  <w:rPrChange w:id="536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6310BC2F" w:rsidDel="009F036B">
                <w:rPr>
                  <w:rFonts w:ascii="Times New Roman" w:cs="Times New Roman"/>
                  <w:sz w:val="20"/>
                  <w:szCs w:val="20"/>
                  <w:rPrChange w:id="536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D8A556D4" w:rsidDel="009F036B">
                <w:rPr>
                  <w:rFonts w:ascii="Times New Roman" w:cs="Times New Roman"/>
                  <w:sz w:val="20"/>
                  <w:szCs w:val="20"/>
                  <w:rPrChange w:id="536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7B4136FE" w:rsidDel="009F036B">
                <w:rPr>
                  <w:rFonts w:ascii="Times New Roman" w:cs="Times New Roman"/>
                  <w:sz w:val="20"/>
                  <w:szCs w:val="20"/>
                  <w:rPrChange w:id="537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menampilkan</w:delText>
              </w:r>
              <w:r w:rsidRPr="383C7D6E" w:rsidDel="009F036B">
                <w:rPr>
                  <w:rFonts w:ascii="Times New Roman" w:cs="Times New Roman"/>
                  <w:sz w:val="20"/>
                  <w:szCs w:val="20"/>
                  <w:rPrChange w:id="537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A5F49F6" w:rsidDel="009F036B">
                <w:rPr>
                  <w:rFonts w:ascii="Times New Roman" w:cs="Times New Roman"/>
                  <w:sz w:val="20"/>
                  <w:szCs w:val="20"/>
                  <w:rPrChange w:id="537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riwayat</w:delText>
              </w:r>
              <w:r w:rsidRPr="FC648F53" w:rsidDel="009F036B">
                <w:rPr>
                  <w:rFonts w:ascii="Times New Roman" w:cs="Times New Roman"/>
                  <w:sz w:val="20"/>
                  <w:szCs w:val="20"/>
                  <w:rPrChange w:id="537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FAA2718B" w:rsidDel="009F036B">
                <w:rPr>
                  <w:rFonts w:ascii="Times New Roman" w:cs="Times New Roman"/>
                  <w:sz w:val="20"/>
                  <w:szCs w:val="20"/>
                  <w:rPrChange w:id="537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pembelian</w:delText>
              </w:r>
              <w:r w:rsidRPr="95549DB6" w:rsidDel="009F036B">
                <w:rPr>
                  <w:rFonts w:ascii="Times New Roman" w:cs="Times New Roman"/>
                  <w:sz w:val="20"/>
                  <w:szCs w:val="20"/>
                  <w:rPrChange w:id="537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DE7A151" w:rsidDel="009F036B">
                <w:rPr>
                  <w:rFonts w:ascii="Times New Roman" w:cs="Times New Roman"/>
                  <w:sz w:val="20"/>
                  <w:szCs w:val="20"/>
                  <w:rPrChange w:id="537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dari</w:delText>
              </w:r>
              <w:r w:rsidRPr="E184693F" w:rsidDel="009F036B">
                <w:rPr>
                  <w:rFonts w:ascii="Times New Roman" w:cs="Times New Roman"/>
                  <w:sz w:val="20"/>
                  <w:szCs w:val="20"/>
                  <w:rPrChange w:id="537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supplier </w:delText>
              </w:r>
              <w:r w:rsidRPr="D94E74DA" w:rsidDel="009F036B">
                <w:rPr>
                  <w:rFonts w:ascii="Times New Roman" w:cs="Times New Roman"/>
                  <w:sz w:val="20"/>
                  <w:szCs w:val="20"/>
                  <w:rPrChange w:id="537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beserta</w:delText>
              </w:r>
              <w:r w:rsidRPr="957DB495" w:rsidDel="009F036B">
                <w:rPr>
                  <w:rFonts w:ascii="Times New Roman" w:cs="Times New Roman"/>
                  <w:sz w:val="20"/>
                  <w:szCs w:val="20"/>
                  <w:rPrChange w:id="537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total </w:delText>
              </w:r>
              <w:r w:rsidRPr="9896ED49" w:rsidDel="009F036B">
                <w:rPr>
                  <w:rFonts w:ascii="Times New Roman" w:cs="Times New Roman"/>
                  <w:sz w:val="20"/>
                  <w:szCs w:val="20"/>
                  <w:rPrChange w:id="538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nilai</w:delText>
              </w:r>
              <w:r w:rsidRPr="103C8443" w:rsidDel="009F036B">
                <w:rPr>
                  <w:rFonts w:ascii="Times New Roman" w:cs="Times New Roman"/>
                  <w:sz w:val="20"/>
                  <w:szCs w:val="20"/>
                  <w:rPrChange w:id="538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BB57CD79" w:rsidDel="009F036B">
                <w:rPr>
                  <w:rFonts w:ascii="Times New Roman" w:cs="Times New Roman"/>
                  <w:sz w:val="20"/>
                  <w:szCs w:val="20"/>
                  <w:rPrChange w:id="538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pembelian</w:delText>
              </w:r>
              <w:r w:rsidRPr="B2545BC6" w:rsidDel="009F036B">
                <w:rPr>
                  <w:rFonts w:ascii="Times New Roman" w:cs="Times New Roman"/>
                  <w:sz w:val="20"/>
                  <w:szCs w:val="20"/>
                  <w:rPrChange w:id="538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  <w:tr w:rsidR="00BF190D" w:rsidDel="009F036B" w14:paraId="3733259E" w14:textId="02AC5FBB">
        <w:trPr>
          <w:del w:id="5384" w:author="muhammad aldi oktavian" w:date="2026-05-16T02:35:00Z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9F8" w14:textId="7FD74CD0" w:rsidR="00BF190D" w:rsidRPr="00BF190D" w:rsidDel="009F036B" w:rsidRDefault="00000000">
            <w:pPr>
              <w:jc w:val="both"/>
              <w:rPr>
                <w:del w:id="5385" w:author="muhammad aldi oktavian" w:date="2026-05-16T02:35:00Z"/>
                <w:rFonts w:ascii="Times New Roman" w:cs="Times New Roman"/>
                <w:rPrChange w:id="5386" w:author="ahmad sahrul" w:date="2026-04-27T19:32:00Z">
                  <w:rPr>
                    <w:del w:id="5387" w:author="muhammad aldi oktavian" w:date="2026-05-16T02:35:00Z"/>
                  </w:rPr>
                </w:rPrChange>
              </w:rPr>
              <w:pPrChange w:id="5388" w:author="6781" w:date="2026-04-27T23:07:00Z">
                <w:pPr/>
              </w:pPrChange>
            </w:pPr>
            <w:del w:id="5389" w:author="muhammad aldi oktavian" w:date="2026-05-16T02:35:00Z">
              <w:r w:rsidRPr="7BA4C0C8" w:rsidDel="009F036B">
                <w:rPr>
                  <w:rFonts w:ascii="Times New Roman" w:cs="Times New Roman"/>
                  <w:b/>
                  <w:bCs/>
                  <w:sz w:val="20"/>
                  <w:szCs w:val="20"/>
                  <w:rPrChange w:id="5390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REQ-SUP-06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127E" w14:textId="3B8F473A" w:rsidR="00BF190D" w:rsidRPr="00BF190D" w:rsidDel="009F036B" w:rsidRDefault="00000000">
            <w:pPr>
              <w:jc w:val="both"/>
              <w:rPr>
                <w:del w:id="5391" w:author="muhammad aldi oktavian" w:date="2026-05-16T02:35:00Z"/>
                <w:rFonts w:ascii="Times New Roman" w:cs="Times New Roman"/>
                <w:rPrChange w:id="5392" w:author="ahmad sahrul" w:date="2026-04-27T19:32:00Z">
                  <w:rPr>
                    <w:del w:id="5393" w:author="muhammad aldi oktavian" w:date="2026-05-16T02:35:00Z"/>
                  </w:rPr>
                </w:rPrChange>
              </w:rPr>
              <w:pPrChange w:id="5394" w:author="6781" w:date="2026-04-27T23:07:00Z">
                <w:pPr/>
              </w:pPrChange>
            </w:pPr>
            <w:del w:id="5395" w:author="muhammad aldi oktavian" w:date="2026-05-16T02:35:00Z">
              <w:r w:rsidRPr="276F48C9" w:rsidDel="009F036B">
                <w:rPr>
                  <w:rFonts w:ascii="Times New Roman" w:cs="Times New Roman"/>
                  <w:sz w:val="20"/>
                  <w:szCs w:val="20"/>
                  <w:rPrChange w:id="539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Sistem</w:delText>
              </w:r>
              <w:r w:rsidRPr="7E23DCD6" w:rsidDel="009F036B">
                <w:rPr>
                  <w:rFonts w:ascii="Times New Roman" w:cs="Times New Roman"/>
                  <w:sz w:val="20"/>
                  <w:szCs w:val="20"/>
                  <w:rPrChange w:id="539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DB802CE" w:rsidDel="009F036B">
                <w:rPr>
                  <w:rFonts w:ascii="Times New Roman" w:cs="Times New Roman"/>
                  <w:sz w:val="20"/>
                  <w:szCs w:val="20"/>
                  <w:rPrChange w:id="539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harus</w:delText>
              </w:r>
              <w:r w:rsidRPr="0605161D" w:rsidDel="009F036B">
                <w:rPr>
                  <w:rFonts w:ascii="Times New Roman" w:cs="Times New Roman"/>
                  <w:sz w:val="20"/>
                  <w:szCs w:val="20"/>
                  <w:rPrChange w:id="539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2A9D7DD2" w:rsidDel="009F036B">
                <w:rPr>
                  <w:rFonts w:ascii="Times New Roman" w:cs="Times New Roman"/>
                  <w:sz w:val="20"/>
                  <w:szCs w:val="20"/>
                  <w:rPrChange w:id="540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memungkinkan</w:delText>
              </w:r>
              <w:r w:rsidRPr="E097E747" w:rsidDel="009F036B">
                <w:rPr>
                  <w:rFonts w:ascii="Times New Roman" w:cs="Times New Roman"/>
                  <w:sz w:val="20"/>
                  <w:szCs w:val="20"/>
                  <w:rPrChange w:id="540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owner </w:delText>
              </w:r>
              <w:r w:rsidRPr="623FCDFF" w:rsidDel="009F036B">
                <w:rPr>
                  <w:rFonts w:ascii="Times New Roman" w:cs="Times New Roman"/>
                  <w:sz w:val="20"/>
                  <w:szCs w:val="20"/>
                  <w:rPrChange w:id="5402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memfilter</w:delText>
              </w:r>
              <w:r w:rsidRPr="C950C97C" w:rsidDel="009F036B">
                <w:rPr>
                  <w:rFonts w:ascii="Times New Roman" w:cs="Times New Roman"/>
                  <w:sz w:val="20"/>
                  <w:szCs w:val="20"/>
                  <w:rPrChange w:id="5403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92221604" w:rsidDel="009F036B">
                <w:rPr>
                  <w:rFonts w:ascii="Times New Roman" w:cs="Times New Roman"/>
                  <w:sz w:val="20"/>
                  <w:szCs w:val="20"/>
                  <w:rPrChange w:id="5404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riwayat</w:delText>
              </w:r>
              <w:r w:rsidRPr="0DA26E14" w:rsidDel="009F036B">
                <w:rPr>
                  <w:rFonts w:ascii="Times New Roman" w:cs="Times New Roman"/>
                  <w:sz w:val="20"/>
                  <w:szCs w:val="20"/>
                  <w:rPrChange w:id="5405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PO </w:delText>
              </w:r>
              <w:r w:rsidRPr="CED50F01" w:rsidDel="009F036B">
                <w:rPr>
                  <w:rFonts w:ascii="Times New Roman" w:cs="Times New Roman"/>
                  <w:sz w:val="20"/>
                  <w:szCs w:val="20"/>
                  <w:rPrChange w:id="5406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berdasarkan</w:delText>
              </w:r>
              <w:r w:rsidRPr="62EBF629" w:rsidDel="009F036B">
                <w:rPr>
                  <w:rFonts w:ascii="Times New Roman" w:cs="Times New Roman"/>
                  <w:sz w:val="20"/>
                  <w:szCs w:val="20"/>
                  <w:rPrChange w:id="5407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supplier dan </w:delText>
              </w:r>
              <w:r w:rsidRPr="546420DE" w:rsidDel="009F036B">
                <w:rPr>
                  <w:rFonts w:ascii="Times New Roman" w:cs="Times New Roman"/>
                  <w:sz w:val="20"/>
                  <w:szCs w:val="20"/>
                  <w:rPrChange w:id="5408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rentang</w:delText>
              </w:r>
              <w:r w:rsidRPr="7A156328" w:rsidDel="009F036B">
                <w:rPr>
                  <w:rFonts w:ascii="Times New Roman" w:cs="Times New Roman"/>
                  <w:sz w:val="20"/>
                  <w:szCs w:val="20"/>
                  <w:rPrChange w:id="5409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1C13A60B" w:rsidDel="009F036B">
                <w:rPr>
                  <w:rFonts w:ascii="Times New Roman" w:cs="Times New Roman"/>
                  <w:sz w:val="20"/>
                  <w:szCs w:val="20"/>
                  <w:rPrChange w:id="5410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tanggal</w:delText>
              </w:r>
              <w:r w:rsidRPr="423B72C8" w:rsidDel="009F036B">
                <w:rPr>
                  <w:rFonts w:ascii="Times New Roman" w:cs="Times New Roman"/>
                  <w:sz w:val="20"/>
                  <w:szCs w:val="20"/>
                  <w:rPrChange w:id="5411" w:author="ahmad sahrul" w:date="2026-04-27T19:32:00Z">
                    <w:rPr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</w:tr>
    </w:tbl>
    <w:p w14:paraId="403700EE" w14:textId="29E12C60" w:rsidR="00BF190D" w:rsidRPr="00BF190D" w:rsidDel="009F036B" w:rsidRDefault="00BF190D">
      <w:pPr>
        <w:spacing w:before="60" w:after="60"/>
        <w:jc w:val="both"/>
        <w:rPr>
          <w:del w:id="5412" w:author="muhammad aldi oktavian" w:date="2026-05-16T02:35:00Z"/>
          <w:rFonts w:ascii="Times New Roman" w:cs="Times New Roman"/>
          <w:rPrChange w:id="5413" w:author="ahmad sahrul" w:date="2026-04-27T19:32:00Z">
            <w:rPr>
              <w:del w:id="5414" w:author="muhammad aldi oktavian" w:date="2026-05-16T02:35:00Z"/>
            </w:rPr>
          </w:rPrChange>
        </w:rPr>
        <w:pPrChange w:id="5415" w:author="6781" w:date="2026-04-27T23:07:00Z">
          <w:pPr>
            <w:spacing w:before="60" w:after="60"/>
          </w:pPr>
        </w:pPrChange>
      </w:pPr>
    </w:p>
    <w:p w14:paraId="192B7ED5" w14:textId="2FB92830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5416" w:author="ahmad sahrul" w:date="2026-04-27T19:41:00Z">
            <w:rPr/>
          </w:rPrChange>
        </w:rPr>
        <w:pPrChange w:id="5417" w:author="6781" w:date="2026-04-27T23:07:00Z">
          <w:pPr>
            <w:pStyle w:val="Heading2"/>
          </w:pPr>
        </w:pPrChange>
      </w:pPr>
      <w:bookmarkStart w:id="5418" w:name="_Toc228212161"/>
      <w:r w:rsidRPr="9FE386BA">
        <w:rPr>
          <w:rFonts w:ascii="Times New Roman" w:cs="Times New Roman"/>
          <w:color w:val="000000"/>
          <w:rPrChange w:id="5419" w:author="ahmad sahrul" w:date="2026-04-27T19:41:00Z">
            <w:rPr/>
          </w:rPrChange>
        </w:rPr>
        <w:t>4.</w:t>
      </w:r>
      <w:ins w:id="5420" w:author="muhammad aldi oktavian" w:date="2026-05-16T02:36:00Z">
        <w:r w:rsidR="009F036B">
          <w:rPr>
            <w:rFonts w:ascii="Times New Roman" w:cs="Times New Roman"/>
            <w:color w:val="000000"/>
          </w:rPr>
          <w:t>4</w:t>
        </w:r>
      </w:ins>
      <w:del w:id="5421" w:author="muhammad aldi oktavian" w:date="2026-05-16T02:36:00Z">
        <w:r w:rsidRPr="9FE386BA" w:rsidDel="009F036B">
          <w:rPr>
            <w:rFonts w:ascii="Times New Roman" w:cs="Times New Roman"/>
            <w:color w:val="000000"/>
            <w:rPrChange w:id="5422" w:author="ahmad sahrul" w:date="2026-04-27T19:41:00Z">
              <w:rPr/>
            </w:rPrChange>
          </w:rPr>
          <w:delText>6</w:delText>
        </w:r>
      </w:del>
      <w:r w:rsidRPr="9FE386BA">
        <w:rPr>
          <w:rFonts w:ascii="Times New Roman" w:cs="Times New Roman"/>
          <w:color w:val="000000"/>
          <w:rPrChange w:id="5423" w:author="ahmad sahrul" w:date="2026-04-27T19:41:00Z">
            <w:rPr/>
          </w:rPrChange>
        </w:rPr>
        <w:t xml:space="preserve"> Dashboard </w:t>
      </w:r>
      <w:r w:rsidRPr="184C4F96">
        <w:rPr>
          <w:rFonts w:ascii="Times New Roman" w:cs="Times New Roman"/>
          <w:color w:val="000000"/>
          <w:rPrChange w:id="5424" w:author="ahmad sahrul" w:date="2026-04-27T19:41:00Z">
            <w:rPr/>
          </w:rPrChange>
        </w:rPr>
        <w:t>Analitik</w:t>
      </w:r>
      <w:r w:rsidRPr="BB7101E3">
        <w:rPr>
          <w:rFonts w:ascii="Times New Roman" w:cs="Times New Roman"/>
          <w:color w:val="000000"/>
          <w:rPrChange w:id="5425" w:author="ahmad sahrul" w:date="2026-04-27T19:41:00Z">
            <w:rPr/>
          </w:rPrChange>
        </w:rPr>
        <w:t xml:space="preserve"> &amp; </w:t>
      </w:r>
      <w:r w:rsidRPr="2A4BC626">
        <w:rPr>
          <w:rFonts w:ascii="Times New Roman" w:cs="Times New Roman"/>
          <w:color w:val="000000"/>
          <w:rPrChange w:id="5426" w:author="ahmad sahrul" w:date="2026-04-27T19:41:00Z">
            <w:rPr/>
          </w:rPrChange>
        </w:rPr>
        <w:t>Laporan</w:t>
      </w:r>
      <w:r w:rsidRPr="83938125">
        <w:rPr>
          <w:rFonts w:ascii="Times New Roman" w:cs="Times New Roman"/>
          <w:color w:val="000000"/>
          <w:rPrChange w:id="5427" w:author="ahmad sahrul" w:date="2026-04-27T19:41:00Z">
            <w:rPr/>
          </w:rPrChange>
        </w:rPr>
        <w:t xml:space="preserve"> </w:t>
      </w:r>
      <w:r w:rsidRPr="A8536BF1">
        <w:rPr>
          <w:rFonts w:ascii="Times New Roman" w:cs="Times New Roman"/>
          <w:color w:val="000000"/>
          <w:rPrChange w:id="5428" w:author="ahmad sahrul" w:date="2026-04-27T19:41:00Z">
            <w:rPr/>
          </w:rPrChange>
        </w:rPr>
        <w:t>Penjualan</w:t>
      </w:r>
      <w:bookmarkEnd w:id="5418"/>
    </w:p>
    <w:p w14:paraId="34AD7916" w14:textId="461AE751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5429" w:author="ahmad sahrul" w:date="2026-04-27T19:41:00Z">
            <w:rPr/>
          </w:rPrChange>
        </w:rPr>
        <w:pPrChange w:id="5430" w:author="6781" w:date="2026-04-27T23:07:00Z">
          <w:pPr>
            <w:pStyle w:val="Heading3"/>
          </w:pPr>
        </w:pPrChange>
      </w:pPr>
      <w:bookmarkStart w:id="5431" w:name="_Toc228212162"/>
      <w:r w:rsidRPr="C7E19B2E">
        <w:rPr>
          <w:rFonts w:ascii="Times New Roman" w:cs="Times New Roman"/>
          <w:color w:val="000000"/>
          <w:rPrChange w:id="5432" w:author="ahmad sahrul" w:date="2026-04-27T19:41:00Z">
            <w:rPr/>
          </w:rPrChange>
        </w:rPr>
        <w:t>4.</w:t>
      </w:r>
      <w:ins w:id="5433" w:author="muhammad aldi oktavian" w:date="2026-05-16T02:36:00Z">
        <w:r w:rsidR="009F036B">
          <w:rPr>
            <w:rFonts w:ascii="Times New Roman" w:cs="Times New Roman"/>
            <w:color w:val="000000"/>
          </w:rPr>
          <w:t>4</w:t>
        </w:r>
      </w:ins>
      <w:del w:id="5434" w:author="muhammad aldi oktavian" w:date="2026-05-16T02:36:00Z">
        <w:r w:rsidRPr="C7E19B2E" w:rsidDel="009F036B">
          <w:rPr>
            <w:rFonts w:ascii="Times New Roman" w:cs="Times New Roman"/>
            <w:color w:val="000000"/>
            <w:rPrChange w:id="5435" w:author="ahmad sahrul" w:date="2026-04-27T19:41:00Z">
              <w:rPr/>
            </w:rPrChange>
          </w:rPr>
          <w:delText>6</w:delText>
        </w:r>
      </w:del>
      <w:r w:rsidRPr="C7E19B2E">
        <w:rPr>
          <w:rFonts w:ascii="Times New Roman" w:cs="Times New Roman"/>
          <w:color w:val="000000"/>
          <w:rPrChange w:id="5436" w:author="ahmad sahrul" w:date="2026-04-27T19:41:00Z">
            <w:rPr/>
          </w:rPrChange>
        </w:rPr>
        <w:t xml:space="preserve">.1 </w:t>
      </w:r>
      <w:r w:rsidRPr="27AF082E">
        <w:rPr>
          <w:rFonts w:ascii="Times New Roman" w:cs="Times New Roman"/>
          <w:color w:val="000000"/>
          <w:rPrChange w:id="5437" w:author="ahmad sahrul" w:date="2026-04-27T19:41:00Z">
            <w:rPr/>
          </w:rPrChange>
        </w:rPr>
        <w:t>Deskripsi</w:t>
      </w:r>
      <w:r w:rsidRPr="0752601D">
        <w:rPr>
          <w:rFonts w:ascii="Times New Roman" w:cs="Times New Roman"/>
          <w:color w:val="000000"/>
          <w:rPrChange w:id="5438" w:author="ahmad sahrul" w:date="2026-04-27T19:41:00Z">
            <w:rPr/>
          </w:rPrChange>
        </w:rPr>
        <w:t xml:space="preserve"> dan </w:t>
      </w:r>
      <w:r w:rsidRPr="CD52084D">
        <w:rPr>
          <w:rFonts w:ascii="Times New Roman" w:cs="Times New Roman"/>
          <w:color w:val="000000"/>
          <w:rPrChange w:id="5439" w:author="ahmad sahrul" w:date="2026-04-27T19:41:00Z">
            <w:rPr/>
          </w:rPrChange>
        </w:rPr>
        <w:t>Prioritas</w:t>
      </w:r>
      <w:bookmarkEnd w:id="5431"/>
    </w:p>
    <w:p w14:paraId="7E0B144F" w14:textId="7142289C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rPrChange w:id="5440" w:author="ahmad sahrul" w:date="2026-04-27T19:41:00Z">
            <w:rPr/>
          </w:rPrChange>
        </w:rPr>
        <w:pPrChange w:id="5441" w:author="6781" w:date="2026-04-27T23:07:00Z">
          <w:pPr>
            <w:spacing w:before="80"/>
          </w:pPr>
        </w:pPrChange>
      </w:pPr>
      <w:r w:rsidRPr="3C39891B">
        <w:rPr>
          <w:rFonts w:ascii="Times New Roman" w:cs="Times New Roman"/>
          <w:color w:val="000000"/>
          <w:rPrChange w:id="5442" w:author="ahmad sahrul" w:date="2026-04-27T19:41:00Z">
            <w:rPr/>
          </w:rPrChange>
        </w:rPr>
        <w:t xml:space="preserve">Fitur </w:t>
      </w:r>
      <w:r w:rsidRPr="527ABF44">
        <w:rPr>
          <w:rFonts w:ascii="Times New Roman" w:cs="Times New Roman"/>
          <w:color w:val="000000"/>
          <w:rPrChange w:id="5443" w:author="ahmad sahrul" w:date="2026-04-27T19:41:00Z">
            <w:rPr/>
          </w:rPrChange>
        </w:rPr>
        <w:t>ini</w:t>
      </w:r>
      <w:r w:rsidRPr="8A30CD38">
        <w:rPr>
          <w:rFonts w:ascii="Times New Roman" w:cs="Times New Roman"/>
          <w:color w:val="000000"/>
          <w:rPrChange w:id="5444" w:author="ahmad sahrul" w:date="2026-04-27T19:41:00Z">
            <w:rPr/>
          </w:rPrChange>
        </w:rPr>
        <w:t xml:space="preserve"> </w:t>
      </w:r>
      <w:r w:rsidRPr="E90E932B">
        <w:rPr>
          <w:rFonts w:ascii="Times New Roman" w:cs="Times New Roman"/>
          <w:color w:val="000000"/>
          <w:rPrChange w:id="5445" w:author="ahmad sahrul" w:date="2026-04-27T19:41:00Z">
            <w:rPr/>
          </w:rPrChange>
        </w:rPr>
        <w:t>menggantikan</w:t>
      </w:r>
      <w:r w:rsidRPr="3B8F2864">
        <w:rPr>
          <w:rFonts w:ascii="Times New Roman" w:cs="Times New Roman"/>
          <w:color w:val="000000"/>
          <w:rPrChange w:id="5446" w:author="ahmad sahrul" w:date="2026-04-27T19:41:00Z">
            <w:rPr/>
          </w:rPrChange>
        </w:rPr>
        <w:t xml:space="preserve"> </w:t>
      </w:r>
      <w:r w:rsidRPr="D5F4F5BE">
        <w:rPr>
          <w:rFonts w:ascii="Times New Roman" w:cs="Times New Roman"/>
          <w:color w:val="000000"/>
          <w:rPrChange w:id="5447" w:author="ahmad sahrul" w:date="2026-04-27T19:41:00Z">
            <w:rPr/>
          </w:rPrChange>
        </w:rPr>
        <w:t>laporan</w:t>
      </w:r>
      <w:r w:rsidRPr="B621A07E">
        <w:rPr>
          <w:rFonts w:ascii="Times New Roman" w:cs="Times New Roman"/>
          <w:color w:val="000000"/>
          <w:rPrChange w:id="5448" w:author="ahmad sahrul" w:date="2026-04-27T19:41:00Z">
            <w:rPr/>
          </w:rPrChange>
        </w:rPr>
        <w:t xml:space="preserve"> Excel manual (per 3 </w:t>
      </w:r>
      <w:r w:rsidRPr="9205995E">
        <w:rPr>
          <w:rFonts w:ascii="Times New Roman" w:cs="Times New Roman"/>
          <w:color w:val="000000"/>
          <w:rPrChange w:id="5449" w:author="ahmad sahrul" w:date="2026-04-27T19:41:00Z">
            <w:rPr/>
          </w:rPrChange>
        </w:rPr>
        <w:t>bulan</w:t>
      </w:r>
      <w:r w:rsidRPr="F9D3F7CE">
        <w:rPr>
          <w:rFonts w:ascii="Times New Roman" w:cs="Times New Roman"/>
          <w:color w:val="000000"/>
          <w:rPrChange w:id="5450" w:author="ahmad sahrul" w:date="2026-04-27T19:41:00Z">
            <w:rPr/>
          </w:rPrChange>
        </w:rPr>
        <w:t xml:space="preserve">) </w:t>
      </w:r>
      <w:r w:rsidRPr="3C404793">
        <w:rPr>
          <w:rFonts w:ascii="Times New Roman" w:cs="Times New Roman"/>
          <w:color w:val="000000"/>
          <w:rPrChange w:id="5451" w:author="ahmad sahrul" w:date="2026-04-27T19:41:00Z">
            <w:rPr/>
          </w:rPrChange>
        </w:rPr>
        <w:t>dengan</w:t>
      </w:r>
      <w:r w:rsidRPr="0FD8E9EB">
        <w:rPr>
          <w:rFonts w:ascii="Times New Roman" w:cs="Times New Roman"/>
          <w:color w:val="000000"/>
          <w:rPrChange w:id="5452" w:author="ahmad sahrul" w:date="2026-04-27T19:41:00Z">
            <w:rPr/>
          </w:rPrChange>
        </w:rPr>
        <w:t xml:space="preserve"> </w:t>
      </w:r>
      <w:r w:rsidRPr="ECD77618">
        <w:rPr>
          <w:rFonts w:ascii="Times New Roman" w:cs="Times New Roman"/>
          <w:color w:val="000000"/>
          <w:rPrChange w:id="5453" w:author="ahmad sahrul" w:date="2026-04-27T19:41:00Z">
            <w:rPr/>
          </w:rPrChange>
        </w:rPr>
        <w:t>laporan</w:t>
      </w:r>
      <w:r w:rsidRPr="07D7F9B8">
        <w:rPr>
          <w:rFonts w:ascii="Times New Roman" w:cs="Times New Roman"/>
          <w:color w:val="000000"/>
          <w:rPrChange w:id="5454" w:author="ahmad sahrul" w:date="2026-04-27T19:41:00Z">
            <w:rPr/>
          </w:rPrChange>
        </w:rPr>
        <w:t xml:space="preserve"> </w:t>
      </w:r>
      <w:r w:rsidRPr="6DB5B33D">
        <w:rPr>
          <w:rFonts w:ascii="Times New Roman" w:cs="Times New Roman"/>
          <w:color w:val="000000"/>
          <w:rPrChange w:id="5455" w:author="ahmad sahrul" w:date="2026-04-27T19:41:00Z">
            <w:rPr/>
          </w:rPrChange>
        </w:rPr>
        <w:t>otomatis</w:t>
      </w:r>
      <w:r w:rsidRPr="3BEEE649">
        <w:rPr>
          <w:rFonts w:ascii="Times New Roman" w:cs="Times New Roman"/>
          <w:color w:val="000000"/>
          <w:rPrChange w:id="5456" w:author="ahmad sahrul" w:date="2026-04-27T19:41:00Z">
            <w:rPr/>
          </w:rPrChange>
        </w:rPr>
        <w:t xml:space="preserve"> yang </w:t>
      </w:r>
      <w:r w:rsidRPr="B42EDFC5">
        <w:rPr>
          <w:rFonts w:ascii="Times New Roman" w:cs="Times New Roman"/>
          <w:color w:val="000000"/>
          <w:rPrChange w:id="5457" w:author="ahmad sahrul" w:date="2026-04-27T19:41:00Z">
            <w:rPr/>
          </w:rPrChange>
        </w:rPr>
        <w:t>dapat</w:t>
      </w:r>
      <w:r w:rsidRPr="7FE785B4">
        <w:rPr>
          <w:rFonts w:ascii="Times New Roman" w:cs="Times New Roman"/>
          <w:color w:val="000000"/>
          <w:rPrChange w:id="5458" w:author="ahmad sahrul" w:date="2026-04-27T19:41:00Z">
            <w:rPr/>
          </w:rPrChange>
        </w:rPr>
        <w:t xml:space="preserve"> </w:t>
      </w:r>
      <w:r w:rsidRPr="100FBCB1">
        <w:rPr>
          <w:rFonts w:ascii="Times New Roman" w:cs="Times New Roman"/>
          <w:color w:val="000000"/>
          <w:rPrChange w:id="5459" w:author="ahmad sahrul" w:date="2026-04-27T19:41:00Z">
            <w:rPr/>
          </w:rPrChange>
        </w:rPr>
        <w:t>diakses</w:t>
      </w:r>
      <w:r w:rsidRPr="B1C6B016">
        <w:rPr>
          <w:rFonts w:ascii="Times New Roman" w:cs="Times New Roman"/>
          <w:color w:val="000000"/>
          <w:rPrChange w:id="5460" w:author="ahmad sahrul" w:date="2026-04-27T19:41:00Z">
            <w:rPr/>
          </w:rPrChange>
        </w:rPr>
        <w:t xml:space="preserve"> </w:t>
      </w:r>
      <w:r w:rsidRPr="B904FDA1">
        <w:rPr>
          <w:rFonts w:ascii="Times New Roman" w:cs="Times New Roman"/>
          <w:color w:val="000000"/>
          <w:rPrChange w:id="5461" w:author="ahmad sahrul" w:date="2026-04-27T19:41:00Z">
            <w:rPr/>
          </w:rPrChange>
        </w:rPr>
        <w:t>kapan</w:t>
      </w:r>
      <w:r w:rsidRPr="0A64E259">
        <w:rPr>
          <w:rFonts w:ascii="Times New Roman" w:cs="Times New Roman"/>
          <w:color w:val="000000"/>
          <w:rPrChange w:id="5462" w:author="ahmad sahrul" w:date="2026-04-27T19:41:00Z">
            <w:rPr/>
          </w:rPrChange>
        </w:rPr>
        <w:t xml:space="preserve"> </w:t>
      </w:r>
      <w:r w:rsidRPr="237564A0">
        <w:rPr>
          <w:rFonts w:ascii="Times New Roman" w:cs="Times New Roman"/>
          <w:color w:val="000000"/>
          <w:rPrChange w:id="5463" w:author="ahmad sahrul" w:date="2026-04-27T19:41:00Z">
            <w:rPr/>
          </w:rPrChange>
        </w:rPr>
        <w:t>saja</w:t>
      </w:r>
      <w:r w:rsidRPr="5E109F77">
        <w:rPr>
          <w:rFonts w:ascii="Times New Roman" w:cs="Times New Roman"/>
          <w:color w:val="000000"/>
          <w:rPrChange w:id="5464" w:author="ahmad sahrul" w:date="2026-04-27T19:41:00Z">
            <w:rPr/>
          </w:rPrChange>
        </w:rPr>
        <w:t xml:space="preserve">. </w:t>
      </w:r>
      <w:r w:rsidRPr="43497AA1">
        <w:rPr>
          <w:rFonts w:ascii="Times New Roman" w:cs="Times New Roman"/>
          <w:color w:val="000000"/>
          <w:rPrChange w:id="5465" w:author="ahmad sahrul" w:date="2026-04-27T19:41:00Z">
            <w:rPr/>
          </w:rPrChange>
        </w:rPr>
        <w:t>Berdasarkan</w:t>
      </w:r>
      <w:r w:rsidRPr="28812856">
        <w:rPr>
          <w:rFonts w:ascii="Times New Roman" w:cs="Times New Roman"/>
          <w:color w:val="000000"/>
          <w:rPrChange w:id="5466" w:author="ahmad sahrul" w:date="2026-04-27T19:41:00Z">
            <w:rPr/>
          </w:rPrChange>
        </w:rPr>
        <w:t xml:space="preserve"> </w:t>
      </w:r>
      <w:r w:rsidRPr="9DA6CFFA">
        <w:rPr>
          <w:rFonts w:ascii="Times New Roman" w:cs="Times New Roman"/>
          <w:color w:val="000000"/>
          <w:rPrChange w:id="5467" w:author="ahmad sahrul" w:date="2026-04-27T19:41:00Z">
            <w:rPr/>
          </w:rPrChange>
        </w:rPr>
        <w:t>wawancara</w:t>
      </w:r>
      <w:r w:rsidRPr="B8FE356D">
        <w:rPr>
          <w:rFonts w:ascii="Times New Roman" w:cs="Times New Roman"/>
          <w:color w:val="000000"/>
          <w:rPrChange w:id="5468" w:author="ahmad sahrul" w:date="2026-04-27T19:41:00Z">
            <w:rPr/>
          </w:rPrChange>
        </w:rPr>
        <w:t xml:space="preserve">, </w:t>
      </w:r>
      <w:r w:rsidRPr="173E6293">
        <w:rPr>
          <w:rFonts w:ascii="Times New Roman" w:cs="Times New Roman"/>
          <w:color w:val="000000"/>
          <w:rPrChange w:id="5469" w:author="ahmad sahrul" w:date="2026-04-27T19:41:00Z">
            <w:rPr/>
          </w:rPrChange>
        </w:rPr>
        <w:t>pemilik</w:t>
      </w:r>
      <w:r w:rsidRPr="1A37C2CA">
        <w:rPr>
          <w:rFonts w:ascii="Times New Roman" w:cs="Times New Roman"/>
          <w:color w:val="000000"/>
          <w:rPrChange w:id="5470" w:author="ahmad sahrul" w:date="2026-04-27T19:41:00Z">
            <w:rPr/>
          </w:rPrChange>
        </w:rPr>
        <w:t xml:space="preserve"> </w:t>
      </w:r>
      <w:r w:rsidRPr="70CE63B3">
        <w:rPr>
          <w:rFonts w:ascii="Times New Roman" w:cs="Times New Roman"/>
          <w:color w:val="000000"/>
          <w:rPrChange w:id="5471" w:author="ahmad sahrul" w:date="2026-04-27T19:41:00Z">
            <w:rPr/>
          </w:rPrChange>
        </w:rPr>
        <w:t>menginginkan</w:t>
      </w:r>
      <w:r w:rsidRPr="1CED0645">
        <w:rPr>
          <w:rFonts w:ascii="Times New Roman" w:cs="Times New Roman"/>
          <w:color w:val="000000"/>
          <w:rPrChange w:id="5472" w:author="ahmad sahrul" w:date="2026-04-27T19:41:00Z">
            <w:rPr/>
          </w:rPrChange>
        </w:rPr>
        <w:t xml:space="preserve"> dashboard </w:t>
      </w:r>
      <w:r w:rsidRPr="A5D22D83">
        <w:rPr>
          <w:rFonts w:ascii="Times New Roman" w:cs="Times New Roman"/>
          <w:color w:val="000000"/>
          <w:rPrChange w:id="5473" w:author="ahmad sahrul" w:date="2026-04-27T19:41:00Z">
            <w:rPr/>
          </w:rPrChange>
        </w:rPr>
        <w:t>analitik</w:t>
      </w:r>
      <w:r w:rsidRPr="931120D3">
        <w:rPr>
          <w:rFonts w:ascii="Times New Roman" w:cs="Times New Roman"/>
          <w:color w:val="000000"/>
          <w:rPrChange w:id="5474" w:author="ahmad sahrul" w:date="2026-04-27T19:41:00Z">
            <w:rPr/>
          </w:rPrChange>
        </w:rPr>
        <w:t xml:space="preserve"> yang </w:t>
      </w:r>
      <w:r w:rsidRPr="7A6158C8">
        <w:rPr>
          <w:rFonts w:ascii="Times New Roman" w:cs="Times New Roman"/>
          <w:color w:val="000000"/>
          <w:rPrChange w:id="5475" w:author="ahmad sahrul" w:date="2026-04-27T19:41:00Z">
            <w:rPr/>
          </w:rPrChange>
        </w:rPr>
        <w:t>bisa</w:t>
      </w:r>
      <w:r w:rsidRPr="2CB15755">
        <w:rPr>
          <w:rFonts w:ascii="Times New Roman" w:cs="Times New Roman"/>
          <w:color w:val="000000"/>
          <w:rPrChange w:id="5476" w:author="ahmad sahrul" w:date="2026-04-27T19:41:00Z">
            <w:rPr/>
          </w:rPrChange>
        </w:rPr>
        <w:t xml:space="preserve"> </w:t>
      </w:r>
      <w:r w:rsidRPr="1E049D61">
        <w:rPr>
          <w:rFonts w:ascii="Times New Roman" w:cs="Times New Roman"/>
          <w:color w:val="000000"/>
          <w:rPrChange w:id="5477" w:author="ahmad sahrul" w:date="2026-04-27T19:41:00Z">
            <w:rPr/>
          </w:rPrChange>
        </w:rPr>
        <w:t>memberikan</w:t>
      </w:r>
      <w:r w:rsidRPr="4C666C64">
        <w:rPr>
          <w:rFonts w:ascii="Times New Roman" w:cs="Times New Roman"/>
          <w:color w:val="000000"/>
          <w:rPrChange w:id="5478" w:author="ahmad sahrul" w:date="2026-04-27T19:41:00Z">
            <w:rPr/>
          </w:rPrChange>
        </w:rPr>
        <w:t xml:space="preserve"> insight </w:t>
      </w:r>
      <w:r w:rsidRPr="03A70C84">
        <w:rPr>
          <w:rFonts w:ascii="Times New Roman" w:cs="Times New Roman"/>
          <w:color w:val="000000"/>
          <w:rPrChange w:id="5479" w:author="ahmad sahrul" w:date="2026-04-27T19:41:00Z">
            <w:rPr/>
          </w:rPrChange>
        </w:rPr>
        <w:t>untuk</w:t>
      </w:r>
      <w:r w:rsidRPr="160063E4">
        <w:rPr>
          <w:rFonts w:ascii="Times New Roman" w:cs="Times New Roman"/>
          <w:color w:val="000000"/>
          <w:rPrChange w:id="5480" w:author="ahmad sahrul" w:date="2026-04-27T19:41:00Z">
            <w:rPr/>
          </w:rPrChange>
        </w:rPr>
        <w:t xml:space="preserve"> </w:t>
      </w:r>
      <w:r w:rsidRPr="570951E0">
        <w:rPr>
          <w:rFonts w:ascii="Times New Roman" w:cs="Times New Roman"/>
          <w:color w:val="000000"/>
          <w:rPrChange w:id="5481" w:author="ahmad sahrul" w:date="2026-04-27T19:41:00Z">
            <w:rPr/>
          </w:rPrChange>
        </w:rPr>
        <w:t>pengambilan</w:t>
      </w:r>
      <w:r w:rsidRPr="D5295A5C">
        <w:rPr>
          <w:rFonts w:ascii="Times New Roman" w:cs="Times New Roman"/>
          <w:color w:val="000000"/>
          <w:rPrChange w:id="5482" w:author="ahmad sahrul" w:date="2026-04-27T19:41:00Z">
            <w:rPr/>
          </w:rPrChange>
        </w:rPr>
        <w:t xml:space="preserve"> </w:t>
      </w:r>
      <w:r w:rsidRPr="E92E90FF">
        <w:rPr>
          <w:rFonts w:ascii="Times New Roman" w:cs="Times New Roman"/>
          <w:color w:val="000000"/>
          <w:rPrChange w:id="5483" w:author="ahmad sahrul" w:date="2026-04-27T19:41:00Z">
            <w:rPr/>
          </w:rPrChange>
        </w:rPr>
        <w:t>keputusan</w:t>
      </w:r>
      <w:r w:rsidRPr="B0057D69">
        <w:rPr>
          <w:rFonts w:ascii="Times New Roman" w:cs="Times New Roman"/>
          <w:color w:val="000000"/>
          <w:rPrChange w:id="5484" w:author="ahmad sahrul" w:date="2026-04-27T19:41:00Z">
            <w:rPr/>
          </w:rPrChange>
        </w:rPr>
        <w:t xml:space="preserve"> </w:t>
      </w:r>
      <w:r w:rsidRPr="98A536A0">
        <w:rPr>
          <w:rFonts w:ascii="Times New Roman" w:cs="Times New Roman"/>
          <w:color w:val="000000"/>
          <w:rPrChange w:id="5485" w:author="ahmad sahrul" w:date="2026-04-27T19:41:00Z">
            <w:rPr/>
          </w:rPrChange>
        </w:rPr>
        <w:t>bisnis</w:t>
      </w:r>
      <w:del w:id="5486" w:author="muhammad aldi oktavian" w:date="2026-05-16T02:48:00Z">
        <w:r w:rsidRPr="93D067D3" w:rsidDel="00706A78">
          <w:rPr>
            <w:rFonts w:ascii="Times New Roman" w:cs="Times New Roman"/>
            <w:color w:val="000000"/>
            <w:rPrChange w:id="5487" w:author="ahmad sahrul" w:date="2026-04-27T19:41:00Z">
              <w:rPr/>
            </w:rPrChange>
          </w:rPr>
          <w:delText xml:space="preserve">, </w:delText>
        </w:r>
        <w:r w:rsidRPr="0CEE41E7" w:rsidDel="00706A78">
          <w:rPr>
            <w:rFonts w:ascii="Times New Roman" w:cs="Times New Roman"/>
            <w:color w:val="000000"/>
            <w:rPrChange w:id="5488" w:author="ahmad sahrul" w:date="2026-04-27T19:41:00Z">
              <w:rPr/>
            </w:rPrChange>
          </w:rPr>
          <w:delText>seperti</w:delText>
        </w:r>
        <w:r w:rsidRPr="8F2C7AF8" w:rsidDel="00706A78">
          <w:rPr>
            <w:rFonts w:ascii="Times New Roman" w:cs="Times New Roman"/>
            <w:color w:val="000000"/>
            <w:rPrChange w:id="5489" w:author="ahmad sahrul" w:date="2026-04-27T19:41:00Z">
              <w:rPr/>
            </w:rPrChange>
          </w:rPr>
          <w:delText xml:space="preserve"> </w:delText>
        </w:r>
        <w:r w:rsidRPr="3F722F8E" w:rsidDel="00706A78">
          <w:rPr>
            <w:rFonts w:ascii="Times New Roman" w:cs="Times New Roman"/>
            <w:color w:val="000000"/>
            <w:rPrChange w:id="5490" w:author="ahmad sahrul" w:date="2026-04-27T19:41:00Z">
              <w:rPr/>
            </w:rPrChange>
          </w:rPr>
          <w:delText>menentukan</w:delText>
        </w:r>
        <w:r w:rsidRPr="283918B6" w:rsidDel="00706A78">
          <w:rPr>
            <w:rFonts w:ascii="Times New Roman" w:cs="Times New Roman"/>
            <w:color w:val="000000"/>
            <w:rPrChange w:id="5491" w:author="ahmad sahrul" w:date="2026-04-27T19:41:00Z">
              <w:rPr/>
            </w:rPrChange>
          </w:rPr>
          <w:delText xml:space="preserve"> </w:delText>
        </w:r>
        <w:r w:rsidRPr="50416182" w:rsidDel="00706A78">
          <w:rPr>
            <w:rFonts w:ascii="Times New Roman" w:cs="Times New Roman"/>
            <w:color w:val="000000"/>
            <w:rPrChange w:id="5492" w:author="ahmad sahrul" w:date="2026-04-27T19:41:00Z">
              <w:rPr/>
            </w:rPrChange>
          </w:rPr>
          <w:delText>produk</w:delText>
        </w:r>
        <w:r w:rsidRPr="88DF2BF9" w:rsidDel="00706A78">
          <w:rPr>
            <w:rFonts w:ascii="Times New Roman" w:cs="Times New Roman"/>
            <w:color w:val="000000"/>
            <w:rPrChange w:id="5493" w:author="ahmad sahrul" w:date="2026-04-27T19:41:00Z">
              <w:rPr/>
            </w:rPrChange>
          </w:rPr>
          <w:delText xml:space="preserve"> mana yang </w:delText>
        </w:r>
        <w:r w:rsidRPr="DF86A78B" w:rsidDel="00706A78">
          <w:rPr>
            <w:rFonts w:ascii="Times New Roman" w:cs="Times New Roman"/>
            <w:color w:val="000000"/>
            <w:rPrChange w:id="5494" w:author="ahmad sahrul" w:date="2026-04-27T19:41:00Z">
              <w:rPr/>
            </w:rPrChange>
          </w:rPr>
          <w:delText>perlu</w:delText>
        </w:r>
        <w:r w:rsidRPr="6E570B95" w:rsidDel="00706A78">
          <w:rPr>
            <w:rFonts w:ascii="Times New Roman" w:cs="Times New Roman"/>
            <w:color w:val="000000"/>
            <w:rPrChange w:id="5495" w:author="ahmad sahrul" w:date="2026-04-27T19:41:00Z">
              <w:rPr/>
            </w:rPrChange>
          </w:rPr>
          <w:delText xml:space="preserve"> </w:delText>
        </w:r>
        <w:r w:rsidRPr="23B401F2" w:rsidDel="00706A78">
          <w:rPr>
            <w:rFonts w:ascii="Times New Roman" w:cs="Times New Roman"/>
            <w:color w:val="000000"/>
            <w:rPrChange w:id="5496" w:author="ahmad sahrul" w:date="2026-04-27T19:41:00Z">
              <w:rPr/>
            </w:rPrChange>
          </w:rPr>
          <w:delText>ditambah</w:delText>
        </w:r>
        <w:r w:rsidRPr="239AC21A" w:rsidDel="00706A78">
          <w:rPr>
            <w:rFonts w:ascii="Times New Roman" w:cs="Times New Roman"/>
            <w:color w:val="000000"/>
            <w:rPrChange w:id="5497" w:author="ahmad sahrul" w:date="2026-04-27T19:41:00Z">
              <w:rPr/>
            </w:rPrChange>
          </w:rPr>
          <w:delText xml:space="preserve"> </w:delText>
        </w:r>
        <w:r w:rsidRPr="7FB4E54B" w:rsidDel="00706A78">
          <w:rPr>
            <w:rFonts w:ascii="Times New Roman" w:cs="Times New Roman"/>
            <w:color w:val="000000"/>
            <w:rPrChange w:id="5498" w:author="ahmad sahrul" w:date="2026-04-27T19:41:00Z">
              <w:rPr/>
            </w:rPrChange>
          </w:rPr>
          <w:delText>stoknya</w:delText>
        </w:r>
      </w:del>
      <w:r w:rsidRPr="989FF6BB">
        <w:rPr>
          <w:rFonts w:ascii="Times New Roman" w:cs="Times New Roman"/>
          <w:color w:val="000000"/>
          <w:rPrChange w:id="5499" w:author="ahmad sahrul" w:date="2026-04-27T19:41:00Z">
            <w:rPr/>
          </w:rPrChange>
        </w:rPr>
        <w:t>.</w:t>
      </w:r>
    </w:p>
    <w:p w14:paraId="0A171A4E" w14:textId="77777777" w:rsidR="00BF190D" w:rsidRPr="00BF190D" w:rsidRDefault="00000000">
      <w:pPr>
        <w:spacing w:before="80"/>
        <w:jc w:val="both"/>
        <w:rPr>
          <w:rFonts w:ascii="Times New Roman" w:cs="Times New Roman"/>
          <w:color w:val="000000"/>
          <w:rPrChange w:id="5500" w:author="ahmad sahrul" w:date="2026-04-27T19:41:00Z">
            <w:rPr/>
          </w:rPrChange>
        </w:rPr>
        <w:pPrChange w:id="5501" w:author="6781" w:date="2026-04-27T23:07:00Z">
          <w:pPr>
            <w:spacing w:before="80"/>
          </w:pPr>
        </w:pPrChange>
      </w:pPr>
      <w:r w:rsidRPr="9C9D6686">
        <w:rPr>
          <w:rFonts w:ascii="Times New Roman" w:cs="Times New Roman"/>
          <w:color w:val="000000"/>
          <w:rPrChange w:id="5502" w:author="ahmad sahrul" w:date="2026-04-27T19:41:00Z">
            <w:rPr/>
          </w:rPrChange>
        </w:rPr>
        <w:t>Prioritas</w:t>
      </w:r>
      <w:r w:rsidRPr="9C704A7F">
        <w:rPr>
          <w:rFonts w:ascii="Times New Roman" w:cs="Times New Roman"/>
          <w:color w:val="000000"/>
          <w:rPrChange w:id="5503" w:author="ahmad sahrul" w:date="2026-04-27T19:41:00Z">
            <w:rPr/>
          </w:rPrChange>
        </w:rPr>
        <w:t>: High</w:t>
      </w:r>
    </w:p>
    <w:p w14:paraId="3358E2B3" w14:textId="77777777" w:rsidR="00BF190D" w:rsidRDefault="00BF190D">
      <w:pPr>
        <w:pStyle w:val="Heading3"/>
        <w:jc w:val="both"/>
        <w:rPr>
          <w:ins w:id="5504" w:author="ahmad sahrul" w:date="2026-04-27T19:51:00Z"/>
          <w:rFonts w:ascii="Times New Roman" w:hAnsi="Times New Roman" w:cs="Times New Roman"/>
          <w:color w:val="000000"/>
        </w:rPr>
        <w:pPrChange w:id="5505" w:author="6781" w:date="2026-04-27T23:07:00Z">
          <w:pPr>
            <w:pStyle w:val="Heading3"/>
            <w:jc w:val="left"/>
          </w:pPr>
        </w:pPrChange>
      </w:pPr>
    </w:p>
    <w:p w14:paraId="73FDC7FD" w14:textId="77777777" w:rsidR="00BF190D" w:rsidRDefault="00BF190D">
      <w:pPr>
        <w:pStyle w:val="Heading3"/>
        <w:jc w:val="both"/>
        <w:rPr>
          <w:ins w:id="5506" w:author="ahmad sahrul" w:date="2026-04-27T19:51:00Z"/>
          <w:rFonts w:ascii="Times New Roman" w:hAnsi="Times New Roman" w:cs="Times New Roman"/>
          <w:color w:val="000000"/>
        </w:rPr>
        <w:pPrChange w:id="5507" w:author="6781" w:date="2026-04-27T23:07:00Z">
          <w:pPr>
            <w:pStyle w:val="Heading3"/>
            <w:jc w:val="left"/>
          </w:pPr>
        </w:pPrChange>
      </w:pPr>
    </w:p>
    <w:p w14:paraId="69EE2261" w14:textId="77777777" w:rsidR="00BF190D" w:rsidRDefault="00BF190D">
      <w:pPr>
        <w:pStyle w:val="Heading3"/>
        <w:jc w:val="both"/>
        <w:rPr>
          <w:ins w:id="5508" w:author="ahmad sahrul" w:date="2026-04-27T19:51:00Z"/>
          <w:rFonts w:ascii="Times New Roman" w:hAnsi="Times New Roman" w:cs="Times New Roman"/>
          <w:color w:val="000000"/>
        </w:rPr>
        <w:pPrChange w:id="5509" w:author="6781" w:date="2026-04-27T23:07:00Z">
          <w:pPr>
            <w:pStyle w:val="Heading3"/>
            <w:jc w:val="left"/>
          </w:pPr>
        </w:pPrChange>
      </w:pPr>
    </w:p>
    <w:p w14:paraId="6FA9CB9C" w14:textId="77777777" w:rsidR="00BF190D" w:rsidRDefault="00BF190D">
      <w:pPr>
        <w:pStyle w:val="Heading3"/>
        <w:jc w:val="both"/>
        <w:rPr>
          <w:ins w:id="5510" w:author="ahmad sahrul" w:date="2026-04-27T19:51:00Z"/>
          <w:rFonts w:ascii="Times New Roman" w:hAnsi="Times New Roman" w:cs="Times New Roman"/>
          <w:color w:val="000000"/>
        </w:rPr>
        <w:pPrChange w:id="5511" w:author="6781" w:date="2026-04-27T23:07:00Z">
          <w:pPr>
            <w:pStyle w:val="Heading3"/>
            <w:jc w:val="left"/>
          </w:pPr>
        </w:pPrChange>
      </w:pPr>
    </w:p>
    <w:p w14:paraId="5FF520D9" w14:textId="77777777" w:rsidR="00BF190D" w:rsidRDefault="00BF190D">
      <w:pPr>
        <w:pStyle w:val="Heading3"/>
        <w:jc w:val="both"/>
        <w:rPr>
          <w:ins w:id="5512" w:author="ahmad sahrul" w:date="2026-04-27T19:51:00Z"/>
          <w:rFonts w:ascii="Times New Roman" w:hAnsi="Times New Roman" w:cs="Times New Roman"/>
          <w:color w:val="000000"/>
        </w:rPr>
        <w:pPrChange w:id="5513" w:author="6781" w:date="2026-04-27T23:07:00Z">
          <w:pPr>
            <w:pStyle w:val="Heading3"/>
            <w:jc w:val="left"/>
          </w:pPr>
        </w:pPrChange>
      </w:pPr>
    </w:p>
    <w:p w14:paraId="59FA045D" w14:textId="37860F41" w:rsidR="00BF190D" w:rsidRPr="00BF190D" w:rsidRDefault="00000000">
      <w:pPr>
        <w:pStyle w:val="Heading3"/>
        <w:jc w:val="both"/>
        <w:rPr>
          <w:rFonts w:ascii="Times New Roman" w:cs="Times New Roman"/>
          <w:color w:val="000000"/>
          <w:rPrChange w:id="5514" w:author="ahmad sahrul" w:date="2026-04-27T19:41:00Z">
            <w:rPr/>
          </w:rPrChange>
        </w:rPr>
        <w:pPrChange w:id="5515" w:author="6781" w:date="2026-04-27T23:07:00Z">
          <w:pPr>
            <w:pStyle w:val="Heading3"/>
          </w:pPr>
        </w:pPrChange>
      </w:pPr>
      <w:bookmarkStart w:id="5516" w:name="_Toc228212163"/>
      <w:r w:rsidRPr="22EEE248">
        <w:rPr>
          <w:rFonts w:ascii="Times New Roman" w:cs="Times New Roman"/>
          <w:color w:val="000000"/>
          <w:rPrChange w:id="5517" w:author="ahmad sahrul" w:date="2026-04-27T19:41:00Z">
            <w:rPr/>
          </w:rPrChange>
        </w:rPr>
        <w:t>4.</w:t>
      </w:r>
      <w:ins w:id="5518" w:author="muhammad aldi oktavian" w:date="2026-05-16T02:36:00Z">
        <w:r w:rsidR="009F036B">
          <w:rPr>
            <w:rFonts w:ascii="Times New Roman" w:cs="Times New Roman"/>
            <w:color w:val="000000"/>
          </w:rPr>
          <w:t>4</w:t>
        </w:r>
      </w:ins>
      <w:del w:id="5519" w:author="muhammad aldi oktavian" w:date="2026-05-16T02:36:00Z">
        <w:r w:rsidRPr="22EEE248" w:rsidDel="009F036B">
          <w:rPr>
            <w:rFonts w:ascii="Times New Roman" w:cs="Times New Roman"/>
            <w:color w:val="000000"/>
            <w:rPrChange w:id="5520" w:author="ahmad sahrul" w:date="2026-04-27T19:41:00Z">
              <w:rPr/>
            </w:rPrChange>
          </w:rPr>
          <w:delText>6</w:delText>
        </w:r>
      </w:del>
      <w:r w:rsidRPr="22EEE248">
        <w:rPr>
          <w:rFonts w:ascii="Times New Roman" w:cs="Times New Roman"/>
          <w:color w:val="000000"/>
          <w:rPrChange w:id="5521" w:author="ahmad sahrul" w:date="2026-04-27T19:41:00Z">
            <w:rPr/>
          </w:rPrChange>
        </w:rPr>
        <w:t>.2 Functional Requirements</w:t>
      </w:r>
      <w:bookmarkEnd w:id="5516"/>
    </w:p>
    <w:p w14:paraId="67865453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5522" w:author="ahmad sahrul" w:date="2026-04-27T19:32:00Z">
            <w:rPr/>
          </w:rPrChange>
        </w:rPr>
        <w:pPrChange w:id="5523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BF190D" w14:paraId="6E245D2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ED9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24" w:author="ahmad sahrul" w:date="2026-04-27T19:32:00Z">
                  <w:rPr/>
                </w:rPrChange>
              </w:rPr>
              <w:pPrChange w:id="5525" w:author="6781" w:date="2026-04-27T23:07:00Z">
                <w:pPr/>
              </w:pPrChange>
            </w:pPr>
            <w:r w:rsidRPr="7D888DB5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5526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lastRenderedPageBreak/>
              <w:t>ID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645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27" w:author="ahmad sahrul" w:date="2026-04-27T19:32:00Z">
                  <w:rPr/>
                </w:rPrChange>
              </w:rPr>
              <w:pPrChange w:id="5528" w:author="6781" w:date="2026-04-27T23:07:00Z">
                <w:pPr/>
              </w:pPrChange>
            </w:pPr>
            <w:r w:rsidRPr="196DE954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5529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Requirement</w:t>
            </w:r>
          </w:p>
        </w:tc>
      </w:tr>
      <w:tr w:rsidR="00BF190D" w14:paraId="0BB63B6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72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30" w:author="ahmad sahrul" w:date="2026-04-27T19:32:00Z">
                  <w:rPr/>
                </w:rPrChange>
              </w:rPr>
              <w:pPrChange w:id="5531" w:author="6781" w:date="2026-04-27T23:07:00Z">
                <w:pPr/>
              </w:pPrChange>
            </w:pPr>
            <w:r w:rsidRPr="73C3C588">
              <w:rPr>
                <w:rFonts w:ascii="Times New Roman" w:cs="Times New Roman"/>
                <w:b/>
                <w:bCs/>
                <w:sz w:val="20"/>
                <w:szCs w:val="20"/>
                <w:rPrChange w:id="5532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REQ-DASH-01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B2ED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33" w:author="ahmad sahrul" w:date="2026-04-27T19:32:00Z">
                  <w:rPr/>
                </w:rPrChange>
              </w:rPr>
              <w:pPrChange w:id="5534" w:author="6781" w:date="2026-04-27T23:07:00Z">
                <w:pPr/>
              </w:pPrChange>
            </w:pPr>
            <w:r w:rsidRPr="4D3E88B3">
              <w:rPr>
                <w:rFonts w:ascii="Times New Roman" w:cs="Times New Roman"/>
                <w:sz w:val="20"/>
                <w:szCs w:val="20"/>
                <w:rPrChange w:id="553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Dashboard </w:t>
            </w:r>
            <w:r w:rsidRPr="C6C1F1BA">
              <w:rPr>
                <w:rFonts w:ascii="Times New Roman" w:cs="Times New Roman"/>
                <w:sz w:val="20"/>
                <w:szCs w:val="20"/>
                <w:rPrChange w:id="5536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F0EAF66E">
              <w:rPr>
                <w:rFonts w:ascii="Times New Roman" w:cs="Times New Roman"/>
                <w:sz w:val="20"/>
                <w:szCs w:val="20"/>
                <w:rPrChange w:id="55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E8A7195">
              <w:rPr>
                <w:rFonts w:ascii="Times New Roman" w:cs="Times New Roman"/>
                <w:sz w:val="20"/>
                <w:szCs w:val="20"/>
                <w:rPrChange w:id="5538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FF29B40C">
              <w:rPr>
                <w:rFonts w:ascii="Times New Roman" w:cs="Times New Roman"/>
                <w:sz w:val="20"/>
                <w:szCs w:val="20"/>
                <w:rPrChange w:id="553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KPI </w:t>
            </w:r>
            <w:r w:rsidRPr="88B415F9">
              <w:rPr>
                <w:rFonts w:ascii="Times New Roman" w:cs="Times New Roman"/>
                <w:sz w:val="20"/>
                <w:szCs w:val="20"/>
                <w:rPrChange w:id="5540" w:author="ahmad sahrul" w:date="2026-04-27T19:32:00Z">
                  <w:rPr>
                    <w:sz w:val="20"/>
                    <w:szCs w:val="20"/>
                  </w:rPr>
                </w:rPrChange>
              </w:rPr>
              <w:t>utama</w:t>
            </w:r>
            <w:r w:rsidRPr="5721B201">
              <w:rPr>
                <w:rFonts w:ascii="Times New Roman" w:cs="Times New Roman"/>
                <w:sz w:val="20"/>
                <w:szCs w:val="20"/>
                <w:rPrChange w:id="554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: total </w:t>
            </w:r>
            <w:r w:rsidRPr="4BD8C9C6">
              <w:rPr>
                <w:rFonts w:ascii="Times New Roman" w:cs="Times New Roman"/>
                <w:sz w:val="20"/>
                <w:szCs w:val="20"/>
                <w:rPrChange w:id="5542" w:author="ahmad sahrul" w:date="2026-04-27T19:32:00Z">
                  <w:rPr>
                    <w:sz w:val="20"/>
                    <w:szCs w:val="20"/>
                  </w:rPr>
                </w:rPrChange>
              </w:rPr>
              <w:t>penjualan</w:t>
            </w:r>
            <w:r w:rsidRPr="CF4792E2">
              <w:rPr>
                <w:rFonts w:ascii="Times New Roman" w:cs="Times New Roman"/>
                <w:sz w:val="20"/>
                <w:szCs w:val="20"/>
                <w:rPrChange w:id="554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AE13FD8">
              <w:rPr>
                <w:rFonts w:ascii="Times New Roman" w:cs="Times New Roman"/>
                <w:sz w:val="20"/>
                <w:szCs w:val="20"/>
                <w:rPrChange w:id="5544" w:author="ahmad sahrul" w:date="2026-04-27T19:32:00Z">
                  <w:rPr>
                    <w:sz w:val="20"/>
                    <w:szCs w:val="20"/>
                  </w:rPr>
                </w:rPrChange>
              </w:rPr>
              <w:t>hari</w:t>
            </w:r>
            <w:r w:rsidRPr="B9C8BCD5">
              <w:rPr>
                <w:rFonts w:ascii="Times New Roman" w:cs="Times New Roman"/>
                <w:sz w:val="20"/>
                <w:szCs w:val="20"/>
                <w:rPrChange w:id="554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28DA974">
              <w:rPr>
                <w:rFonts w:ascii="Times New Roman" w:cs="Times New Roman"/>
                <w:sz w:val="20"/>
                <w:szCs w:val="20"/>
                <w:rPrChange w:id="5546" w:author="ahmad sahrul" w:date="2026-04-27T19:32:00Z">
                  <w:rPr>
                    <w:sz w:val="20"/>
                    <w:szCs w:val="20"/>
                  </w:rPr>
                </w:rPrChange>
              </w:rPr>
              <w:t>ini</w:t>
            </w:r>
            <w:r w:rsidRPr="EF6010AB">
              <w:rPr>
                <w:rFonts w:ascii="Times New Roman" w:cs="Times New Roman"/>
                <w:sz w:val="20"/>
                <w:szCs w:val="20"/>
                <w:rPrChange w:id="554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EB34983B">
              <w:rPr>
                <w:rFonts w:ascii="Times New Roman" w:cs="Times New Roman"/>
                <w:sz w:val="20"/>
                <w:szCs w:val="20"/>
                <w:rPrChange w:id="5548" w:author="ahmad sahrul" w:date="2026-04-27T19:32:00Z">
                  <w:rPr>
                    <w:sz w:val="20"/>
                    <w:szCs w:val="20"/>
                  </w:rPr>
                </w:rPrChange>
              </w:rPr>
              <w:t>jumlah</w:t>
            </w:r>
            <w:r w:rsidRPr="6C57D9FE">
              <w:rPr>
                <w:rFonts w:ascii="Times New Roman" w:cs="Times New Roman"/>
                <w:sz w:val="20"/>
                <w:szCs w:val="20"/>
                <w:rPrChange w:id="554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B4D3EF4">
              <w:rPr>
                <w:rFonts w:ascii="Times New Roman" w:cs="Times New Roman"/>
                <w:sz w:val="20"/>
                <w:szCs w:val="20"/>
                <w:rPrChange w:id="5550" w:author="ahmad sahrul" w:date="2026-04-27T19:32:00Z">
                  <w:rPr>
                    <w:sz w:val="20"/>
                    <w:szCs w:val="20"/>
                  </w:rPr>
                </w:rPrChange>
              </w:rPr>
              <w:t>transaksi</w:t>
            </w:r>
            <w:r w:rsidRPr="5DB27DFB">
              <w:rPr>
                <w:rFonts w:ascii="Times New Roman" w:cs="Times New Roman"/>
                <w:sz w:val="20"/>
                <w:szCs w:val="20"/>
                <w:rPrChange w:id="555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B2F7E9B3">
              <w:rPr>
                <w:rFonts w:ascii="Times New Roman" w:cs="Times New Roman"/>
                <w:sz w:val="20"/>
                <w:szCs w:val="20"/>
                <w:rPrChange w:id="5552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A80A4AD4">
              <w:rPr>
                <w:rFonts w:ascii="Times New Roman" w:cs="Times New Roman"/>
                <w:sz w:val="20"/>
                <w:szCs w:val="20"/>
                <w:rPrChange w:id="555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CD4CD28">
              <w:rPr>
                <w:rFonts w:ascii="Times New Roman" w:cs="Times New Roman"/>
                <w:sz w:val="20"/>
                <w:szCs w:val="20"/>
                <w:rPrChange w:id="5554" w:author="ahmad sahrul" w:date="2026-04-27T19:32:00Z">
                  <w:rPr>
                    <w:sz w:val="20"/>
                    <w:szCs w:val="20"/>
                  </w:rPr>
                </w:rPrChange>
              </w:rPr>
              <w:t>terjual</w:t>
            </w:r>
            <w:r w:rsidRPr="4F339FE1">
              <w:rPr>
                <w:rFonts w:ascii="Times New Roman" w:cs="Times New Roman"/>
                <w:sz w:val="20"/>
                <w:szCs w:val="20"/>
                <w:rPrChange w:id="555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dan rata-rata </w:t>
            </w:r>
            <w:r w:rsidRPr="1D440614">
              <w:rPr>
                <w:rFonts w:ascii="Times New Roman" w:cs="Times New Roman"/>
                <w:sz w:val="20"/>
                <w:szCs w:val="20"/>
                <w:rPrChange w:id="5556" w:author="ahmad sahrul" w:date="2026-04-27T19:32:00Z">
                  <w:rPr>
                    <w:sz w:val="20"/>
                    <w:szCs w:val="20"/>
                  </w:rPr>
                </w:rPrChange>
              </w:rPr>
              <w:t>nilai</w:t>
            </w:r>
            <w:r w:rsidRPr="A16D06F9">
              <w:rPr>
                <w:rFonts w:ascii="Times New Roman" w:cs="Times New Roman"/>
                <w:sz w:val="20"/>
                <w:szCs w:val="20"/>
                <w:rPrChange w:id="555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B8C1D38">
              <w:rPr>
                <w:rFonts w:ascii="Times New Roman" w:cs="Times New Roman"/>
                <w:sz w:val="20"/>
                <w:szCs w:val="20"/>
                <w:rPrChange w:id="5558" w:author="ahmad sahrul" w:date="2026-04-27T19:32:00Z">
                  <w:rPr>
                    <w:sz w:val="20"/>
                    <w:szCs w:val="20"/>
                  </w:rPr>
                </w:rPrChange>
              </w:rPr>
              <w:t>transaksi</w:t>
            </w:r>
            <w:r w:rsidRPr="6692D191">
              <w:rPr>
                <w:rFonts w:ascii="Times New Roman" w:cs="Times New Roman"/>
                <w:sz w:val="20"/>
                <w:szCs w:val="20"/>
                <w:rPrChange w:id="5559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4816F25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1B2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60" w:author="ahmad sahrul" w:date="2026-04-27T19:32:00Z">
                  <w:rPr/>
                </w:rPrChange>
              </w:rPr>
              <w:pPrChange w:id="5561" w:author="6781" w:date="2026-04-27T23:07:00Z">
                <w:pPr/>
              </w:pPrChange>
            </w:pPr>
            <w:r w:rsidRPr="3A49F09B">
              <w:rPr>
                <w:rFonts w:ascii="Times New Roman" w:cs="Times New Roman"/>
                <w:b/>
                <w:bCs/>
                <w:sz w:val="20"/>
                <w:szCs w:val="20"/>
                <w:rPrChange w:id="5562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REQ-DASH-02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E2E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63" w:author="ahmad sahrul" w:date="2026-04-27T19:32:00Z">
                  <w:rPr/>
                </w:rPrChange>
              </w:rPr>
              <w:pPrChange w:id="5564" w:author="6781" w:date="2026-04-27T23:07:00Z">
                <w:pPr/>
              </w:pPrChange>
            </w:pPr>
            <w:r w:rsidRPr="473D1C43">
              <w:rPr>
                <w:rFonts w:ascii="Times New Roman" w:cs="Times New Roman"/>
                <w:sz w:val="20"/>
                <w:szCs w:val="20"/>
                <w:rPrChange w:id="556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Dashboard </w:t>
            </w:r>
            <w:r w:rsidRPr="B3D86555">
              <w:rPr>
                <w:rFonts w:ascii="Times New Roman" w:cs="Times New Roman"/>
                <w:sz w:val="20"/>
                <w:szCs w:val="20"/>
                <w:rPrChange w:id="5566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B25B88F6">
              <w:rPr>
                <w:rFonts w:ascii="Times New Roman" w:cs="Times New Roman"/>
                <w:sz w:val="20"/>
                <w:szCs w:val="20"/>
                <w:rPrChange w:id="55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4D3F7CE">
              <w:rPr>
                <w:rFonts w:ascii="Times New Roman" w:cs="Times New Roman"/>
                <w:sz w:val="20"/>
                <w:szCs w:val="20"/>
                <w:rPrChange w:id="5568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959F6959">
              <w:rPr>
                <w:rFonts w:ascii="Times New Roman" w:cs="Times New Roman"/>
                <w:sz w:val="20"/>
                <w:szCs w:val="20"/>
                <w:rPrChange w:id="55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6AC83D6">
              <w:rPr>
                <w:rFonts w:ascii="Times New Roman" w:cs="Times New Roman"/>
                <w:sz w:val="20"/>
                <w:szCs w:val="20"/>
                <w:rPrChange w:id="5570" w:author="ahmad sahrul" w:date="2026-04-27T19:32:00Z">
                  <w:rPr>
                    <w:sz w:val="20"/>
                    <w:szCs w:val="20"/>
                  </w:rPr>
                </w:rPrChange>
              </w:rPr>
              <w:t>grafik</w:t>
            </w:r>
            <w:r w:rsidRPr="75E8E91C">
              <w:rPr>
                <w:rFonts w:ascii="Times New Roman" w:cs="Times New Roman"/>
                <w:sz w:val="20"/>
                <w:szCs w:val="20"/>
                <w:rPrChange w:id="557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63CD0C6">
              <w:rPr>
                <w:rFonts w:ascii="Times New Roman" w:cs="Times New Roman"/>
                <w:sz w:val="20"/>
                <w:szCs w:val="20"/>
                <w:rPrChange w:id="5572" w:author="ahmad sahrul" w:date="2026-04-27T19:32:00Z">
                  <w:rPr>
                    <w:sz w:val="20"/>
                    <w:szCs w:val="20"/>
                  </w:rPr>
                </w:rPrChange>
              </w:rPr>
              <w:t>tren</w:t>
            </w:r>
            <w:r w:rsidRPr="E65732C7">
              <w:rPr>
                <w:rFonts w:ascii="Times New Roman" w:cs="Times New Roman"/>
                <w:sz w:val="20"/>
                <w:szCs w:val="20"/>
                <w:rPrChange w:id="557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9F1C866">
              <w:rPr>
                <w:rFonts w:ascii="Times New Roman" w:cs="Times New Roman"/>
                <w:sz w:val="20"/>
                <w:szCs w:val="20"/>
                <w:rPrChange w:id="5574" w:author="ahmad sahrul" w:date="2026-04-27T19:32:00Z">
                  <w:rPr>
                    <w:sz w:val="20"/>
                    <w:szCs w:val="20"/>
                  </w:rPr>
                </w:rPrChange>
              </w:rPr>
              <w:t>penjualan</w:t>
            </w:r>
            <w:r w:rsidRPr="952202F8">
              <w:rPr>
                <w:rFonts w:ascii="Times New Roman" w:cs="Times New Roman"/>
                <w:sz w:val="20"/>
                <w:szCs w:val="20"/>
                <w:rPrChange w:id="557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(line chart) </w:t>
            </w:r>
            <w:r w:rsidRPr="458052A4">
              <w:rPr>
                <w:rFonts w:ascii="Times New Roman" w:cs="Times New Roman"/>
                <w:sz w:val="20"/>
                <w:szCs w:val="20"/>
                <w:rPrChange w:id="5576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7F1355AF">
              <w:rPr>
                <w:rFonts w:ascii="Times New Roman" w:cs="Times New Roman"/>
                <w:sz w:val="20"/>
                <w:szCs w:val="20"/>
                <w:rPrChange w:id="557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CDD9089">
              <w:rPr>
                <w:rFonts w:ascii="Times New Roman" w:cs="Times New Roman"/>
                <w:sz w:val="20"/>
                <w:szCs w:val="20"/>
                <w:rPrChange w:id="5578" w:author="ahmad sahrul" w:date="2026-04-27T19:32:00Z">
                  <w:rPr>
                    <w:sz w:val="20"/>
                    <w:szCs w:val="20"/>
                  </w:rPr>
                </w:rPrChange>
              </w:rPr>
              <w:t>periode</w:t>
            </w:r>
            <w:r w:rsidRPr="F6106E8F">
              <w:rPr>
                <w:rFonts w:ascii="Times New Roman" w:cs="Times New Roman"/>
                <w:sz w:val="20"/>
                <w:szCs w:val="20"/>
                <w:rPrChange w:id="557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7 </w:t>
            </w:r>
            <w:r w:rsidRPr="CC08892C">
              <w:rPr>
                <w:rFonts w:ascii="Times New Roman" w:cs="Times New Roman"/>
                <w:sz w:val="20"/>
                <w:szCs w:val="20"/>
                <w:rPrChange w:id="5580" w:author="ahmad sahrul" w:date="2026-04-27T19:32:00Z">
                  <w:rPr>
                    <w:sz w:val="20"/>
                    <w:szCs w:val="20"/>
                  </w:rPr>
                </w:rPrChange>
              </w:rPr>
              <w:t>hari</w:t>
            </w:r>
            <w:r w:rsidRPr="03DCEB4A">
              <w:rPr>
                <w:rFonts w:ascii="Times New Roman" w:cs="Times New Roman"/>
                <w:sz w:val="20"/>
                <w:szCs w:val="20"/>
                <w:rPrChange w:id="558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30 </w:t>
            </w:r>
            <w:r w:rsidRPr="6D0FCCBE">
              <w:rPr>
                <w:rFonts w:ascii="Times New Roman" w:cs="Times New Roman"/>
                <w:sz w:val="20"/>
                <w:szCs w:val="20"/>
                <w:rPrChange w:id="5582" w:author="ahmad sahrul" w:date="2026-04-27T19:32:00Z">
                  <w:rPr>
                    <w:sz w:val="20"/>
                    <w:szCs w:val="20"/>
                  </w:rPr>
                </w:rPrChange>
              </w:rPr>
              <w:t>hari</w:t>
            </w:r>
            <w:r w:rsidRPr="E5714789">
              <w:rPr>
                <w:rFonts w:ascii="Times New Roman" w:cs="Times New Roman"/>
                <w:sz w:val="20"/>
                <w:szCs w:val="20"/>
                <w:rPrChange w:id="558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dan 3 </w:t>
            </w:r>
            <w:r w:rsidRPr="B52B84DD">
              <w:rPr>
                <w:rFonts w:ascii="Times New Roman" w:cs="Times New Roman"/>
                <w:sz w:val="20"/>
                <w:szCs w:val="20"/>
                <w:rPrChange w:id="5584" w:author="ahmad sahrul" w:date="2026-04-27T19:32:00Z">
                  <w:rPr>
                    <w:sz w:val="20"/>
                    <w:szCs w:val="20"/>
                  </w:rPr>
                </w:rPrChange>
              </w:rPr>
              <w:t>bulan</w:t>
            </w:r>
            <w:r w:rsidRPr="449A4C0F">
              <w:rPr>
                <w:rFonts w:ascii="Times New Roman" w:cs="Times New Roman"/>
                <w:sz w:val="20"/>
                <w:szCs w:val="20"/>
                <w:rPrChange w:id="558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95DAED0">
              <w:rPr>
                <w:rFonts w:ascii="Times New Roman" w:cs="Times New Roman"/>
                <w:sz w:val="20"/>
                <w:szCs w:val="20"/>
                <w:rPrChange w:id="5586" w:author="ahmad sahrul" w:date="2026-04-27T19:32:00Z">
                  <w:rPr>
                    <w:sz w:val="20"/>
                    <w:szCs w:val="20"/>
                  </w:rPr>
                </w:rPrChange>
              </w:rPr>
              <w:t>terakhir</w:t>
            </w:r>
            <w:r w:rsidRPr="FD10DEF0">
              <w:rPr>
                <w:rFonts w:ascii="Times New Roman" w:cs="Times New Roman"/>
                <w:sz w:val="20"/>
                <w:szCs w:val="20"/>
                <w:rPrChange w:id="5587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627F687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F09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88" w:author="ahmad sahrul" w:date="2026-04-27T19:32:00Z">
                  <w:rPr/>
                </w:rPrChange>
              </w:rPr>
              <w:pPrChange w:id="5589" w:author="6781" w:date="2026-04-27T23:07:00Z">
                <w:pPr/>
              </w:pPrChange>
            </w:pPr>
            <w:r w:rsidRPr="C71CA10D">
              <w:rPr>
                <w:rFonts w:ascii="Times New Roman" w:cs="Times New Roman"/>
                <w:b/>
                <w:bCs/>
                <w:sz w:val="20"/>
                <w:szCs w:val="20"/>
                <w:rPrChange w:id="5590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REQ-DASH-03</w:t>
            </w:r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A98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591" w:author="ahmad sahrul" w:date="2026-04-27T19:32:00Z">
                  <w:rPr/>
                </w:rPrChange>
              </w:rPr>
              <w:pPrChange w:id="5592" w:author="6781" w:date="2026-04-27T23:07:00Z">
                <w:pPr/>
              </w:pPrChange>
            </w:pPr>
            <w:r w:rsidRPr="20894536">
              <w:rPr>
                <w:rFonts w:ascii="Times New Roman" w:cs="Times New Roman"/>
                <w:sz w:val="20"/>
                <w:szCs w:val="20"/>
                <w:rPrChange w:id="559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Dashboard </w:t>
            </w:r>
            <w:r w:rsidRPr="C43A6B4F">
              <w:rPr>
                <w:rFonts w:ascii="Times New Roman" w:cs="Times New Roman"/>
                <w:sz w:val="20"/>
                <w:szCs w:val="20"/>
                <w:rPrChange w:id="5594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742AA79C">
              <w:rPr>
                <w:rFonts w:ascii="Times New Roman" w:cs="Times New Roman"/>
                <w:sz w:val="20"/>
                <w:szCs w:val="20"/>
                <w:rPrChange w:id="559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F27D4F3">
              <w:rPr>
                <w:rFonts w:ascii="Times New Roman" w:cs="Times New Roman"/>
                <w:sz w:val="20"/>
                <w:szCs w:val="20"/>
                <w:rPrChange w:id="5596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8FD0F07C">
              <w:rPr>
                <w:rFonts w:ascii="Times New Roman" w:cs="Times New Roman"/>
                <w:sz w:val="20"/>
                <w:szCs w:val="20"/>
                <w:rPrChange w:id="559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daftar 10 </w:t>
            </w:r>
            <w:r w:rsidRPr="38E16F09">
              <w:rPr>
                <w:rFonts w:ascii="Times New Roman" w:cs="Times New Roman"/>
                <w:sz w:val="20"/>
                <w:szCs w:val="20"/>
                <w:rPrChange w:id="5598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F0018B34">
              <w:rPr>
                <w:rFonts w:ascii="Times New Roman" w:cs="Times New Roman"/>
                <w:sz w:val="20"/>
                <w:szCs w:val="20"/>
                <w:rPrChange w:id="559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5BA0D91">
              <w:rPr>
                <w:rFonts w:ascii="Times New Roman" w:cs="Times New Roman"/>
                <w:sz w:val="20"/>
                <w:szCs w:val="20"/>
                <w:rPrChange w:id="5600" w:author="ahmad sahrul" w:date="2026-04-27T19:32:00Z">
                  <w:rPr>
                    <w:sz w:val="20"/>
                    <w:szCs w:val="20"/>
                  </w:rPr>
                </w:rPrChange>
              </w:rPr>
              <w:t>terlaris</w:t>
            </w:r>
            <w:r w:rsidRPr="42170311">
              <w:rPr>
                <w:rFonts w:ascii="Times New Roman" w:cs="Times New Roman"/>
                <w:sz w:val="20"/>
                <w:szCs w:val="20"/>
                <w:rPrChange w:id="560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D3BEB04">
              <w:rPr>
                <w:rFonts w:ascii="Times New Roman" w:cs="Times New Roman"/>
                <w:sz w:val="20"/>
                <w:szCs w:val="20"/>
                <w:rPrChange w:id="5602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BAEEF99C">
              <w:rPr>
                <w:rFonts w:ascii="Times New Roman" w:cs="Times New Roman"/>
                <w:sz w:val="20"/>
                <w:szCs w:val="20"/>
                <w:rPrChange w:id="560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4465E8E">
              <w:rPr>
                <w:rFonts w:ascii="Times New Roman" w:cs="Times New Roman"/>
                <w:sz w:val="20"/>
                <w:szCs w:val="20"/>
                <w:rPrChange w:id="5604" w:author="ahmad sahrul" w:date="2026-04-27T19:32:00Z">
                  <w:rPr>
                    <w:sz w:val="20"/>
                    <w:szCs w:val="20"/>
                  </w:rPr>
                </w:rPrChange>
              </w:rPr>
              <w:t>kuantitas</w:t>
            </w:r>
            <w:r w:rsidRPr="273EF638">
              <w:rPr>
                <w:rFonts w:ascii="Times New Roman" w:cs="Times New Roman"/>
                <w:sz w:val="20"/>
                <w:szCs w:val="20"/>
                <w:rPrChange w:id="560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26881334">
              <w:rPr>
                <w:rFonts w:ascii="Times New Roman" w:cs="Times New Roman"/>
                <w:sz w:val="20"/>
                <w:szCs w:val="20"/>
                <w:rPrChange w:id="5606" w:author="ahmad sahrul" w:date="2026-04-27T19:32:00Z">
                  <w:rPr>
                    <w:sz w:val="20"/>
                    <w:szCs w:val="20"/>
                  </w:rPr>
                </w:rPrChange>
              </w:rPr>
              <w:t>terjual</w:t>
            </w:r>
            <w:r w:rsidRPr="BB35D546">
              <w:rPr>
                <w:rFonts w:ascii="Times New Roman" w:cs="Times New Roman"/>
                <w:sz w:val="20"/>
                <w:szCs w:val="20"/>
                <w:rPrChange w:id="5607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3CE96B7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909A" w14:textId="1A0D2E2A" w:rsidR="00BF190D" w:rsidRPr="00BF190D" w:rsidRDefault="00000000">
            <w:pPr>
              <w:jc w:val="both"/>
              <w:rPr>
                <w:rFonts w:ascii="Times New Roman" w:cs="Times New Roman"/>
                <w:rPrChange w:id="5608" w:author="ahmad sahrul" w:date="2026-04-27T19:32:00Z">
                  <w:rPr/>
                </w:rPrChange>
              </w:rPr>
              <w:pPrChange w:id="5609" w:author="6781" w:date="2026-04-27T23:07:00Z">
                <w:pPr/>
              </w:pPrChange>
            </w:pPr>
            <w:r w:rsidRPr="D31129A8">
              <w:rPr>
                <w:rFonts w:ascii="Times New Roman" w:cs="Times New Roman"/>
                <w:b/>
                <w:bCs/>
                <w:sz w:val="20"/>
                <w:szCs w:val="20"/>
                <w:rPrChange w:id="5610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</w:t>
            </w:r>
            <w:ins w:id="5611" w:author="muhammad aldi oktavian" w:date="2026-05-16T02:48:00Z">
              <w:r w:rsidR="00706A78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4</w:t>
              </w:r>
            </w:ins>
            <w:del w:id="5612" w:author="muhammad aldi oktavian" w:date="2026-05-16T02:48:00Z">
              <w:r w:rsidRPr="D31129A8" w:rsidDel="00706A78">
                <w:rPr>
                  <w:rFonts w:ascii="Times New Roman" w:cs="Times New Roman"/>
                  <w:b/>
                  <w:bCs/>
                  <w:sz w:val="20"/>
                  <w:szCs w:val="20"/>
                  <w:rPrChange w:id="5613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5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20F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614" w:author="ahmad sahrul" w:date="2026-04-27T19:32:00Z">
                  <w:rPr/>
                </w:rPrChange>
              </w:rPr>
              <w:pPrChange w:id="5615" w:author="6781" w:date="2026-04-27T23:07:00Z">
                <w:pPr/>
              </w:pPrChange>
            </w:pPr>
            <w:r w:rsidRPr="EB2A8CA2">
              <w:rPr>
                <w:rFonts w:ascii="Times New Roman" w:cs="Times New Roman"/>
                <w:sz w:val="20"/>
                <w:szCs w:val="20"/>
                <w:rPrChange w:id="5616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372375EB">
              <w:rPr>
                <w:rFonts w:ascii="Times New Roman" w:cs="Times New Roman"/>
                <w:sz w:val="20"/>
                <w:szCs w:val="20"/>
                <w:rPrChange w:id="561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B08BAB0">
              <w:rPr>
                <w:rFonts w:ascii="Times New Roman" w:cs="Times New Roman"/>
                <w:sz w:val="20"/>
                <w:szCs w:val="20"/>
                <w:rPrChange w:id="5618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CFA0EE2C">
              <w:rPr>
                <w:rFonts w:ascii="Times New Roman" w:cs="Times New Roman"/>
                <w:sz w:val="20"/>
                <w:szCs w:val="20"/>
                <w:rPrChange w:id="561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BEEDFA1">
              <w:rPr>
                <w:rFonts w:ascii="Times New Roman" w:cs="Times New Roman"/>
                <w:sz w:val="20"/>
                <w:szCs w:val="20"/>
                <w:rPrChange w:id="5620" w:author="ahmad sahrul" w:date="2026-04-27T19:32:00Z">
                  <w:rPr>
                    <w:sz w:val="20"/>
                    <w:szCs w:val="20"/>
                  </w:rPr>
                </w:rPrChange>
              </w:rPr>
              <w:t>dapat</w:t>
            </w:r>
            <w:r w:rsidRPr="ABF9B672">
              <w:rPr>
                <w:rFonts w:ascii="Times New Roman" w:cs="Times New Roman"/>
                <w:sz w:val="20"/>
                <w:szCs w:val="20"/>
                <w:rPrChange w:id="562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CE17E81">
              <w:rPr>
                <w:rFonts w:ascii="Times New Roman" w:cs="Times New Roman"/>
                <w:sz w:val="20"/>
                <w:szCs w:val="20"/>
                <w:rPrChange w:id="5622" w:author="ahmad sahrul" w:date="2026-04-27T19:32:00Z">
                  <w:rPr>
                    <w:sz w:val="20"/>
                    <w:szCs w:val="20"/>
                  </w:rPr>
                </w:rPrChange>
              </w:rPr>
              <w:t>membuat</w:t>
            </w:r>
            <w:r w:rsidRPr="F8B6164B">
              <w:rPr>
                <w:rFonts w:ascii="Times New Roman" w:cs="Times New Roman"/>
                <w:sz w:val="20"/>
                <w:szCs w:val="20"/>
                <w:rPrChange w:id="562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38FBE0A">
              <w:rPr>
                <w:rFonts w:ascii="Times New Roman" w:cs="Times New Roman"/>
                <w:sz w:val="20"/>
                <w:szCs w:val="20"/>
                <w:rPrChange w:id="5624" w:author="ahmad sahrul" w:date="2026-04-27T19:32:00Z">
                  <w:rPr>
                    <w:sz w:val="20"/>
                    <w:szCs w:val="20"/>
                  </w:rPr>
                </w:rPrChange>
              </w:rPr>
              <w:t>laporan</w:t>
            </w:r>
            <w:r w:rsidRPr="D90B2786">
              <w:rPr>
                <w:rFonts w:ascii="Times New Roman" w:cs="Times New Roman"/>
                <w:sz w:val="20"/>
                <w:szCs w:val="20"/>
                <w:rPrChange w:id="562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3BC2912">
              <w:rPr>
                <w:rFonts w:ascii="Times New Roman" w:cs="Times New Roman"/>
                <w:sz w:val="20"/>
                <w:szCs w:val="20"/>
                <w:rPrChange w:id="5626" w:author="ahmad sahrul" w:date="2026-04-27T19:32:00Z">
                  <w:rPr>
                    <w:sz w:val="20"/>
                    <w:szCs w:val="20"/>
                  </w:rPr>
                </w:rPrChange>
              </w:rPr>
              <w:t>penjualan</w:t>
            </w:r>
            <w:r w:rsidRPr="9CDA5C5B">
              <w:rPr>
                <w:rFonts w:ascii="Times New Roman" w:cs="Times New Roman"/>
                <w:sz w:val="20"/>
                <w:szCs w:val="20"/>
                <w:rPrChange w:id="562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2FD40D6A">
              <w:rPr>
                <w:rFonts w:ascii="Times New Roman" w:cs="Times New Roman"/>
                <w:sz w:val="20"/>
                <w:szCs w:val="20"/>
                <w:rPrChange w:id="5628" w:author="ahmad sahrul" w:date="2026-04-27T19:32:00Z">
                  <w:rPr>
                    <w:sz w:val="20"/>
                    <w:szCs w:val="20"/>
                  </w:rPr>
                </w:rPrChange>
              </w:rPr>
              <w:t>dapat</w:t>
            </w:r>
            <w:r w:rsidRPr="78A8CE37">
              <w:rPr>
                <w:rFonts w:ascii="Times New Roman" w:cs="Times New Roman"/>
                <w:sz w:val="20"/>
                <w:szCs w:val="20"/>
                <w:rPrChange w:id="562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B35EDC9">
              <w:rPr>
                <w:rFonts w:ascii="Times New Roman" w:cs="Times New Roman"/>
                <w:sz w:val="20"/>
                <w:szCs w:val="20"/>
                <w:rPrChange w:id="5630" w:author="ahmad sahrul" w:date="2026-04-27T19:32:00Z">
                  <w:rPr>
                    <w:sz w:val="20"/>
                    <w:szCs w:val="20"/>
                  </w:rPr>
                </w:rPrChange>
              </w:rPr>
              <w:t>difilter</w:t>
            </w:r>
            <w:r w:rsidRPr="C1EEF0D6">
              <w:rPr>
                <w:rFonts w:ascii="Times New Roman" w:cs="Times New Roman"/>
                <w:sz w:val="20"/>
                <w:szCs w:val="20"/>
                <w:rPrChange w:id="563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E656FAD">
              <w:rPr>
                <w:rFonts w:ascii="Times New Roman" w:cs="Times New Roman"/>
                <w:sz w:val="20"/>
                <w:szCs w:val="20"/>
                <w:rPrChange w:id="5632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6273C45A">
              <w:rPr>
                <w:rFonts w:ascii="Times New Roman" w:cs="Times New Roman"/>
                <w:sz w:val="20"/>
                <w:szCs w:val="20"/>
                <w:rPrChange w:id="563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DDEDC64">
              <w:rPr>
                <w:rFonts w:ascii="Times New Roman" w:cs="Times New Roman"/>
                <w:sz w:val="20"/>
                <w:szCs w:val="20"/>
                <w:rPrChange w:id="5634" w:author="ahmad sahrul" w:date="2026-04-27T19:32:00Z">
                  <w:rPr>
                    <w:sz w:val="20"/>
                    <w:szCs w:val="20"/>
                  </w:rPr>
                </w:rPrChange>
              </w:rPr>
              <w:t>tanggal</w:t>
            </w:r>
            <w:r w:rsidRPr="7835526E">
              <w:rPr>
                <w:rFonts w:ascii="Times New Roman" w:cs="Times New Roman"/>
                <w:sz w:val="20"/>
                <w:szCs w:val="20"/>
                <w:rPrChange w:id="563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507D449B">
              <w:rPr>
                <w:rFonts w:ascii="Times New Roman" w:cs="Times New Roman"/>
                <w:sz w:val="20"/>
                <w:szCs w:val="20"/>
                <w:rPrChange w:id="5636" w:author="ahmad sahrul" w:date="2026-04-27T19:32:00Z">
                  <w:rPr>
                    <w:sz w:val="20"/>
                    <w:szCs w:val="20"/>
                  </w:rPr>
                </w:rPrChange>
              </w:rPr>
              <w:t>kanal</w:t>
            </w:r>
            <w:r w:rsidRPr="091375C3">
              <w:rPr>
                <w:rFonts w:ascii="Times New Roman" w:cs="Times New Roman"/>
                <w:sz w:val="20"/>
                <w:szCs w:val="20"/>
                <w:rPrChange w:id="56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(offline/online), dan </w:t>
            </w:r>
            <w:r w:rsidRPr="7ABEA81C">
              <w:rPr>
                <w:rFonts w:ascii="Times New Roman" w:cs="Times New Roman"/>
                <w:sz w:val="20"/>
                <w:szCs w:val="20"/>
                <w:rPrChange w:id="5638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0BF27063">
              <w:rPr>
                <w:rFonts w:ascii="Times New Roman" w:cs="Times New Roman"/>
                <w:sz w:val="20"/>
                <w:szCs w:val="20"/>
                <w:rPrChange w:id="563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BA1BFA5">
              <w:rPr>
                <w:rFonts w:ascii="Times New Roman" w:cs="Times New Roman"/>
                <w:sz w:val="20"/>
                <w:szCs w:val="20"/>
                <w:rPrChange w:id="5640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24F5FCB2">
              <w:rPr>
                <w:rFonts w:ascii="Times New Roman" w:cs="Times New Roman"/>
                <w:sz w:val="20"/>
                <w:szCs w:val="20"/>
                <w:rPrChange w:id="5641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6FBFB9B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34C8" w14:textId="44E62E55" w:rsidR="00BF190D" w:rsidRPr="00BF190D" w:rsidRDefault="00000000">
            <w:pPr>
              <w:jc w:val="both"/>
              <w:rPr>
                <w:rFonts w:ascii="Times New Roman" w:cs="Times New Roman"/>
                <w:rPrChange w:id="5642" w:author="ahmad sahrul" w:date="2026-04-27T19:32:00Z">
                  <w:rPr/>
                </w:rPrChange>
              </w:rPr>
              <w:pPrChange w:id="5643" w:author="6781" w:date="2026-04-27T23:07:00Z">
                <w:pPr/>
              </w:pPrChange>
            </w:pPr>
            <w:r w:rsidRPr="CD711E14">
              <w:rPr>
                <w:rFonts w:ascii="Times New Roman" w:cs="Times New Roman"/>
                <w:b/>
                <w:bCs/>
                <w:sz w:val="20"/>
                <w:szCs w:val="20"/>
                <w:rPrChange w:id="5644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</w:t>
            </w:r>
            <w:ins w:id="5645" w:author="muhammad aldi oktavian" w:date="2026-05-16T02:48:00Z">
              <w:r w:rsidR="00706A78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5</w:t>
              </w:r>
            </w:ins>
            <w:del w:id="5646" w:author="muhammad aldi oktavian" w:date="2026-05-16T02:48:00Z">
              <w:r w:rsidRPr="CD711E14" w:rsidDel="00706A78">
                <w:rPr>
                  <w:rFonts w:ascii="Times New Roman" w:cs="Times New Roman"/>
                  <w:b/>
                  <w:bCs/>
                  <w:sz w:val="20"/>
                  <w:szCs w:val="20"/>
                  <w:rPrChange w:id="5647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6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DA7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648" w:author="ahmad sahrul" w:date="2026-04-27T19:32:00Z">
                  <w:rPr/>
                </w:rPrChange>
              </w:rPr>
              <w:pPrChange w:id="5649" w:author="6781" w:date="2026-04-27T23:07:00Z">
                <w:pPr/>
              </w:pPrChange>
            </w:pPr>
            <w:r w:rsidRPr="3D55518D">
              <w:rPr>
                <w:rFonts w:ascii="Times New Roman" w:cs="Times New Roman"/>
                <w:sz w:val="20"/>
                <w:szCs w:val="20"/>
                <w:rPrChange w:id="5650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291EC7BD">
              <w:rPr>
                <w:rFonts w:ascii="Times New Roman" w:cs="Times New Roman"/>
                <w:sz w:val="20"/>
                <w:szCs w:val="20"/>
                <w:rPrChange w:id="565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B7FABD9">
              <w:rPr>
                <w:rFonts w:ascii="Times New Roman" w:cs="Times New Roman"/>
                <w:sz w:val="20"/>
                <w:szCs w:val="20"/>
                <w:rPrChange w:id="5652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697D0853">
              <w:rPr>
                <w:rFonts w:ascii="Times New Roman" w:cs="Times New Roman"/>
                <w:sz w:val="20"/>
                <w:szCs w:val="20"/>
                <w:rPrChange w:id="565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D3341CF">
              <w:rPr>
                <w:rFonts w:ascii="Times New Roman" w:cs="Times New Roman"/>
                <w:sz w:val="20"/>
                <w:szCs w:val="20"/>
                <w:rPrChange w:id="5654" w:author="ahmad sahrul" w:date="2026-04-27T19:32:00Z">
                  <w:rPr>
                    <w:sz w:val="20"/>
                    <w:szCs w:val="20"/>
                  </w:rPr>
                </w:rPrChange>
              </w:rPr>
              <w:t>menampilkan</w:t>
            </w:r>
            <w:r w:rsidRPr="C6A5133E">
              <w:rPr>
                <w:rFonts w:ascii="Times New Roman" w:cs="Times New Roman"/>
                <w:sz w:val="20"/>
                <w:szCs w:val="20"/>
                <w:rPrChange w:id="565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1EDB90F">
              <w:rPr>
                <w:rFonts w:ascii="Times New Roman" w:cs="Times New Roman"/>
                <w:sz w:val="20"/>
                <w:szCs w:val="20"/>
                <w:rPrChange w:id="5656" w:author="ahmad sahrul" w:date="2026-04-27T19:32:00Z">
                  <w:rPr>
                    <w:sz w:val="20"/>
                    <w:szCs w:val="20"/>
                  </w:rPr>
                </w:rPrChange>
              </w:rPr>
              <w:t>perbandingan</w:t>
            </w:r>
            <w:r w:rsidRPr="BAC54E6E">
              <w:rPr>
                <w:rFonts w:ascii="Times New Roman" w:cs="Times New Roman"/>
                <w:sz w:val="20"/>
                <w:szCs w:val="20"/>
                <w:rPrChange w:id="565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6A96240">
              <w:rPr>
                <w:rFonts w:ascii="Times New Roman" w:cs="Times New Roman"/>
                <w:sz w:val="20"/>
                <w:szCs w:val="20"/>
                <w:rPrChange w:id="5658" w:author="ahmad sahrul" w:date="2026-04-27T19:32:00Z">
                  <w:rPr>
                    <w:sz w:val="20"/>
                    <w:szCs w:val="20"/>
                  </w:rPr>
                </w:rPrChange>
              </w:rPr>
              <w:t>penjualan</w:t>
            </w:r>
            <w:r w:rsidRPr="031A6113">
              <w:rPr>
                <w:rFonts w:ascii="Times New Roman" w:cs="Times New Roman"/>
                <w:sz w:val="20"/>
                <w:szCs w:val="20"/>
                <w:rPrChange w:id="565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84C9373">
              <w:rPr>
                <w:rFonts w:ascii="Times New Roman" w:cs="Times New Roman"/>
                <w:sz w:val="20"/>
                <w:szCs w:val="20"/>
                <w:rPrChange w:id="5660" w:author="ahmad sahrul" w:date="2026-04-27T19:32:00Z">
                  <w:rPr>
                    <w:sz w:val="20"/>
                    <w:szCs w:val="20"/>
                  </w:rPr>
                </w:rPrChange>
              </w:rPr>
              <w:t>kucing</w:t>
            </w:r>
            <w:r w:rsidRPr="41FBA4DA">
              <w:rPr>
                <w:rFonts w:ascii="Times New Roman" w:cs="Times New Roman"/>
                <w:sz w:val="20"/>
                <w:szCs w:val="20"/>
                <w:rPrChange w:id="566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vs </w:t>
            </w:r>
            <w:r w:rsidRPr="63097066">
              <w:rPr>
                <w:rFonts w:ascii="Times New Roman" w:cs="Times New Roman"/>
                <w:sz w:val="20"/>
                <w:szCs w:val="20"/>
                <w:rPrChange w:id="5662" w:author="ahmad sahrul" w:date="2026-04-27T19:32:00Z">
                  <w:rPr>
                    <w:sz w:val="20"/>
                    <w:szCs w:val="20"/>
                  </w:rPr>
                </w:rPrChange>
              </w:rPr>
              <w:t>anjing</w:t>
            </w:r>
            <w:r w:rsidRPr="DB1E1FB2">
              <w:rPr>
                <w:rFonts w:ascii="Times New Roman" w:cs="Times New Roman"/>
                <w:sz w:val="20"/>
                <w:szCs w:val="20"/>
                <w:rPrChange w:id="566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</w:t>
            </w:r>
            <w:r w:rsidRPr="9E85B7B3">
              <w:rPr>
                <w:rFonts w:ascii="Times New Roman" w:cs="Times New Roman"/>
                <w:sz w:val="20"/>
                <w:szCs w:val="20"/>
                <w:rPrChange w:id="5664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B5EA8476">
              <w:rPr>
                <w:rFonts w:ascii="Times New Roman" w:cs="Times New Roman"/>
                <w:sz w:val="20"/>
                <w:szCs w:val="20"/>
                <w:rPrChange w:id="566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51DD73B">
              <w:rPr>
                <w:rFonts w:ascii="Times New Roman" w:cs="Times New Roman"/>
                <w:sz w:val="20"/>
                <w:szCs w:val="20"/>
                <w:rPrChange w:id="5666" w:author="ahmad sahrul" w:date="2026-04-27T19:32:00Z">
                  <w:rPr>
                    <w:sz w:val="20"/>
                    <w:szCs w:val="20"/>
                  </w:rPr>
                </w:rPrChange>
              </w:rPr>
              <w:t>hewan</w:t>
            </w:r>
            <w:r w:rsidRPr="87462326">
              <w:rPr>
                <w:rFonts w:ascii="Times New Roman" w:cs="Times New Roman"/>
                <w:sz w:val="20"/>
                <w:szCs w:val="20"/>
                <w:rPrChange w:id="56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2004742">
              <w:rPr>
                <w:rFonts w:ascii="Times New Roman" w:cs="Times New Roman"/>
                <w:sz w:val="20"/>
                <w:szCs w:val="20"/>
                <w:rPrChange w:id="5668" w:author="ahmad sahrul" w:date="2026-04-27T19:32:00Z">
                  <w:rPr>
                    <w:sz w:val="20"/>
                    <w:szCs w:val="20"/>
                  </w:rPr>
                </w:rPrChange>
              </w:rPr>
              <w:t>dominan</w:t>
            </w:r>
            <w:r w:rsidRPr="F13BC59F">
              <w:rPr>
                <w:rFonts w:ascii="Times New Roman" w:cs="Times New Roman"/>
                <w:sz w:val="20"/>
                <w:szCs w:val="20"/>
                <w:rPrChange w:id="5669" w:author="ahmad sahrul" w:date="2026-04-27T19:32:00Z">
                  <w:rPr>
                    <w:sz w:val="20"/>
                    <w:szCs w:val="20"/>
                  </w:rPr>
                </w:rPrChange>
              </w:rPr>
              <w:t>).</w:t>
            </w:r>
          </w:p>
        </w:tc>
      </w:tr>
      <w:tr w:rsidR="00BF190D" w14:paraId="031B166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251C" w14:textId="7859CA22" w:rsidR="00BF190D" w:rsidRPr="00BF190D" w:rsidRDefault="00000000">
            <w:pPr>
              <w:jc w:val="both"/>
              <w:rPr>
                <w:rFonts w:ascii="Times New Roman" w:cs="Times New Roman"/>
                <w:rPrChange w:id="5670" w:author="ahmad sahrul" w:date="2026-04-27T19:32:00Z">
                  <w:rPr/>
                </w:rPrChange>
              </w:rPr>
              <w:pPrChange w:id="5671" w:author="6781" w:date="2026-04-27T23:07:00Z">
                <w:pPr/>
              </w:pPrChange>
            </w:pPr>
            <w:r w:rsidRPr="DC1943EF">
              <w:rPr>
                <w:rFonts w:ascii="Times New Roman" w:cs="Times New Roman"/>
                <w:b/>
                <w:bCs/>
                <w:sz w:val="20"/>
                <w:szCs w:val="20"/>
                <w:rPrChange w:id="5672" w:author="ahmad sahrul" w:date="2026-04-27T19:32:00Z">
                  <w:rPr>
                    <w:b/>
                    <w:bCs/>
                    <w:sz w:val="20"/>
                    <w:szCs w:val="20"/>
                  </w:rPr>
                </w:rPrChange>
              </w:rPr>
              <w:t>REQ-DASH-0</w:t>
            </w:r>
            <w:ins w:id="5673" w:author="muhammad aldi oktavian" w:date="2026-05-16T02:48:00Z">
              <w:r w:rsidR="00706A78">
                <w:rPr>
                  <w:rFonts w:ascii="Times New Roman" w:cs="Times New Roman"/>
                  <w:b/>
                  <w:bCs/>
                  <w:sz w:val="20"/>
                  <w:szCs w:val="20"/>
                </w:rPr>
                <w:t>6</w:t>
              </w:r>
            </w:ins>
            <w:del w:id="5674" w:author="muhammad aldi oktavian" w:date="2026-05-16T02:48:00Z">
              <w:r w:rsidRPr="DC1943EF" w:rsidDel="00706A78">
                <w:rPr>
                  <w:rFonts w:ascii="Times New Roman" w:cs="Times New Roman"/>
                  <w:b/>
                  <w:bCs/>
                  <w:sz w:val="20"/>
                  <w:szCs w:val="20"/>
                  <w:rPrChange w:id="5675" w:author="ahmad sahrul" w:date="2026-04-27T19:32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7</w:delText>
              </w:r>
            </w:del>
          </w:p>
        </w:tc>
        <w:tc>
          <w:tcPr>
            <w:tcW w:w="7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657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5676" w:author="ahmad sahrul" w:date="2026-04-27T19:32:00Z">
                  <w:rPr/>
                </w:rPrChange>
              </w:rPr>
              <w:pPrChange w:id="5677" w:author="6781" w:date="2026-04-27T23:07:00Z">
                <w:pPr/>
              </w:pPrChange>
            </w:pPr>
            <w:r w:rsidRPr="FFF8B3B2">
              <w:rPr>
                <w:rFonts w:ascii="Times New Roman" w:cs="Times New Roman"/>
                <w:sz w:val="20"/>
                <w:szCs w:val="20"/>
                <w:rPrChange w:id="5678" w:author="ahmad sahrul" w:date="2026-04-27T19:32:00Z">
                  <w:rPr>
                    <w:sz w:val="20"/>
                    <w:szCs w:val="20"/>
                  </w:rPr>
                </w:rPrChange>
              </w:rPr>
              <w:t>Laporan</w:t>
            </w:r>
            <w:r w:rsidRPr="A7FFB10F">
              <w:rPr>
                <w:rFonts w:ascii="Times New Roman" w:cs="Times New Roman"/>
                <w:sz w:val="20"/>
                <w:szCs w:val="20"/>
                <w:rPrChange w:id="567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5DA8826">
              <w:rPr>
                <w:rFonts w:ascii="Times New Roman" w:cs="Times New Roman"/>
                <w:sz w:val="20"/>
                <w:szCs w:val="20"/>
                <w:rPrChange w:id="5680" w:author="ahmad sahrul" w:date="2026-04-27T19:32:00Z">
                  <w:rPr>
                    <w:sz w:val="20"/>
                    <w:szCs w:val="20"/>
                  </w:rPr>
                </w:rPrChange>
              </w:rPr>
              <w:t>harus</w:t>
            </w:r>
            <w:r w:rsidRPr="50B1BDA9">
              <w:rPr>
                <w:rFonts w:ascii="Times New Roman" w:cs="Times New Roman"/>
                <w:sz w:val="20"/>
                <w:szCs w:val="20"/>
                <w:rPrChange w:id="568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2F954CF">
              <w:rPr>
                <w:rFonts w:ascii="Times New Roman" w:cs="Times New Roman"/>
                <w:sz w:val="20"/>
                <w:szCs w:val="20"/>
                <w:rPrChange w:id="5682" w:author="ahmad sahrul" w:date="2026-04-27T19:32:00Z">
                  <w:rPr>
                    <w:sz w:val="20"/>
                    <w:szCs w:val="20"/>
                  </w:rPr>
                </w:rPrChange>
              </w:rPr>
              <w:t>dapat</w:t>
            </w:r>
            <w:r w:rsidRPr="BFE1C517">
              <w:rPr>
                <w:rFonts w:ascii="Times New Roman" w:cs="Times New Roman"/>
                <w:sz w:val="20"/>
                <w:szCs w:val="20"/>
                <w:rPrChange w:id="568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37B3AE5">
              <w:rPr>
                <w:rFonts w:ascii="Times New Roman" w:cs="Times New Roman"/>
                <w:sz w:val="20"/>
                <w:szCs w:val="20"/>
                <w:rPrChange w:id="5684" w:author="ahmad sahrul" w:date="2026-04-27T19:32:00Z">
                  <w:rPr>
                    <w:sz w:val="20"/>
                    <w:szCs w:val="20"/>
                  </w:rPr>
                </w:rPrChange>
              </w:rPr>
              <w:t>dieksport</w:t>
            </w:r>
            <w:r w:rsidRPr="A6A7FD35">
              <w:rPr>
                <w:rFonts w:ascii="Times New Roman" w:cs="Times New Roman"/>
                <w:sz w:val="20"/>
                <w:szCs w:val="20"/>
                <w:rPrChange w:id="568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799E9E0">
              <w:rPr>
                <w:rFonts w:ascii="Times New Roman" w:cs="Times New Roman"/>
                <w:sz w:val="20"/>
                <w:szCs w:val="20"/>
                <w:rPrChange w:id="5686" w:author="ahmad sahrul" w:date="2026-04-27T19:32:00Z">
                  <w:rPr>
                    <w:sz w:val="20"/>
                    <w:szCs w:val="20"/>
                  </w:rPr>
                </w:rPrChange>
              </w:rPr>
              <w:t>dalam</w:t>
            </w:r>
            <w:r w:rsidRPr="E2283405">
              <w:rPr>
                <w:rFonts w:ascii="Times New Roman" w:cs="Times New Roman"/>
                <w:sz w:val="20"/>
                <w:szCs w:val="20"/>
                <w:rPrChange w:id="568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format CSV/PDF (TBD </w:t>
            </w:r>
            <w:r w:rsidRPr="E2283405">
              <w:rPr>
                <w:rFonts w:ascii="Times New Roman" w:cs="Times New Roman"/>
                <w:sz w:val="20"/>
                <w:szCs w:val="20"/>
                <w:rPrChange w:id="5688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E2283405">
              <w:rPr>
                <w:rFonts w:ascii="Times New Roman" w:cs="Times New Roman"/>
                <w:sz w:val="20"/>
                <w:szCs w:val="20"/>
                <w:rPrChange w:id="568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88C95E5">
              <w:rPr>
                <w:rFonts w:ascii="Times New Roman" w:cs="Times New Roman"/>
                <w:sz w:val="20"/>
                <w:szCs w:val="20"/>
                <w:rPrChange w:id="5690" w:author="ahmad sahrul" w:date="2026-04-27T19:32:00Z">
                  <w:rPr>
                    <w:sz w:val="20"/>
                    <w:szCs w:val="20"/>
                  </w:rPr>
                </w:rPrChange>
              </w:rPr>
              <w:t>fase</w:t>
            </w:r>
            <w:r w:rsidRPr="2F24B9DF">
              <w:rPr>
                <w:rFonts w:ascii="Times New Roman" w:cs="Times New Roman"/>
                <w:sz w:val="20"/>
                <w:szCs w:val="20"/>
                <w:rPrChange w:id="569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2).</w:t>
            </w:r>
          </w:p>
        </w:tc>
      </w:tr>
    </w:tbl>
    <w:p w14:paraId="41360990" w14:textId="77777777" w:rsidR="00BF190D" w:rsidRPr="00BF190D" w:rsidRDefault="00000000">
      <w:pPr>
        <w:jc w:val="both"/>
        <w:rPr>
          <w:rFonts w:ascii="Times New Roman" w:cs="Times New Roman"/>
          <w:rPrChange w:id="5692" w:author="ahmad sahrul" w:date="2026-04-27T19:32:00Z">
            <w:rPr/>
          </w:rPrChange>
        </w:rPr>
        <w:pPrChange w:id="5693" w:author="6781" w:date="2026-04-27T23:07:00Z">
          <w:pPr/>
        </w:pPrChange>
      </w:pPr>
      <w:r w:rsidRPr="B1121C5F">
        <w:rPr>
          <w:rFonts w:ascii="Times New Roman" w:cs="Times New Roman"/>
          <w:rPrChange w:id="5694" w:author="ahmad sahrul" w:date="2026-04-27T19:32:00Z">
            <w:rPr/>
          </w:rPrChange>
        </w:rPr>
        <w:br w:type="page"/>
      </w:r>
    </w:p>
    <w:p w14:paraId="5119A4FE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5695" w:author="ahmad sahrul" w:date="2026-04-27T19:42:00Z">
            <w:rPr/>
          </w:rPrChange>
        </w:rPr>
        <w:pPrChange w:id="5696" w:author="6781" w:date="2026-04-27T23:07:00Z">
          <w:pPr>
            <w:pStyle w:val="Heading1"/>
          </w:pPr>
        </w:pPrChange>
      </w:pPr>
      <w:bookmarkStart w:id="5697" w:name="_Toc228212164"/>
      <w:r w:rsidRPr="0F083421">
        <w:rPr>
          <w:rFonts w:ascii="Times New Roman" w:cs="Times New Roman"/>
          <w:color w:val="000000"/>
          <w:rPrChange w:id="5698" w:author="ahmad sahrul" w:date="2026-04-27T19:42:00Z">
            <w:rPr/>
          </w:rPrChange>
        </w:rPr>
        <w:lastRenderedPageBreak/>
        <w:t>5. Other Nonfunctional Requirements</w:t>
      </w:r>
      <w:bookmarkEnd w:id="5697"/>
    </w:p>
    <w:p w14:paraId="5FDB8049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5699" w:author="ahmad sahrul" w:date="2026-04-27T19:42:00Z">
            <w:rPr/>
          </w:rPrChange>
        </w:rPr>
        <w:pPrChange w:id="5700" w:author="6781" w:date="2026-04-27T23:07:00Z">
          <w:pPr>
            <w:pStyle w:val="Heading2"/>
          </w:pPr>
        </w:pPrChange>
      </w:pPr>
      <w:bookmarkStart w:id="5701" w:name="_Toc228212165"/>
      <w:r w:rsidRPr="DE962A96">
        <w:rPr>
          <w:rFonts w:ascii="Times New Roman" w:cs="Times New Roman"/>
          <w:color w:val="000000"/>
          <w:rPrChange w:id="5702" w:author="ahmad sahrul" w:date="2026-04-27T19:42:00Z">
            <w:rPr/>
          </w:rPrChange>
        </w:rPr>
        <w:t>5.1 Performance Requirements</w:t>
      </w:r>
      <w:bookmarkEnd w:id="5701"/>
    </w:p>
    <w:p w14:paraId="02D54C7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703" w:author="ahmad sahrul" w:date="2026-04-27T19:53:00Z">
            <w:rPr/>
          </w:rPrChange>
        </w:rPr>
        <w:pPrChange w:id="570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852D2F0">
        <w:rPr>
          <w:rFonts w:ascii="Times New Roman" w:cs="Times New Roman"/>
          <w:color w:val="000000"/>
          <w:sz w:val="24"/>
          <w:szCs w:val="24"/>
          <w:rPrChange w:id="5705" w:author="ahmad sahrul" w:date="2026-04-27T19:53:00Z">
            <w:rPr/>
          </w:rPrChange>
        </w:rPr>
        <w:t xml:space="preserve">Waktu </w:t>
      </w:r>
      <w:r w:rsidRPr="C4B4C47A">
        <w:rPr>
          <w:rFonts w:ascii="Times New Roman" w:cs="Times New Roman"/>
          <w:color w:val="000000"/>
          <w:sz w:val="24"/>
          <w:szCs w:val="24"/>
          <w:rPrChange w:id="5706" w:author="ahmad sahrul" w:date="2026-04-27T19:53:00Z">
            <w:rPr/>
          </w:rPrChange>
        </w:rPr>
        <w:t>respons</w:t>
      </w:r>
      <w:r w:rsidRPr="704F0EAF">
        <w:rPr>
          <w:rFonts w:ascii="Times New Roman" w:cs="Times New Roman"/>
          <w:color w:val="000000"/>
          <w:sz w:val="24"/>
          <w:szCs w:val="24"/>
          <w:rPrChange w:id="5707" w:author="ahmad sahrul" w:date="2026-04-27T19:53:00Z">
            <w:rPr/>
          </w:rPrChange>
        </w:rPr>
        <w:t xml:space="preserve"> API </w:t>
      </w:r>
      <w:r w:rsidRPr="2EA8BBD5">
        <w:rPr>
          <w:rFonts w:ascii="Times New Roman" w:cs="Times New Roman"/>
          <w:color w:val="000000"/>
          <w:sz w:val="24"/>
          <w:szCs w:val="24"/>
          <w:rPrChange w:id="5708" w:author="ahmad sahrul" w:date="2026-04-27T19:53:00Z">
            <w:rPr/>
          </w:rPrChange>
        </w:rPr>
        <w:t>untuk</w:t>
      </w:r>
      <w:r w:rsidRPr="238E7719">
        <w:rPr>
          <w:rFonts w:ascii="Times New Roman" w:cs="Times New Roman"/>
          <w:color w:val="000000"/>
          <w:sz w:val="24"/>
          <w:szCs w:val="24"/>
          <w:rPrChange w:id="5709" w:author="ahmad sahrul" w:date="2026-04-27T19:53:00Z">
            <w:rPr/>
          </w:rPrChange>
        </w:rPr>
        <w:t xml:space="preserve"> </w:t>
      </w:r>
      <w:r w:rsidRPr="64FCF7F1">
        <w:rPr>
          <w:rFonts w:ascii="Times New Roman" w:cs="Times New Roman"/>
          <w:color w:val="000000"/>
          <w:sz w:val="24"/>
          <w:szCs w:val="24"/>
          <w:rPrChange w:id="5710" w:author="ahmad sahrul" w:date="2026-04-27T19:53:00Z">
            <w:rPr/>
          </w:rPrChange>
        </w:rPr>
        <w:t>operasi</w:t>
      </w:r>
      <w:r w:rsidRPr="E317F019">
        <w:rPr>
          <w:rFonts w:ascii="Times New Roman" w:cs="Times New Roman"/>
          <w:color w:val="000000"/>
          <w:sz w:val="24"/>
          <w:szCs w:val="24"/>
          <w:rPrChange w:id="5711" w:author="ahmad sahrul" w:date="2026-04-27T19:53:00Z">
            <w:rPr/>
          </w:rPrChange>
        </w:rPr>
        <w:t xml:space="preserve"> CRUD </w:t>
      </w:r>
      <w:r w:rsidRPr="A67047BC">
        <w:rPr>
          <w:rFonts w:ascii="Times New Roman" w:cs="Times New Roman"/>
          <w:color w:val="000000"/>
          <w:sz w:val="24"/>
          <w:szCs w:val="24"/>
          <w:rPrChange w:id="5712" w:author="ahmad sahrul" w:date="2026-04-27T19:53:00Z">
            <w:rPr/>
          </w:rPrChange>
        </w:rPr>
        <w:t>biasa</w:t>
      </w:r>
      <w:r w:rsidRPr="ABBB1F8A">
        <w:rPr>
          <w:rFonts w:ascii="Times New Roman" w:cs="Times New Roman"/>
          <w:color w:val="000000"/>
          <w:sz w:val="24"/>
          <w:szCs w:val="24"/>
          <w:rPrChange w:id="5713" w:author="ahmad sahrul" w:date="2026-04-27T19:53:00Z">
            <w:rPr/>
          </w:rPrChange>
        </w:rPr>
        <w:t xml:space="preserve"> </w:t>
      </w:r>
      <w:r w:rsidRPr="67E520E3">
        <w:rPr>
          <w:rFonts w:ascii="Times New Roman" w:cs="Times New Roman"/>
          <w:color w:val="000000"/>
          <w:sz w:val="24"/>
          <w:szCs w:val="24"/>
          <w:rPrChange w:id="5714" w:author="ahmad sahrul" w:date="2026-04-27T19:53:00Z">
            <w:rPr/>
          </w:rPrChange>
        </w:rPr>
        <w:t>tidak</w:t>
      </w:r>
      <w:r w:rsidRPr="E113FCD8">
        <w:rPr>
          <w:rFonts w:ascii="Times New Roman" w:cs="Times New Roman"/>
          <w:color w:val="000000"/>
          <w:sz w:val="24"/>
          <w:szCs w:val="24"/>
          <w:rPrChange w:id="5715" w:author="ahmad sahrul" w:date="2026-04-27T19:53:00Z">
            <w:rPr/>
          </w:rPrChange>
        </w:rPr>
        <w:t xml:space="preserve"> </w:t>
      </w:r>
      <w:r w:rsidRPr="F564170C">
        <w:rPr>
          <w:rFonts w:ascii="Times New Roman" w:cs="Times New Roman"/>
          <w:color w:val="000000"/>
          <w:sz w:val="24"/>
          <w:szCs w:val="24"/>
          <w:rPrChange w:id="5716" w:author="ahmad sahrul" w:date="2026-04-27T19:53:00Z">
            <w:rPr/>
          </w:rPrChange>
        </w:rPr>
        <w:t>boleh</w:t>
      </w:r>
      <w:r w:rsidRPr="98393432">
        <w:rPr>
          <w:rFonts w:ascii="Times New Roman" w:cs="Times New Roman"/>
          <w:color w:val="000000"/>
          <w:sz w:val="24"/>
          <w:szCs w:val="24"/>
          <w:rPrChange w:id="5717" w:author="ahmad sahrul" w:date="2026-04-27T19:53:00Z">
            <w:rPr/>
          </w:rPrChange>
        </w:rPr>
        <w:t xml:space="preserve"> </w:t>
      </w:r>
      <w:r w:rsidRPr="E9337A78">
        <w:rPr>
          <w:rFonts w:ascii="Times New Roman" w:cs="Times New Roman"/>
          <w:color w:val="000000"/>
          <w:sz w:val="24"/>
          <w:szCs w:val="24"/>
          <w:rPrChange w:id="5718" w:author="ahmad sahrul" w:date="2026-04-27T19:53:00Z">
            <w:rPr/>
          </w:rPrChange>
        </w:rPr>
        <w:t>melebihi</w:t>
      </w:r>
      <w:r w:rsidRPr="031EA6E8">
        <w:rPr>
          <w:rFonts w:ascii="Times New Roman" w:cs="Times New Roman"/>
          <w:color w:val="000000"/>
          <w:sz w:val="24"/>
          <w:szCs w:val="24"/>
          <w:rPrChange w:id="5719" w:author="ahmad sahrul" w:date="2026-04-27T19:53:00Z">
            <w:rPr/>
          </w:rPrChange>
        </w:rPr>
        <w:t xml:space="preserve"> 2 </w:t>
      </w:r>
      <w:r w:rsidRPr="C9056A77">
        <w:rPr>
          <w:rFonts w:ascii="Times New Roman" w:cs="Times New Roman"/>
          <w:color w:val="000000"/>
          <w:sz w:val="24"/>
          <w:szCs w:val="24"/>
          <w:rPrChange w:id="5720" w:author="ahmad sahrul" w:date="2026-04-27T19:53:00Z">
            <w:rPr/>
          </w:rPrChange>
        </w:rPr>
        <w:t>detik</w:t>
      </w:r>
      <w:r w:rsidRPr="B55BCEE3">
        <w:rPr>
          <w:rFonts w:ascii="Times New Roman" w:cs="Times New Roman"/>
          <w:color w:val="000000"/>
          <w:sz w:val="24"/>
          <w:szCs w:val="24"/>
          <w:rPrChange w:id="5721" w:author="ahmad sahrul" w:date="2026-04-27T19:53:00Z">
            <w:rPr/>
          </w:rPrChange>
        </w:rPr>
        <w:t xml:space="preserve"> pada </w:t>
      </w:r>
      <w:r w:rsidRPr="F9C20F85">
        <w:rPr>
          <w:rFonts w:ascii="Times New Roman" w:cs="Times New Roman"/>
          <w:color w:val="000000"/>
          <w:sz w:val="24"/>
          <w:szCs w:val="24"/>
          <w:rPrChange w:id="5722" w:author="ahmad sahrul" w:date="2026-04-27T19:53:00Z">
            <w:rPr/>
          </w:rPrChange>
        </w:rPr>
        <w:t>kondisi</w:t>
      </w:r>
      <w:r w:rsidRPr="B7294163">
        <w:rPr>
          <w:rFonts w:ascii="Times New Roman" w:cs="Times New Roman"/>
          <w:color w:val="000000"/>
          <w:sz w:val="24"/>
          <w:szCs w:val="24"/>
          <w:rPrChange w:id="5723" w:author="ahmad sahrul" w:date="2026-04-27T19:53:00Z">
            <w:rPr/>
          </w:rPrChange>
        </w:rPr>
        <w:t xml:space="preserve"> normal (</w:t>
      </w:r>
      <w:r w:rsidRPr="34CA8A12">
        <w:rPr>
          <w:rFonts w:ascii="Times New Roman" w:cs="Times New Roman"/>
          <w:color w:val="000000"/>
          <w:sz w:val="24"/>
          <w:szCs w:val="24"/>
          <w:rPrChange w:id="5724" w:author="ahmad sahrul" w:date="2026-04-27T19:53:00Z">
            <w:rPr/>
          </w:rPrChange>
        </w:rPr>
        <w:t>koneksi</w:t>
      </w:r>
      <w:r w:rsidRPr="C0928D59">
        <w:rPr>
          <w:rFonts w:ascii="Times New Roman" w:cs="Times New Roman"/>
          <w:color w:val="000000"/>
          <w:sz w:val="24"/>
          <w:szCs w:val="24"/>
          <w:rPrChange w:id="5725" w:author="ahmad sahrul" w:date="2026-04-27T19:53:00Z">
            <w:rPr/>
          </w:rPrChange>
        </w:rPr>
        <w:t xml:space="preserve"> internet </w:t>
      </w:r>
      <w:r w:rsidRPr="33ACBE43">
        <w:rPr>
          <w:rFonts w:ascii="Times New Roman" w:cs="Times New Roman"/>
          <w:color w:val="000000"/>
          <w:sz w:val="24"/>
          <w:szCs w:val="24"/>
          <w:rPrChange w:id="5726" w:author="ahmad sahrul" w:date="2026-04-27T19:53:00Z">
            <w:rPr/>
          </w:rPrChange>
        </w:rPr>
        <w:t>stabil</w:t>
      </w:r>
      <w:r w:rsidRPr="31164C25">
        <w:rPr>
          <w:rFonts w:ascii="Times New Roman" w:cs="Times New Roman"/>
          <w:color w:val="000000"/>
          <w:sz w:val="24"/>
          <w:szCs w:val="24"/>
          <w:rPrChange w:id="5727" w:author="ahmad sahrul" w:date="2026-04-27T19:53:00Z">
            <w:rPr/>
          </w:rPrChange>
        </w:rPr>
        <w:t>).</w:t>
      </w:r>
    </w:p>
    <w:p w14:paraId="4BE2F97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728" w:author="ahmad sahrul" w:date="2026-04-27T19:53:00Z">
            <w:rPr/>
          </w:rPrChange>
        </w:rPr>
        <w:pPrChange w:id="572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3AF4341">
        <w:rPr>
          <w:rFonts w:ascii="Times New Roman" w:cs="Times New Roman"/>
          <w:color w:val="000000"/>
          <w:sz w:val="24"/>
          <w:szCs w:val="24"/>
          <w:rPrChange w:id="5730" w:author="ahmad sahrul" w:date="2026-04-27T19:53:00Z">
            <w:rPr/>
          </w:rPrChange>
        </w:rPr>
        <w:t xml:space="preserve">Halaman POS </w:t>
      </w:r>
      <w:r w:rsidRPr="068B55B3">
        <w:rPr>
          <w:rFonts w:ascii="Times New Roman" w:cs="Times New Roman"/>
          <w:color w:val="000000"/>
          <w:sz w:val="24"/>
          <w:szCs w:val="24"/>
          <w:rPrChange w:id="5731" w:author="ahmad sahrul" w:date="2026-04-27T19:53:00Z">
            <w:rPr/>
          </w:rPrChange>
        </w:rPr>
        <w:t>harus</w:t>
      </w:r>
      <w:r w:rsidRPr="A079394A">
        <w:rPr>
          <w:rFonts w:ascii="Times New Roman" w:cs="Times New Roman"/>
          <w:color w:val="000000"/>
          <w:sz w:val="24"/>
          <w:szCs w:val="24"/>
          <w:rPrChange w:id="5732" w:author="ahmad sahrul" w:date="2026-04-27T19:53:00Z">
            <w:rPr/>
          </w:rPrChange>
        </w:rPr>
        <w:t xml:space="preserve"> </w:t>
      </w:r>
      <w:r w:rsidRPr="97F235E0">
        <w:rPr>
          <w:rFonts w:ascii="Times New Roman" w:cs="Times New Roman"/>
          <w:color w:val="000000"/>
          <w:sz w:val="24"/>
          <w:szCs w:val="24"/>
          <w:rPrChange w:id="5733" w:author="ahmad sahrul" w:date="2026-04-27T19:53:00Z">
            <w:rPr/>
          </w:rPrChange>
        </w:rPr>
        <w:t>dapat</w:t>
      </w:r>
      <w:r w:rsidRPr="5C647F9B">
        <w:rPr>
          <w:rFonts w:ascii="Times New Roman" w:cs="Times New Roman"/>
          <w:color w:val="000000"/>
          <w:sz w:val="24"/>
          <w:szCs w:val="24"/>
          <w:rPrChange w:id="5734" w:author="ahmad sahrul" w:date="2026-04-27T19:53:00Z">
            <w:rPr/>
          </w:rPrChange>
        </w:rPr>
        <w:t xml:space="preserve"> </w:t>
      </w:r>
      <w:r w:rsidRPr="39E49758">
        <w:rPr>
          <w:rFonts w:ascii="Times New Roman" w:cs="Times New Roman"/>
          <w:color w:val="000000"/>
          <w:sz w:val="24"/>
          <w:szCs w:val="24"/>
          <w:rPrChange w:id="5735" w:author="ahmad sahrul" w:date="2026-04-27T19:53:00Z">
            <w:rPr/>
          </w:rPrChange>
        </w:rPr>
        <w:t>menampilkan</w:t>
      </w:r>
      <w:r w:rsidRPr="B56123AA">
        <w:rPr>
          <w:rFonts w:ascii="Times New Roman" w:cs="Times New Roman"/>
          <w:color w:val="000000"/>
          <w:sz w:val="24"/>
          <w:szCs w:val="24"/>
          <w:rPrChange w:id="5736" w:author="ahmad sahrul" w:date="2026-04-27T19:53:00Z">
            <w:rPr/>
          </w:rPrChange>
        </w:rPr>
        <w:t xml:space="preserve"> daftar </w:t>
      </w:r>
      <w:r w:rsidRPr="02473494">
        <w:rPr>
          <w:rFonts w:ascii="Times New Roman" w:cs="Times New Roman"/>
          <w:color w:val="000000"/>
          <w:sz w:val="24"/>
          <w:szCs w:val="24"/>
          <w:rPrChange w:id="5737" w:author="ahmad sahrul" w:date="2026-04-27T19:53:00Z">
            <w:rPr/>
          </w:rPrChange>
        </w:rPr>
        <w:t>produk</w:t>
      </w:r>
      <w:r w:rsidRPr="45776E6C">
        <w:rPr>
          <w:rFonts w:ascii="Times New Roman" w:cs="Times New Roman"/>
          <w:color w:val="000000"/>
          <w:sz w:val="24"/>
          <w:szCs w:val="24"/>
          <w:rPrChange w:id="5738" w:author="ahmad sahrul" w:date="2026-04-27T19:53:00Z">
            <w:rPr/>
          </w:rPrChange>
        </w:rPr>
        <w:t xml:space="preserve"> </w:t>
      </w:r>
      <w:r w:rsidRPr="ED83AF90">
        <w:rPr>
          <w:rFonts w:ascii="Times New Roman" w:cs="Times New Roman"/>
          <w:color w:val="000000"/>
          <w:sz w:val="24"/>
          <w:szCs w:val="24"/>
          <w:rPrChange w:id="5739" w:author="ahmad sahrul" w:date="2026-04-27T19:53:00Z">
            <w:rPr/>
          </w:rPrChange>
        </w:rPr>
        <w:t>dalam</w:t>
      </w:r>
      <w:r w:rsidRPr="DDC697A9">
        <w:rPr>
          <w:rFonts w:ascii="Times New Roman" w:cs="Times New Roman"/>
          <w:color w:val="000000"/>
          <w:sz w:val="24"/>
          <w:szCs w:val="24"/>
          <w:rPrChange w:id="5740" w:author="ahmad sahrul" w:date="2026-04-27T19:53:00Z">
            <w:rPr/>
          </w:rPrChange>
        </w:rPr>
        <w:t xml:space="preserve"> </w:t>
      </w:r>
      <w:r w:rsidRPr="4A9F4E1B">
        <w:rPr>
          <w:rFonts w:ascii="Times New Roman" w:cs="Times New Roman"/>
          <w:color w:val="000000"/>
          <w:sz w:val="24"/>
          <w:szCs w:val="24"/>
          <w:rPrChange w:id="5741" w:author="ahmad sahrul" w:date="2026-04-27T19:53:00Z">
            <w:rPr/>
          </w:rPrChange>
        </w:rPr>
        <w:t>waktu</w:t>
      </w:r>
      <w:r w:rsidRPr="64E97D80">
        <w:rPr>
          <w:rFonts w:ascii="Times New Roman" w:cs="Times New Roman"/>
          <w:color w:val="000000"/>
          <w:sz w:val="24"/>
          <w:szCs w:val="24"/>
          <w:rPrChange w:id="5742" w:author="ahmad sahrul" w:date="2026-04-27T19:53:00Z">
            <w:rPr/>
          </w:rPrChange>
        </w:rPr>
        <w:t xml:space="preserve"> </w:t>
      </w:r>
      <w:r w:rsidRPr="08651EAA">
        <w:rPr>
          <w:rFonts w:ascii="Times New Roman" w:cs="Times New Roman"/>
          <w:color w:val="000000"/>
          <w:sz w:val="24"/>
          <w:szCs w:val="24"/>
          <w:rPrChange w:id="5743" w:author="ahmad sahrul" w:date="2026-04-27T19:53:00Z">
            <w:rPr/>
          </w:rPrChange>
        </w:rPr>
        <w:t>kurang</w:t>
      </w:r>
      <w:r w:rsidRPr="1E3D27AD">
        <w:rPr>
          <w:rFonts w:ascii="Times New Roman" w:cs="Times New Roman"/>
          <w:color w:val="000000"/>
          <w:sz w:val="24"/>
          <w:szCs w:val="24"/>
          <w:rPrChange w:id="5744" w:author="ahmad sahrul" w:date="2026-04-27T19:53:00Z">
            <w:rPr/>
          </w:rPrChange>
        </w:rPr>
        <w:t xml:space="preserve"> </w:t>
      </w:r>
      <w:r w:rsidRPr="3FFBAAB5">
        <w:rPr>
          <w:rFonts w:ascii="Times New Roman" w:cs="Times New Roman"/>
          <w:color w:val="000000"/>
          <w:sz w:val="24"/>
          <w:szCs w:val="24"/>
          <w:rPrChange w:id="5745" w:author="ahmad sahrul" w:date="2026-04-27T19:53:00Z">
            <w:rPr/>
          </w:rPrChange>
        </w:rPr>
        <w:t>dari</w:t>
      </w:r>
      <w:r w:rsidRPr="12993D4E">
        <w:rPr>
          <w:rFonts w:ascii="Times New Roman" w:cs="Times New Roman"/>
          <w:color w:val="000000"/>
          <w:sz w:val="24"/>
          <w:szCs w:val="24"/>
          <w:rPrChange w:id="5746" w:author="ahmad sahrul" w:date="2026-04-27T19:53:00Z">
            <w:rPr/>
          </w:rPrChange>
        </w:rPr>
        <w:t xml:space="preserve"> 3 </w:t>
      </w:r>
      <w:r w:rsidRPr="457E69A8">
        <w:rPr>
          <w:rFonts w:ascii="Times New Roman" w:cs="Times New Roman"/>
          <w:color w:val="000000"/>
          <w:sz w:val="24"/>
          <w:szCs w:val="24"/>
          <w:rPrChange w:id="5747" w:author="ahmad sahrul" w:date="2026-04-27T19:53:00Z">
            <w:rPr/>
          </w:rPrChange>
        </w:rPr>
        <w:t>detik</w:t>
      </w:r>
      <w:r w:rsidRPr="1A1E2538">
        <w:rPr>
          <w:rFonts w:ascii="Times New Roman" w:cs="Times New Roman"/>
          <w:color w:val="000000"/>
          <w:sz w:val="24"/>
          <w:szCs w:val="24"/>
          <w:rPrChange w:id="5748" w:author="ahmad sahrul" w:date="2026-04-27T19:53:00Z">
            <w:rPr/>
          </w:rPrChange>
        </w:rPr>
        <w:t>.</w:t>
      </w:r>
    </w:p>
    <w:p w14:paraId="5D89700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749" w:author="ahmad sahrul" w:date="2026-04-27T19:53:00Z">
            <w:rPr/>
          </w:rPrChange>
        </w:rPr>
        <w:pPrChange w:id="575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3210769">
        <w:rPr>
          <w:rFonts w:ascii="Times New Roman" w:cs="Times New Roman"/>
          <w:color w:val="000000"/>
          <w:sz w:val="24"/>
          <w:szCs w:val="24"/>
          <w:rPrChange w:id="5751" w:author="ahmad sahrul" w:date="2026-04-27T19:53:00Z">
            <w:rPr/>
          </w:rPrChange>
        </w:rPr>
        <w:t>Sistem</w:t>
      </w:r>
      <w:r w:rsidRPr="B6E5F135">
        <w:rPr>
          <w:rFonts w:ascii="Times New Roman" w:cs="Times New Roman"/>
          <w:color w:val="000000"/>
          <w:sz w:val="24"/>
          <w:szCs w:val="24"/>
          <w:rPrChange w:id="5752" w:author="ahmad sahrul" w:date="2026-04-27T19:53:00Z">
            <w:rPr/>
          </w:rPrChange>
        </w:rPr>
        <w:t xml:space="preserve"> </w:t>
      </w:r>
      <w:r w:rsidRPr="9F6EBC2A">
        <w:rPr>
          <w:rFonts w:ascii="Times New Roman" w:cs="Times New Roman"/>
          <w:color w:val="000000"/>
          <w:sz w:val="24"/>
          <w:szCs w:val="24"/>
          <w:rPrChange w:id="5753" w:author="ahmad sahrul" w:date="2026-04-27T19:53:00Z">
            <w:rPr/>
          </w:rPrChange>
        </w:rPr>
        <w:t>harus</w:t>
      </w:r>
      <w:r w:rsidRPr="9D4920A4">
        <w:rPr>
          <w:rFonts w:ascii="Times New Roman" w:cs="Times New Roman"/>
          <w:color w:val="000000"/>
          <w:sz w:val="24"/>
          <w:szCs w:val="24"/>
          <w:rPrChange w:id="5754" w:author="ahmad sahrul" w:date="2026-04-27T19:53:00Z">
            <w:rPr/>
          </w:rPrChange>
        </w:rPr>
        <w:t xml:space="preserve"> </w:t>
      </w:r>
      <w:r w:rsidRPr="FCBC7C09">
        <w:rPr>
          <w:rFonts w:ascii="Times New Roman" w:cs="Times New Roman"/>
          <w:color w:val="000000"/>
          <w:sz w:val="24"/>
          <w:szCs w:val="24"/>
          <w:rPrChange w:id="5755" w:author="ahmad sahrul" w:date="2026-04-27T19:53:00Z">
            <w:rPr/>
          </w:rPrChange>
        </w:rPr>
        <w:t>mampu</w:t>
      </w:r>
      <w:r w:rsidRPr="70A57D95">
        <w:rPr>
          <w:rFonts w:ascii="Times New Roman" w:cs="Times New Roman"/>
          <w:color w:val="000000"/>
          <w:sz w:val="24"/>
          <w:szCs w:val="24"/>
          <w:rPrChange w:id="5756" w:author="ahmad sahrul" w:date="2026-04-27T19:53:00Z">
            <w:rPr/>
          </w:rPrChange>
        </w:rPr>
        <w:t xml:space="preserve"> </w:t>
      </w:r>
      <w:r w:rsidRPr="290D2B16">
        <w:rPr>
          <w:rFonts w:ascii="Times New Roman" w:cs="Times New Roman"/>
          <w:color w:val="000000"/>
          <w:sz w:val="24"/>
          <w:szCs w:val="24"/>
          <w:rPrChange w:id="5757" w:author="ahmad sahrul" w:date="2026-04-27T19:53:00Z">
            <w:rPr/>
          </w:rPrChange>
        </w:rPr>
        <w:t>menangani</w:t>
      </w:r>
      <w:r w:rsidRPr="B413D76E">
        <w:rPr>
          <w:rFonts w:ascii="Times New Roman" w:cs="Times New Roman"/>
          <w:color w:val="000000"/>
          <w:sz w:val="24"/>
          <w:szCs w:val="24"/>
          <w:rPrChange w:id="5758" w:author="ahmad sahrul" w:date="2026-04-27T19:53:00Z">
            <w:rPr/>
          </w:rPrChange>
        </w:rPr>
        <w:t xml:space="preserve"> minimal 50 </w:t>
      </w:r>
      <w:r w:rsidRPr="FA1C4688">
        <w:rPr>
          <w:rFonts w:ascii="Times New Roman" w:cs="Times New Roman"/>
          <w:color w:val="000000"/>
          <w:sz w:val="24"/>
          <w:szCs w:val="24"/>
          <w:rPrChange w:id="5759" w:author="ahmad sahrul" w:date="2026-04-27T19:53:00Z">
            <w:rPr/>
          </w:rPrChange>
        </w:rPr>
        <w:t>request</w:t>
      </w:r>
      <w:r w:rsidRPr="2611D41A">
        <w:rPr>
          <w:rFonts w:ascii="Times New Roman" w:cs="Times New Roman"/>
          <w:color w:val="000000"/>
          <w:sz w:val="24"/>
          <w:szCs w:val="24"/>
          <w:rPrChange w:id="5760" w:author="ahmad sahrul" w:date="2026-04-27T19:53:00Z">
            <w:rPr/>
          </w:rPrChange>
        </w:rPr>
        <w:t xml:space="preserve"> per </w:t>
      </w:r>
      <w:r w:rsidRPr="531D5581">
        <w:rPr>
          <w:rFonts w:ascii="Times New Roman" w:cs="Times New Roman"/>
          <w:color w:val="000000"/>
          <w:sz w:val="24"/>
          <w:szCs w:val="24"/>
          <w:rPrChange w:id="5761" w:author="ahmad sahrul" w:date="2026-04-27T19:53:00Z">
            <w:rPr/>
          </w:rPrChange>
        </w:rPr>
        <w:t>detik</w:t>
      </w:r>
      <w:r w:rsidRPr="72F1E81E">
        <w:rPr>
          <w:rFonts w:ascii="Times New Roman" w:cs="Times New Roman"/>
          <w:color w:val="000000"/>
          <w:sz w:val="24"/>
          <w:szCs w:val="24"/>
          <w:rPrChange w:id="5762" w:author="ahmad sahrul" w:date="2026-04-27T19:53:00Z">
            <w:rPr/>
          </w:rPrChange>
        </w:rPr>
        <w:t xml:space="preserve"> pada peak hour (jam 10.00</w:t>
      </w:r>
      <w:r w:rsidRPr="72F1E81E">
        <w:rPr>
          <w:rFonts w:ascii="Times New Roman" w:cs="Times New Roman"/>
          <w:color w:val="000000"/>
          <w:sz w:val="24"/>
          <w:szCs w:val="24"/>
          <w:rPrChange w:id="5763" w:author="ahmad sahrul" w:date="2026-04-27T19:53:00Z">
            <w:rPr/>
          </w:rPrChange>
        </w:rPr>
        <w:t>–</w:t>
      </w:r>
      <w:r w:rsidRPr="72F1E81E">
        <w:rPr>
          <w:rFonts w:ascii="Times New Roman" w:cs="Times New Roman"/>
          <w:color w:val="000000"/>
          <w:sz w:val="24"/>
          <w:szCs w:val="24"/>
          <w:rPrChange w:id="5764" w:author="ahmad sahrul" w:date="2026-04-27T19:53:00Z">
            <w:rPr/>
          </w:rPrChange>
        </w:rPr>
        <w:t xml:space="preserve">16.00) </w:t>
      </w:r>
      <w:r w:rsidRPr="01E484A9">
        <w:rPr>
          <w:rFonts w:ascii="Times New Roman" w:cs="Times New Roman"/>
          <w:color w:val="000000"/>
          <w:sz w:val="24"/>
          <w:szCs w:val="24"/>
          <w:rPrChange w:id="5765" w:author="ahmad sahrul" w:date="2026-04-27T19:53:00Z">
            <w:rPr/>
          </w:rPrChange>
        </w:rPr>
        <w:t>tanpa</w:t>
      </w:r>
      <w:r w:rsidRPr="2104B672">
        <w:rPr>
          <w:rFonts w:ascii="Times New Roman" w:cs="Times New Roman"/>
          <w:color w:val="000000"/>
          <w:sz w:val="24"/>
          <w:szCs w:val="24"/>
          <w:rPrChange w:id="5766" w:author="ahmad sahrul" w:date="2026-04-27T19:53:00Z">
            <w:rPr/>
          </w:rPrChange>
        </w:rPr>
        <w:t xml:space="preserve"> </w:t>
      </w:r>
      <w:r w:rsidRPr="3A3EA214">
        <w:rPr>
          <w:rFonts w:ascii="Times New Roman" w:cs="Times New Roman"/>
          <w:color w:val="000000"/>
          <w:sz w:val="24"/>
          <w:szCs w:val="24"/>
          <w:rPrChange w:id="5767" w:author="ahmad sahrul" w:date="2026-04-27T19:53:00Z">
            <w:rPr/>
          </w:rPrChange>
        </w:rPr>
        <w:t>degradasi</w:t>
      </w:r>
      <w:r w:rsidRPr="78BC0578">
        <w:rPr>
          <w:rFonts w:ascii="Times New Roman" w:cs="Times New Roman"/>
          <w:color w:val="000000"/>
          <w:sz w:val="24"/>
          <w:szCs w:val="24"/>
          <w:rPrChange w:id="5768" w:author="ahmad sahrul" w:date="2026-04-27T19:53:00Z">
            <w:rPr/>
          </w:rPrChange>
        </w:rPr>
        <w:t xml:space="preserve"> </w:t>
      </w:r>
      <w:r w:rsidRPr="3BDA711C">
        <w:rPr>
          <w:rFonts w:ascii="Times New Roman" w:cs="Times New Roman"/>
          <w:color w:val="000000"/>
          <w:sz w:val="24"/>
          <w:szCs w:val="24"/>
          <w:rPrChange w:id="5769" w:author="ahmad sahrul" w:date="2026-04-27T19:53:00Z">
            <w:rPr/>
          </w:rPrChange>
        </w:rPr>
        <w:t>performa</w:t>
      </w:r>
      <w:r w:rsidRPr="31DEAB87">
        <w:rPr>
          <w:rFonts w:ascii="Times New Roman" w:cs="Times New Roman"/>
          <w:color w:val="000000"/>
          <w:sz w:val="24"/>
          <w:szCs w:val="24"/>
          <w:rPrChange w:id="5770" w:author="ahmad sahrul" w:date="2026-04-27T19:53:00Z">
            <w:rPr/>
          </w:rPrChange>
        </w:rPr>
        <w:t xml:space="preserve"> </w:t>
      </w:r>
      <w:r w:rsidRPr="899E7A0E">
        <w:rPr>
          <w:rFonts w:ascii="Times New Roman" w:cs="Times New Roman"/>
          <w:color w:val="000000"/>
          <w:sz w:val="24"/>
          <w:szCs w:val="24"/>
          <w:rPrChange w:id="5771" w:author="ahmad sahrul" w:date="2026-04-27T19:53:00Z">
            <w:rPr/>
          </w:rPrChange>
        </w:rPr>
        <w:t>signifikan</w:t>
      </w:r>
      <w:r w:rsidRPr="DD3E2CE2">
        <w:rPr>
          <w:rFonts w:ascii="Times New Roman" w:cs="Times New Roman"/>
          <w:color w:val="000000"/>
          <w:sz w:val="24"/>
          <w:szCs w:val="24"/>
          <w:rPrChange w:id="5772" w:author="ahmad sahrul" w:date="2026-04-27T19:53:00Z">
            <w:rPr/>
          </w:rPrChange>
        </w:rPr>
        <w:t>.</w:t>
      </w:r>
    </w:p>
    <w:p w14:paraId="7C9C6C1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773" w:author="ahmad sahrul" w:date="2026-04-27T19:53:00Z">
            <w:rPr/>
          </w:rPrChange>
        </w:rPr>
        <w:pPrChange w:id="577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2087644">
        <w:rPr>
          <w:rFonts w:ascii="Times New Roman" w:cs="Times New Roman"/>
          <w:color w:val="000000"/>
          <w:sz w:val="24"/>
          <w:szCs w:val="24"/>
          <w:rPrChange w:id="5775" w:author="ahmad sahrul" w:date="2026-04-27T19:53:00Z">
            <w:rPr/>
          </w:rPrChange>
        </w:rPr>
        <w:t xml:space="preserve">Database </w:t>
      </w:r>
      <w:r w:rsidRPr="A33C6912">
        <w:rPr>
          <w:rFonts w:ascii="Times New Roman" w:cs="Times New Roman"/>
          <w:color w:val="000000"/>
          <w:sz w:val="24"/>
          <w:szCs w:val="24"/>
          <w:rPrChange w:id="5776" w:author="ahmad sahrul" w:date="2026-04-27T19:53:00Z">
            <w:rPr/>
          </w:rPrChange>
        </w:rPr>
        <w:t>harus</w:t>
      </w:r>
      <w:r w:rsidRPr="6AFD1CE0">
        <w:rPr>
          <w:rFonts w:ascii="Times New Roman" w:cs="Times New Roman"/>
          <w:color w:val="000000"/>
          <w:sz w:val="24"/>
          <w:szCs w:val="24"/>
          <w:rPrChange w:id="5777" w:author="ahmad sahrul" w:date="2026-04-27T19:53:00Z">
            <w:rPr/>
          </w:rPrChange>
        </w:rPr>
        <w:t xml:space="preserve"> </w:t>
      </w:r>
      <w:r w:rsidRPr="B4F3F07C">
        <w:rPr>
          <w:rFonts w:ascii="Times New Roman" w:cs="Times New Roman"/>
          <w:color w:val="000000"/>
          <w:sz w:val="24"/>
          <w:szCs w:val="24"/>
          <w:rPrChange w:id="5778" w:author="ahmad sahrul" w:date="2026-04-27T19:53:00Z">
            <w:rPr/>
          </w:rPrChange>
        </w:rPr>
        <w:t>mendukung</w:t>
      </w:r>
      <w:r w:rsidRPr="2B5DD868">
        <w:rPr>
          <w:rFonts w:ascii="Times New Roman" w:cs="Times New Roman"/>
          <w:color w:val="000000"/>
          <w:sz w:val="24"/>
          <w:szCs w:val="24"/>
          <w:rPrChange w:id="5779" w:author="ahmad sahrul" w:date="2026-04-27T19:53:00Z">
            <w:rPr/>
          </w:rPrChange>
        </w:rPr>
        <w:t xml:space="preserve"> </w:t>
      </w:r>
      <w:r w:rsidRPr="31F48C07">
        <w:rPr>
          <w:rFonts w:ascii="Times New Roman" w:cs="Times New Roman"/>
          <w:color w:val="000000"/>
          <w:sz w:val="24"/>
          <w:szCs w:val="24"/>
          <w:rPrChange w:id="5780" w:author="ahmad sahrul" w:date="2026-04-27T19:53:00Z">
            <w:rPr/>
          </w:rPrChange>
        </w:rPr>
        <w:t>setidaknya</w:t>
      </w:r>
      <w:r w:rsidRPr="5553D0E6">
        <w:rPr>
          <w:rFonts w:ascii="Times New Roman" w:cs="Times New Roman"/>
          <w:color w:val="000000"/>
          <w:sz w:val="24"/>
          <w:szCs w:val="24"/>
          <w:rPrChange w:id="5781" w:author="ahmad sahrul" w:date="2026-04-27T19:53:00Z">
            <w:rPr/>
          </w:rPrChange>
        </w:rPr>
        <w:t xml:space="preserve"> 10.000 record </w:t>
      </w:r>
      <w:r w:rsidRPr="E730E9D7">
        <w:rPr>
          <w:rFonts w:ascii="Times New Roman" w:cs="Times New Roman"/>
          <w:color w:val="000000"/>
          <w:sz w:val="24"/>
          <w:szCs w:val="24"/>
          <w:rPrChange w:id="5782" w:author="ahmad sahrul" w:date="2026-04-27T19:53:00Z">
            <w:rPr/>
          </w:rPrChange>
        </w:rPr>
        <w:t>transaksi</w:t>
      </w:r>
      <w:r w:rsidRPr="1734D48D">
        <w:rPr>
          <w:rFonts w:ascii="Times New Roman" w:cs="Times New Roman"/>
          <w:color w:val="000000"/>
          <w:sz w:val="24"/>
          <w:szCs w:val="24"/>
          <w:rPrChange w:id="5783" w:author="ahmad sahrul" w:date="2026-04-27T19:53:00Z">
            <w:rPr/>
          </w:rPrChange>
        </w:rPr>
        <w:t xml:space="preserve"> </w:t>
      </w:r>
      <w:r w:rsidRPr="ECAD143C">
        <w:rPr>
          <w:rFonts w:ascii="Times New Roman" w:cs="Times New Roman"/>
          <w:color w:val="000000"/>
          <w:sz w:val="24"/>
          <w:szCs w:val="24"/>
          <w:rPrChange w:id="5784" w:author="ahmad sahrul" w:date="2026-04-27T19:53:00Z">
            <w:rPr/>
          </w:rPrChange>
        </w:rPr>
        <w:t>tanpa</w:t>
      </w:r>
      <w:r w:rsidRPr="F81DD0B2">
        <w:rPr>
          <w:rFonts w:ascii="Times New Roman" w:cs="Times New Roman"/>
          <w:color w:val="000000"/>
          <w:sz w:val="24"/>
          <w:szCs w:val="24"/>
          <w:rPrChange w:id="5785" w:author="ahmad sahrul" w:date="2026-04-27T19:53:00Z">
            <w:rPr/>
          </w:rPrChange>
        </w:rPr>
        <w:t xml:space="preserve"> </w:t>
      </w:r>
      <w:r w:rsidRPr="2461204C">
        <w:rPr>
          <w:rFonts w:ascii="Times New Roman" w:cs="Times New Roman"/>
          <w:color w:val="000000"/>
          <w:sz w:val="24"/>
          <w:szCs w:val="24"/>
          <w:rPrChange w:id="5786" w:author="ahmad sahrul" w:date="2026-04-27T19:53:00Z">
            <w:rPr/>
          </w:rPrChange>
        </w:rPr>
        <w:t>penurunan</w:t>
      </w:r>
      <w:r w:rsidRPr="28646EEA">
        <w:rPr>
          <w:rFonts w:ascii="Times New Roman" w:cs="Times New Roman"/>
          <w:color w:val="000000"/>
          <w:sz w:val="24"/>
          <w:szCs w:val="24"/>
          <w:rPrChange w:id="5787" w:author="ahmad sahrul" w:date="2026-04-27T19:53:00Z">
            <w:rPr/>
          </w:rPrChange>
        </w:rPr>
        <w:t xml:space="preserve"> </w:t>
      </w:r>
      <w:r w:rsidRPr="DB30B11B">
        <w:rPr>
          <w:rFonts w:ascii="Times New Roman" w:cs="Times New Roman"/>
          <w:color w:val="000000"/>
          <w:sz w:val="24"/>
          <w:szCs w:val="24"/>
          <w:rPrChange w:id="5788" w:author="ahmad sahrul" w:date="2026-04-27T19:53:00Z">
            <w:rPr/>
          </w:rPrChange>
        </w:rPr>
        <w:t>performa</w:t>
      </w:r>
      <w:r w:rsidRPr="2A0F7A61">
        <w:rPr>
          <w:rFonts w:ascii="Times New Roman" w:cs="Times New Roman"/>
          <w:color w:val="000000"/>
          <w:sz w:val="24"/>
          <w:szCs w:val="24"/>
          <w:rPrChange w:id="5789" w:author="ahmad sahrul" w:date="2026-04-27T19:53:00Z">
            <w:rPr/>
          </w:rPrChange>
        </w:rPr>
        <w:t xml:space="preserve"> query.</w:t>
      </w:r>
    </w:p>
    <w:p w14:paraId="17EB0E7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790" w:author="ahmad sahrul" w:date="2026-04-27T19:53:00Z">
            <w:rPr/>
          </w:rPrChange>
        </w:rPr>
        <w:pPrChange w:id="579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60191AAF">
        <w:rPr>
          <w:rFonts w:ascii="Times New Roman" w:cs="Times New Roman"/>
          <w:color w:val="000000"/>
          <w:sz w:val="24"/>
          <w:szCs w:val="24"/>
          <w:rPrChange w:id="5792" w:author="ahmad sahrul" w:date="2026-04-27T19:53:00Z">
            <w:rPr/>
          </w:rPrChange>
        </w:rPr>
        <w:t>Ukuran</w:t>
      </w:r>
      <w:r w:rsidRPr="35C58514">
        <w:rPr>
          <w:rFonts w:ascii="Times New Roman" w:cs="Times New Roman"/>
          <w:color w:val="000000"/>
          <w:sz w:val="24"/>
          <w:szCs w:val="24"/>
          <w:rPrChange w:id="5793" w:author="ahmad sahrul" w:date="2026-04-27T19:53:00Z">
            <w:rPr/>
          </w:rPrChange>
        </w:rPr>
        <w:t xml:space="preserve"> </w:t>
      </w:r>
      <w:r w:rsidRPr="4372731F">
        <w:rPr>
          <w:rFonts w:ascii="Times New Roman" w:cs="Times New Roman"/>
          <w:color w:val="000000"/>
          <w:sz w:val="24"/>
          <w:szCs w:val="24"/>
          <w:rPrChange w:id="5794" w:author="ahmad sahrul" w:date="2026-04-27T19:53:00Z">
            <w:rPr/>
          </w:rPrChange>
        </w:rPr>
        <w:t>aplikasi</w:t>
      </w:r>
      <w:r w:rsidRPr="63E14033">
        <w:rPr>
          <w:rFonts w:ascii="Times New Roman" w:cs="Times New Roman"/>
          <w:color w:val="000000"/>
          <w:sz w:val="24"/>
          <w:szCs w:val="24"/>
          <w:rPrChange w:id="5795" w:author="ahmad sahrul" w:date="2026-04-27T19:53:00Z">
            <w:rPr/>
          </w:rPrChange>
        </w:rPr>
        <w:t xml:space="preserve"> Flutter </w:t>
      </w:r>
      <w:r w:rsidRPr="D8C3309E">
        <w:rPr>
          <w:rFonts w:ascii="Times New Roman" w:cs="Times New Roman"/>
          <w:color w:val="000000"/>
          <w:sz w:val="24"/>
          <w:szCs w:val="24"/>
          <w:rPrChange w:id="5796" w:author="ahmad sahrul" w:date="2026-04-27T19:53:00Z">
            <w:rPr/>
          </w:rPrChange>
        </w:rPr>
        <w:t>tidak</w:t>
      </w:r>
      <w:r w:rsidRPr="697566D2">
        <w:rPr>
          <w:rFonts w:ascii="Times New Roman" w:cs="Times New Roman"/>
          <w:color w:val="000000"/>
          <w:sz w:val="24"/>
          <w:szCs w:val="24"/>
          <w:rPrChange w:id="5797" w:author="ahmad sahrul" w:date="2026-04-27T19:53:00Z">
            <w:rPr/>
          </w:rPrChange>
        </w:rPr>
        <w:t xml:space="preserve"> </w:t>
      </w:r>
      <w:r w:rsidRPr="9BC3AD82">
        <w:rPr>
          <w:rFonts w:ascii="Times New Roman" w:cs="Times New Roman"/>
          <w:color w:val="000000"/>
          <w:sz w:val="24"/>
          <w:szCs w:val="24"/>
          <w:rPrChange w:id="5798" w:author="ahmad sahrul" w:date="2026-04-27T19:53:00Z">
            <w:rPr/>
          </w:rPrChange>
        </w:rPr>
        <w:t>boleh</w:t>
      </w:r>
      <w:r w:rsidRPr="2C9987A6">
        <w:rPr>
          <w:rFonts w:ascii="Times New Roman" w:cs="Times New Roman"/>
          <w:color w:val="000000"/>
          <w:sz w:val="24"/>
          <w:szCs w:val="24"/>
          <w:rPrChange w:id="5799" w:author="ahmad sahrul" w:date="2026-04-27T19:53:00Z">
            <w:rPr/>
          </w:rPrChange>
        </w:rPr>
        <w:t xml:space="preserve"> </w:t>
      </w:r>
      <w:r w:rsidRPr="91F19455">
        <w:rPr>
          <w:rFonts w:ascii="Times New Roman" w:cs="Times New Roman"/>
          <w:color w:val="000000"/>
          <w:sz w:val="24"/>
          <w:szCs w:val="24"/>
          <w:rPrChange w:id="5800" w:author="ahmad sahrul" w:date="2026-04-27T19:53:00Z">
            <w:rPr/>
          </w:rPrChange>
        </w:rPr>
        <w:t>melebihi</w:t>
      </w:r>
      <w:r w:rsidRPr="96A3B4AC">
        <w:rPr>
          <w:rFonts w:ascii="Times New Roman" w:cs="Times New Roman"/>
          <w:color w:val="000000"/>
          <w:sz w:val="24"/>
          <w:szCs w:val="24"/>
          <w:rPrChange w:id="5801" w:author="ahmad sahrul" w:date="2026-04-27T19:53:00Z">
            <w:rPr/>
          </w:rPrChange>
        </w:rPr>
        <w:t xml:space="preserve"> 50 MB </w:t>
      </w:r>
      <w:r w:rsidRPr="4FF5E271">
        <w:rPr>
          <w:rFonts w:ascii="Times New Roman" w:cs="Times New Roman"/>
          <w:color w:val="000000"/>
          <w:sz w:val="24"/>
          <w:szCs w:val="24"/>
          <w:rPrChange w:id="5802" w:author="ahmad sahrul" w:date="2026-04-27T19:53:00Z">
            <w:rPr/>
          </w:rPrChange>
        </w:rPr>
        <w:t>untuk</w:t>
      </w:r>
      <w:r w:rsidRPr="8F6417A6">
        <w:rPr>
          <w:rFonts w:ascii="Times New Roman" w:cs="Times New Roman"/>
          <w:color w:val="000000"/>
          <w:sz w:val="24"/>
          <w:szCs w:val="24"/>
          <w:rPrChange w:id="5803" w:author="ahmad sahrul" w:date="2026-04-27T19:53:00Z">
            <w:rPr/>
          </w:rPrChange>
        </w:rPr>
        <w:t xml:space="preserve"> </w:t>
      </w:r>
      <w:r w:rsidRPr="0AC23284">
        <w:rPr>
          <w:rFonts w:ascii="Times New Roman" w:cs="Times New Roman"/>
          <w:color w:val="000000"/>
          <w:sz w:val="24"/>
          <w:szCs w:val="24"/>
          <w:rPrChange w:id="5804" w:author="ahmad sahrul" w:date="2026-04-27T19:53:00Z">
            <w:rPr/>
          </w:rPrChange>
        </w:rPr>
        <w:t>memudahkan</w:t>
      </w:r>
      <w:r w:rsidRPr="7D1DE121">
        <w:rPr>
          <w:rFonts w:ascii="Times New Roman" w:cs="Times New Roman"/>
          <w:color w:val="000000"/>
          <w:sz w:val="24"/>
          <w:szCs w:val="24"/>
          <w:rPrChange w:id="5805" w:author="ahmad sahrul" w:date="2026-04-27T19:53:00Z">
            <w:rPr/>
          </w:rPrChange>
        </w:rPr>
        <w:t xml:space="preserve"> </w:t>
      </w:r>
      <w:r w:rsidRPr="99897603">
        <w:rPr>
          <w:rFonts w:ascii="Times New Roman" w:cs="Times New Roman"/>
          <w:color w:val="000000"/>
          <w:sz w:val="24"/>
          <w:szCs w:val="24"/>
          <w:rPrChange w:id="5806" w:author="ahmad sahrul" w:date="2026-04-27T19:53:00Z">
            <w:rPr/>
          </w:rPrChange>
        </w:rPr>
        <w:t>instalasi</w:t>
      </w:r>
      <w:r w:rsidRPr="4013605C">
        <w:rPr>
          <w:rFonts w:ascii="Times New Roman" w:cs="Times New Roman"/>
          <w:color w:val="000000"/>
          <w:sz w:val="24"/>
          <w:szCs w:val="24"/>
          <w:rPrChange w:id="5807" w:author="ahmad sahrul" w:date="2026-04-27T19:53:00Z">
            <w:rPr/>
          </w:rPrChange>
        </w:rPr>
        <w:t xml:space="preserve"> di smartphone </w:t>
      </w:r>
      <w:r w:rsidRPr="10EE6FCD">
        <w:rPr>
          <w:rFonts w:ascii="Times New Roman" w:cs="Times New Roman"/>
          <w:color w:val="000000"/>
          <w:sz w:val="24"/>
          <w:szCs w:val="24"/>
          <w:rPrChange w:id="5808" w:author="ahmad sahrul" w:date="2026-04-27T19:53:00Z">
            <w:rPr/>
          </w:rPrChange>
        </w:rPr>
        <w:t>karyawan</w:t>
      </w:r>
      <w:r w:rsidRPr="C866FCC4">
        <w:rPr>
          <w:rFonts w:ascii="Times New Roman" w:cs="Times New Roman"/>
          <w:color w:val="000000"/>
          <w:sz w:val="24"/>
          <w:szCs w:val="24"/>
          <w:rPrChange w:id="5809" w:author="ahmad sahrul" w:date="2026-04-27T19:53:00Z">
            <w:rPr/>
          </w:rPrChange>
        </w:rPr>
        <w:t>.</w:t>
      </w:r>
    </w:p>
    <w:p w14:paraId="2F95AA24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5810" w:author="ahmad sahrul" w:date="2026-04-27T19:42:00Z">
            <w:rPr/>
          </w:rPrChange>
        </w:rPr>
        <w:pPrChange w:id="5811" w:author="6781" w:date="2026-04-27T23:07:00Z">
          <w:pPr>
            <w:pStyle w:val="Heading2"/>
          </w:pPr>
        </w:pPrChange>
      </w:pPr>
      <w:bookmarkStart w:id="5812" w:name="_Toc228212166"/>
      <w:r w:rsidRPr="D3FC5DEB">
        <w:rPr>
          <w:rFonts w:ascii="Times New Roman" w:cs="Times New Roman"/>
          <w:color w:val="000000"/>
          <w:rPrChange w:id="5813" w:author="ahmad sahrul" w:date="2026-04-27T19:42:00Z">
            <w:rPr/>
          </w:rPrChange>
        </w:rPr>
        <w:t>5.2 Safety Requirements</w:t>
      </w:r>
      <w:bookmarkEnd w:id="5812"/>
    </w:p>
    <w:p w14:paraId="1BACFD8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814" w:author="ahmad sahrul" w:date="2026-04-27T19:51:00Z">
            <w:rPr/>
          </w:rPrChange>
        </w:rPr>
        <w:pPrChange w:id="581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D19B0D1">
        <w:rPr>
          <w:rFonts w:ascii="Times New Roman" w:cs="Times New Roman"/>
          <w:color w:val="000000"/>
          <w:sz w:val="24"/>
          <w:szCs w:val="24"/>
          <w:rPrChange w:id="5816" w:author="ahmad sahrul" w:date="2026-04-27T19:51:00Z">
            <w:rPr/>
          </w:rPrChange>
        </w:rPr>
        <w:t>Sistem</w:t>
      </w:r>
      <w:r w:rsidRPr="5D2CF3F8">
        <w:rPr>
          <w:rFonts w:ascii="Times New Roman" w:cs="Times New Roman"/>
          <w:color w:val="000000"/>
          <w:sz w:val="24"/>
          <w:szCs w:val="24"/>
          <w:rPrChange w:id="5817" w:author="ahmad sahrul" w:date="2026-04-27T19:51:00Z">
            <w:rPr/>
          </w:rPrChange>
        </w:rPr>
        <w:t xml:space="preserve"> </w:t>
      </w:r>
      <w:r w:rsidRPr="824714E8">
        <w:rPr>
          <w:rFonts w:ascii="Times New Roman" w:cs="Times New Roman"/>
          <w:color w:val="000000"/>
          <w:sz w:val="24"/>
          <w:szCs w:val="24"/>
          <w:rPrChange w:id="5818" w:author="ahmad sahrul" w:date="2026-04-27T19:51:00Z">
            <w:rPr/>
          </w:rPrChange>
        </w:rPr>
        <w:t>harus</w:t>
      </w:r>
      <w:r w:rsidRPr="67D94DCA">
        <w:rPr>
          <w:rFonts w:ascii="Times New Roman" w:cs="Times New Roman"/>
          <w:color w:val="000000"/>
          <w:sz w:val="24"/>
          <w:szCs w:val="24"/>
          <w:rPrChange w:id="5819" w:author="ahmad sahrul" w:date="2026-04-27T19:51:00Z">
            <w:rPr/>
          </w:rPrChange>
        </w:rPr>
        <w:t xml:space="preserve"> </w:t>
      </w:r>
      <w:r w:rsidRPr="5CD41A23">
        <w:rPr>
          <w:rFonts w:ascii="Times New Roman" w:cs="Times New Roman"/>
          <w:color w:val="000000"/>
          <w:sz w:val="24"/>
          <w:szCs w:val="24"/>
          <w:rPrChange w:id="5820" w:author="ahmad sahrul" w:date="2026-04-27T19:51:00Z">
            <w:rPr/>
          </w:rPrChange>
        </w:rPr>
        <w:t>melakukan</w:t>
      </w:r>
      <w:r w:rsidRPr="FBADFD6C">
        <w:rPr>
          <w:rFonts w:ascii="Times New Roman" w:cs="Times New Roman"/>
          <w:color w:val="000000"/>
          <w:sz w:val="24"/>
          <w:szCs w:val="24"/>
          <w:rPrChange w:id="5821" w:author="ahmad sahrul" w:date="2026-04-27T19:51:00Z">
            <w:rPr/>
          </w:rPrChange>
        </w:rPr>
        <w:t xml:space="preserve"> backup database </w:t>
      </w:r>
      <w:r w:rsidRPr="4703ED93">
        <w:rPr>
          <w:rFonts w:ascii="Times New Roman" w:cs="Times New Roman"/>
          <w:color w:val="000000"/>
          <w:sz w:val="24"/>
          <w:szCs w:val="24"/>
          <w:rPrChange w:id="5822" w:author="ahmad sahrul" w:date="2026-04-27T19:51:00Z">
            <w:rPr/>
          </w:rPrChange>
        </w:rPr>
        <w:t>otomatis</w:t>
      </w:r>
      <w:r w:rsidRPr="F6632FF1">
        <w:rPr>
          <w:rFonts w:ascii="Times New Roman" w:cs="Times New Roman"/>
          <w:color w:val="000000"/>
          <w:sz w:val="24"/>
          <w:szCs w:val="24"/>
          <w:rPrChange w:id="5823" w:author="ahmad sahrul" w:date="2026-04-27T19:51:00Z">
            <w:rPr/>
          </w:rPrChange>
        </w:rPr>
        <w:t xml:space="preserve"> </w:t>
      </w:r>
      <w:r w:rsidRPr="9982602B">
        <w:rPr>
          <w:rFonts w:ascii="Times New Roman" w:cs="Times New Roman"/>
          <w:color w:val="000000"/>
          <w:sz w:val="24"/>
          <w:szCs w:val="24"/>
          <w:rPrChange w:id="5824" w:author="ahmad sahrul" w:date="2026-04-27T19:51:00Z">
            <w:rPr/>
          </w:rPrChange>
        </w:rPr>
        <w:t>setiap</w:t>
      </w:r>
      <w:r w:rsidRPr="D8701478">
        <w:rPr>
          <w:rFonts w:ascii="Times New Roman" w:cs="Times New Roman"/>
          <w:color w:val="000000"/>
          <w:sz w:val="24"/>
          <w:szCs w:val="24"/>
          <w:rPrChange w:id="5825" w:author="ahmad sahrul" w:date="2026-04-27T19:51:00Z">
            <w:rPr/>
          </w:rPrChange>
        </w:rPr>
        <w:t xml:space="preserve"> 24 jam </w:t>
      </w:r>
      <w:r w:rsidRPr="6E6CD72F">
        <w:rPr>
          <w:rFonts w:ascii="Times New Roman" w:cs="Times New Roman"/>
          <w:color w:val="000000"/>
          <w:sz w:val="24"/>
          <w:szCs w:val="24"/>
          <w:rPrChange w:id="5826" w:author="ahmad sahrul" w:date="2026-04-27T19:51:00Z">
            <w:rPr/>
          </w:rPrChange>
        </w:rPr>
        <w:t>untuk</w:t>
      </w:r>
      <w:r w:rsidRPr="3D21ABD1">
        <w:rPr>
          <w:rFonts w:ascii="Times New Roman" w:cs="Times New Roman"/>
          <w:color w:val="000000"/>
          <w:sz w:val="24"/>
          <w:szCs w:val="24"/>
          <w:rPrChange w:id="5827" w:author="ahmad sahrul" w:date="2026-04-27T19:51:00Z">
            <w:rPr/>
          </w:rPrChange>
        </w:rPr>
        <w:t xml:space="preserve"> </w:t>
      </w:r>
      <w:r w:rsidRPr="B12D369F">
        <w:rPr>
          <w:rFonts w:ascii="Times New Roman" w:cs="Times New Roman"/>
          <w:color w:val="000000"/>
          <w:sz w:val="24"/>
          <w:szCs w:val="24"/>
          <w:rPrChange w:id="5828" w:author="ahmad sahrul" w:date="2026-04-27T19:51:00Z">
            <w:rPr/>
          </w:rPrChange>
        </w:rPr>
        <w:t>mencegah</w:t>
      </w:r>
      <w:r w:rsidRPr="E9EE56D9">
        <w:rPr>
          <w:rFonts w:ascii="Times New Roman" w:cs="Times New Roman"/>
          <w:color w:val="000000"/>
          <w:sz w:val="24"/>
          <w:szCs w:val="24"/>
          <w:rPrChange w:id="5829" w:author="ahmad sahrul" w:date="2026-04-27T19:51:00Z">
            <w:rPr/>
          </w:rPrChange>
        </w:rPr>
        <w:t xml:space="preserve"> </w:t>
      </w:r>
      <w:r w:rsidRPr="67183669">
        <w:rPr>
          <w:rFonts w:ascii="Times New Roman" w:cs="Times New Roman"/>
          <w:color w:val="000000"/>
          <w:sz w:val="24"/>
          <w:szCs w:val="24"/>
          <w:rPrChange w:id="5830" w:author="ahmad sahrul" w:date="2026-04-27T19:51:00Z">
            <w:rPr/>
          </w:rPrChange>
        </w:rPr>
        <w:t>kehilangan</w:t>
      </w:r>
      <w:r w:rsidRPr="DE86D8B5">
        <w:rPr>
          <w:rFonts w:ascii="Times New Roman" w:cs="Times New Roman"/>
          <w:color w:val="000000"/>
          <w:sz w:val="24"/>
          <w:szCs w:val="24"/>
          <w:rPrChange w:id="5831" w:author="ahmad sahrul" w:date="2026-04-27T19:51:00Z">
            <w:rPr/>
          </w:rPrChange>
        </w:rPr>
        <w:t xml:space="preserve"> data </w:t>
      </w:r>
      <w:r w:rsidRPr="703E3461">
        <w:rPr>
          <w:rFonts w:ascii="Times New Roman" w:cs="Times New Roman"/>
          <w:color w:val="000000"/>
          <w:sz w:val="24"/>
          <w:szCs w:val="24"/>
          <w:rPrChange w:id="5832" w:author="ahmad sahrul" w:date="2026-04-27T19:51:00Z">
            <w:rPr/>
          </w:rPrChange>
        </w:rPr>
        <w:t>transaksi</w:t>
      </w:r>
      <w:r w:rsidRPr="C182AA5C">
        <w:rPr>
          <w:rFonts w:ascii="Times New Roman" w:cs="Times New Roman"/>
          <w:color w:val="000000"/>
          <w:sz w:val="24"/>
          <w:szCs w:val="24"/>
          <w:rPrChange w:id="5833" w:author="ahmad sahrul" w:date="2026-04-27T19:51:00Z">
            <w:rPr/>
          </w:rPrChange>
        </w:rPr>
        <w:t>.</w:t>
      </w:r>
    </w:p>
    <w:p w14:paraId="5687AEDD" w14:textId="7F45099E" w:rsidR="00BF190D" w:rsidRPr="00BF190D" w:rsidDel="00706A78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5834" w:author="muhammad aldi oktavian" w:date="2026-05-16T02:49:00Z"/>
          <w:rFonts w:ascii="Times New Roman" w:cs="Times New Roman"/>
          <w:color w:val="000000"/>
          <w:sz w:val="24"/>
          <w:szCs w:val="24"/>
          <w:rPrChange w:id="5835" w:author="ahmad sahrul" w:date="2026-04-27T19:51:00Z">
            <w:rPr>
              <w:del w:id="5836" w:author="muhammad aldi oktavian" w:date="2026-05-16T02:49:00Z"/>
            </w:rPr>
          </w:rPrChange>
        </w:rPr>
        <w:pPrChange w:id="583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5838" w:author="muhammad aldi oktavian" w:date="2026-05-16T02:49:00Z">
        <w:r w:rsidRPr="83B154D0" w:rsidDel="00706A78">
          <w:rPr>
            <w:rFonts w:ascii="Times New Roman" w:cs="Times New Roman"/>
            <w:color w:val="000000"/>
            <w:sz w:val="24"/>
            <w:szCs w:val="24"/>
            <w:rPrChange w:id="5839" w:author="ahmad sahrul" w:date="2026-04-27T19:51:00Z">
              <w:rPr/>
            </w:rPrChange>
          </w:rPr>
          <w:delText>Operasi</w:delText>
        </w:r>
        <w:r w:rsidRPr="961B45A4" w:rsidDel="00706A78">
          <w:rPr>
            <w:rFonts w:ascii="Times New Roman" w:cs="Times New Roman"/>
            <w:color w:val="000000"/>
            <w:sz w:val="24"/>
            <w:szCs w:val="24"/>
            <w:rPrChange w:id="5840" w:author="ahmad sahrul" w:date="2026-04-27T19:51:00Z">
              <w:rPr/>
            </w:rPrChange>
          </w:rPr>
          <w:delText xml:space="preserve"> </w:delText>
        </w:r>
        <w:r w:rsidRPr="96D325FC" w:rsidDel="00706A78">
          <w:rPr>
            <w:rFonts w:ascii="Times New Roman" w:cs="Times New Roman"/>
            <w:color w:val="000000"/>
            <w:sz w:val="24"/>
            <w:szCs w:val="24"/>
            <w:rPrChange w:id="5841" w:author="ahmad sahrul" w:date="2026-04-27T19:51:00Z">
              <w:rPr/>
            </w:rPrChange>
          </w:rPr>
          <w:delText>pengurangan</w:delText>
        </w:r>
        <w:r w:rsidRPr="ADC5D8E0" w:rsidDel="00706A78">
          <w:rPr>
            <w:rFonts w:ascii="Times New Roman" w:cs="Times New Roman"/>
            <w:color w:val="000000"/>
            <w:sz w:val="24"/>
            <w:szCs w:val="24"/>
            <w:rPrChange w:id="5842" w:author="ahmad sahrul" w:date="2026-04-27T19:51:00Z">
              <w:rPr/>
            </w:rPrChange>
          </w:rPr>
          <w:delText xml:space="preserve"> </w:delText>
        </w:r>
        <w:r w:rsidRPr="13CCBA5A" w:rsidDel="00706A78">
          <w:rPr>
            <w:rFonts w:ascii="Times New Roman" w:cs="Times New Roman"/>
            <w:color w:val="000000"/>
            <w:sz w:val="24"/>
            <w:szCs w:val="24"/>
            <w:rPrChange w:id="5843" w:author="ahmad sahrul" w:date="2026-04-27T19:51:00Z">
              <w:rPr/>
            </w:rPrChange>
          </w:rPr>
          <w:delText>stok</w:delText>
        </w:r>
        <w:r w:rsidRPr="F5B9812B" w:rsidDel="00706A78">
          <w:rPr>
            <w:rFonts w:ascii="Times New Roman" w:cs="Times New Roman"/>
            <w:color w:val="000000"/>
            <w:sz w:val="24"/>
            <w:szCs w:val="24"/>
            <w:rPrChange w:id="5844" w:author="ahmad sahrul" w:date="2026-04-27T19:51:00Z">
              <w:rPr/>
            </w:rPrChange>
          </w:rPr>
          <w:delText xml:space="preserve"> dan </w:delText>
        </w:r>
        <w:r w:rsidRPr="CF81FADA" w:rsidDel="00706A78">
          <w:rPr>
            <w:rFonts w:ascii="Times New Roman" w:cs="Times New Roman"/>
            <w:color w:val="000000"/>
            <w:sz w:val="24"/>
            <w:szCs w:val="24"/>
            <w:rPrChange w:id="5845" w:author="ahmad sahrul" w:date="2026-04-27T19:51:00Z">
              <w:rPr/>
            </w:rPrChange>
          </w:rPr>
          <w:delText>pencatatan</w:delText>
        </w:r>
        <w:r w:rsidRPr="3083745D" w:rsidDel="00706A78">
          <w:rPr>
            <w:rFonts w:ascii="Times New Roman" w:cs="Times New Roman"/>
            <w:color w:val="000000"/>
            <w:sz w:val="24"/>
            <w:szCs w:val="24"/>
            <w:rPrChange w:id="5846" w:author="ahmad sahrul" w:date="2026-04-27T19:51:00Z">
              <w:rPr/>
            </w:rPrChange>
          </w:rPr>
          <w:delText xml:space="preserve"> </w:delText>
        </w:r>
        <w:r w:rsidRPr="78F98655" w:rsidDel="00706A78">
          <w:rPr>
            <w:rFonts w:ascii="Times New Roman" w:cs="Times New Roman"/>
            <w:color w:val="000000"/>
            <w:sz w:val="24"/>
            <w:szCs w:val="24"/>
            <w:rPrChange w:id="5847" w:author="ahmad sahrul" w:date="2026-04-27T19:51:00Z">
              <w:rPr/>
            </w:rPrChange>
          </w:rPr>
          <w:delText>transaksi</w:delText>
        </w:r>
        <w:r w:rsidRPr="671E3486" w:rsidDel="00706A78">
          <w:rPr>
            <w:rFonts w:ascii="Times New Roman" w:cs="Times New Roman"/>
            <w:color w:val="000000"/>
            <w:sz w:val="24"/>
            <w:szCs w:val="24"/>
            <w:rPrChange w:id="5848" w:author="ahmad sahrul" w:date="2026-04-27T19:51:00Z">
              <w:rPr/>
            </w:rPrChange>
          </w:rPr>
          <w:delText xml:space="preserve"> </w:delText>
        </w:r>
        <w:r w:rsidRPr="2C093306" w:rsidDel="00706A78">
          <w:rPr>
            <w:rFonts w:ascii="Times New Roman" w:cs="Times New Roman"/>
            <w:color w:val="000000"/>
            <w:sz w:val="24"/>
            <w:szCs w:val="24"/>
            <w:rPrChange w:id="5849" w:author="ahmad sahrul" w:date="2026-04-27T19:51:00Z">
              <w:rPr/>
            </w:rPrChange>
          </w:rPr>
          <w:delText>harus</w:delText>
        </w:r>
        <w:r w:rsidRPr="7F341CCF" w:rsidDel="00706A78">
          <w:rPr>
            <w:rFonts w:ascii="Times New Roman" w:cs="Times New Roman"/>
            <w:color w:val="000000"/>
            <w:sz w:val="24"/>
            <w:szCs w:val="24"/>
            <w:rPrChange w:id="5850" w:author="ahmad sahrul" w:date="2026-04-27T19:51:00Z">
              <w:rPr/>
            </w:rPrChange>
          </w:rPr>
          <w:delText xml:space="preserve"> </w:delText>
        </w:r>
        <w:r w:rsidRPr="5AB1DA0F" w:rsidDel="00706A78">
          <w:rPr>
            <w:rFonts w:ascii="Times New Roman" w:cs="Times New Roman"/>
            <w:color w:val="000000"/>
            <w:sz w:val="24"/>
            <w:szCs w:val="24"/>
            <w:rPrChange w:id="5851" w:author="ahmad sahrul" w:date="2026-04-27T19:51:00Z">
              <w:rPr/>
            </w:rPrChange>
          </w:rPr>
          <w:delText>dilakukan</w:delText>
        </w:r>
        <w:r w:rsidRPr="C08823EC" w:rsidDel="00706A78">
          <w:rPr>
            <w:rFonts w:ascii="Times New Roman" w:cs="Times New Roman"/>
            <w:color w:val="000000"/>
            <w:sz w:val="24"/>
            <w:szCs w:val="24"/>
            <w:rPrChange w:id="5852" w:author="ahmad sahrul" w:date="2026-04-27T19:51:00Z">
              <w:rPr/>
            </w:rPrChange>
          </w:rPr>
          <w:delText xml:space="preserve"> </w:delText>
        </w:r>
        <w:r w:rsidRPr="06250450" w:rsidDel="00706A78">
          <w:rPr>
            <w:rFonts w:ascii="Times New Roman" w:cs="Times New Roman"/>
            <w:color w:val="000000"/>
            <w:sz w:val="24"/>
            <w:szCs w:val="24"/>
            <w:rPrChange w:id="5853" w:author="ahmad sahrul" w:date="2026-04-27T19:51:00Z">
              <w:rPr/>
            </w:rPrChange>
          </w:rPr>
          <w:delText>dalam</w:delText>
        </w:r>
        <w:r w:rsidRPr="5681EDBA" w:rsidDel="00706A78">
          <w:rPr>
            <w:rFonts w:ascii="Times New Roman" w:cs="Times New Roman"/>
            <w:color w:val="000000"/>
            <w:sz w:val="24"/>
            <w:szCs w:val="24"/>
            <w:rPrChange w:id="5854" w:author="ahmad sahrul" w:date="2026-04-27T19:51:00Z">
              <w:rPr/>
            </w:rPrChange>
          </w:rPr>
          <w:delText xml:space="preserve"> database transaction (atomic) </w:delText>
        </w:r>
        <w:r w:rsidRPr="8B255523" w:rsidDel="00706A78">
          <w:rPr>
            <w:rFonts w:ascii="Times New Roman" w:cs="Times New Roman"/>
            <w:color w:val="000000"/>
            <w:sz w:val="24"/>
            <w:szCs w:val="24"/>
            <w:rPrChange w:id="5855" w:author="ahmad sahrul" w:date="2026-04-27T19:51:00Z">
              <w:rPr/>
            </w:rPrChange>
          </w:rPr>
          <w:delText>untuk</w:delText>
        </w:r>
        <w:r w:rsidRPr="C3AD41F8" w:rsidDel="00706A78">
          <w:rPr>
            <w:rFonts w:ascii="Times New Roman" w:cs="Times New Roman"/>
            <w:color w:val="000000"/>
            <w:sz w:val="24"/>
            <w:szCs w:val="24"/>
            <w:rPrChange w:id="5856" w:author="ahmad sahrul" w:date="2026-04-27T19:51:00Z">
              <w:rPr/>
            </w:rPrChange>
          </w:rPr>
          <w:delText xml:space="preserve"> </w:delText>
        </w:r>
        <w:r w:rsidRPr="00E976B4" w:rsidDel="00706A78">
          <w:rPr>
            <w:rFonts w:ascii="Times New Roman" w:cs="Times New Roman"/>
            <w:color w:val="000000"/>
            <w:sz w:val="24"/>
            <w:szCs w:val="24"/>
            <w:rPrChange w:id="5857" w:author="ahmad sahrul" w:date="2026-04-27T19:51:00Z">
              <w:rPr/>
            </w:rPrChange>
          </w:rPr>
          <w:delText>menjaga</w:delText>
        </w:r>
        <w:r w:rsidRPr="9160F441" w:rsidDel="00706A78">
          <w:rPr>
            <w:rFonts w:ascii="Times New Roman" w:cs="Times New Roman"/>
            <w:color w:val="000000"/>
            <w:sz w:val="24"/>
            <w:szCs w:val="24"/>
            <w:rPrChange w:id="5858" w:author="ahmad sahrul" w:date="2026-04-27T19:51:00Z">
              <w:rPr/>
            </w:rPrChange>
          </w:rPr>
          <w:delText xml:space="preserve"> </w:delText>
        </w:r>
        <w:r w:rsidRPr="6A76A50E" w:rsidDel="00706A78">
          <w:rPr>
            <w:rFonts w:ascii="Times New Roman" w:cs="Times New Roman"/>
            <w:color w:val="000000"/>
            <w:sz w:val="24"/>
            <w:szCs w:val="24"/>
            <w:rPrChange w:id="5859" w:author="ahmad sahrul" w:date="2026-04-27T19:51:00Z">
              <w:rPr/>
            </w:rPrChange>
          </w:rPr>
          <w:delText>konsistensi</w:delText>
        </w:r>
        <w:r w:rsidRPr="625FC9AD" w:rsidDel="00706A78">
          <w:rPr>
            <w:rFonts w:ascii="Times New Roman" w:cs="Times New Roman"/>
            <w:color w:val="000000"/>
            <w:sz w:val="24"/>
            <w:szCs w:val="24"/>
            <w:rPrChange w:id="5860" w:author="ahmad sahrul" w:date="2026-04-27T19:51:00Z">
              <w:rPr/>
            </w:rPrChange>
          </w:rPr>
          <w:delText xml:space="preserve"> data.</w:delText>
        </w:r>
      </w:del>
    </w:p>
    <w:p w14:paraId="2E4C274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861" w:author="ahmad sahrul" w:date="2026-04-27T19:51:00Z">
            <w:rPr/>
          </w:rPrChange>
        </w:rPr>
        <w:pPrChange w:id="586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CF89FA01">
        <w:rPr>
          <w:rFonts w:ascii="Times New Roman" w:cs="Times New Roman"/>
          <w:color w:val="000000"/>
          <w:sz w:val="24"/>
          <w:szCs w:val="24"/>
          <w:rPrChange w:id="5863" w:author="ahmad sahrul" w:date="2026-04-27T19:51:00Z">
            <w:rPr/>
          </w:rPrChange>
        </w:rPr>
        <w:t>Sistem</w:t>
      </w:r>
      <w:r w:rsidRPr="E6DC74BB">
        <w:rPr>
          <w:rFonts w:ascii="Times New Roman" w:cs="Times New Roman"/>
          <w:color w:val="000000"/>
          <w:sz w:val="24"/>
          <w:szCs w:val="24"/>
          <w:rPrChange w:id="5864" w:author="ahmad sahrul" w:date="2026-04-27T19:51:00Z">
            <w:rPr/>
          </w:rPrChange>
        </w:rPr>
        <w:t xml:space="preserve"> </w:t>
      </w:r>
      <w:r w:rsidRPr="D0FC0726">
        <w:rPr>
          <w:rFonts w:ascii="Times New Roman" w:cs="Times New Roman"/>
          <w:color w:val="000000"/>
          <w:sz w:val="24"/>
          <w:szCs w:val="24"/>
          <w:rPrChange w:id="5865" w:author="ahmad sahrul" w:date="2026-04-27T19:51:00Z">
            <w:rPr/>
          </w:rPrChange>
        </w:rPr>
        <w:t>harus</w:t>
      </w:r>
      <w:r w:rsidRPr="D1F29ADB">
        <w:rPr>
          <w:rFonts w:ascii="Times New Roman" w:cs="Times New Roman"/>
          <w:color w:val="000000"/>
          <w:sz w:val="24"/>
          <w:szCs w:val="24"/>
          <w:rPrChange w:id="5866" w:author="ahmad sahrul" w:date="2026-04-27T19:51:00Z">
            <w:rPr/>
          </w:rPrChange>
        </w:rPr>
        <w:t xml:space="preserve"> </w:t>
      </w:r>
      <w:r w:rsidRPr="BB8574F7">
        <w:rPr>
          <w:rFonts w:ascii="Times New Roman" w:cs="Times New Roman"/>
          <w:color w:val="000000"/>
          <w:sz w:val="24"/>
          <w:szCs w:val="24"/>
          <w:rPrChange w:id="5867" w:author="ahmad sahrul" w:date="2026-04-27T19:51:00Z">
            <w:rPr/>
          </w:rPrChange>
        </w:rPr>
        <w:t>menangani</w:t>
      </w:r>
      <w:r w:rsidRPr="96CF5200">
        <w:rPr>
          <w:rFonts w:ascii="Times New Roman" w:cs="Times New Roman"/>
          <w:color w:val="000000"/>
          <w:sz w:val="24"/>
          <w:szCs w:val="24"/>
          <w:rPrChange w:id="5868" w:author="ahmad sahrul" w:date="2026-04-27T19:51:00Z">
            <w:rPr/>
          </w:rPrChange>
        </w:rPr>
        <w:t xml:space="preserve"> </w:t>
      </w:r>
      <w:r w:rsidRPr="ADA831AF">
        <w:rPr>
          <w:rFonts w:ascii="Times New Roman" w:cs="Times New Roman"/>
          <w:color w:val="000000"/>
          <w:sz w:val="24"/>
          <w:szCs w:val="24"/>
          <w:rPrChange w:id="5869" w:author="ahmad sahrul" w:date="2026-04-27T19:51:00Z">
            <w:rPr/>
          </w:rPrChange>
        </w:rPr>
        <w:t>kegagalan</w:t>
      </w:r>
      <w:r w:rsidRPr="9020114D">
        <w:rPr>
          <w:rFonts w:ascii="Times New Roman" w:cs="Times New Roman"/>
          <w:color w:val="000000"/>
          <w:sz w:val="24"/>
          <w:szCs w:val="24"/>
          <w:rPrChange w:id="5870" w:author="ahmad sahrul" w:date="2026-04-27T19:51:00Z">
            <w:rPr/>
          </w:rPrChange>
        </w:rPr>
        <w:t xml:space="preserve"> </w:t>
      </w:r>
      <w:r w:rsidRPr="25A1E30A">
        <w:rPr>
          <w:rFonts w:ascii="Times New Roman" w:cs="Times New Roman"/>
          <w:color w:val="000000"/>
          <w:sz w:val="24"/>
          <w:szCs w:val="24"/>
          <w:rPrChange w:id="5871" w:author="ahmad sahrul" w:date="2026-04-27T19:51:00Z">
            <w:rPr/>
          </w:rPrChange>
        </w:rPr>
        <w:t>koneksi</w:t>
      </w:r>
      <w:r w:rsidRPr="8CF10051">
        <w:rPr>
          <w:rFonts w:ascii="Times New Roman" w:cs="Times New Roman"/>
          <w:color w:val="000000"/>
          <w:sz w:val="24"/>
          <w:szCs w:val="24"/>
          <w:rPrChange w:id="5872" w:author="ahmad sahrul" w:date="2026-04-27T19:51:00Z">
            <w:rPr/>
          </w:rPrChange>
        </w:rPr>
        <w:t xml:space="preserve"> internet </w:t>
      </w:r>
      <w:r w:rsidRPr="C4A121F0">
        <w:rPr>
          <w:rFonts w:ascii="Times New Roman" w:cs="Times New Roman"/>
          <w:color w:val="000000"/>
          <w:sz w:val="24"/>
          <w:szCs w:val="24"/>
          <w:rPrChange w:id="5873" w:author="ahmad sahrul" w:date="2026-04-27T19:51:00Z">
            <w:rPr/>
          </w:rPrChange>
        </w:rPr>
        <w:t>dengan</w:t>
      </w:r>
      <w:r w:rsidRPr="B0FA50A4">
        <w:rPr>
          <w:rFonts w:ascii="Times New Roman" w:cs="Times New Roman"/>
          <w:color w:val="000000"/>
          <w:sz w:val="24"/>
          <w:szCs w:val="24"/>
          <w:rPrChange w:id="5874" w:author="ahmad sahrul" w:date="2026-04-27T19:51:00Z">
            <w:rPr/>
          </w:rPrChange>
        </w:rPr>
        <w:t xml:space="preserve"> </w:t>
      </w:r>
      <w:r w:rsidRPr="37FB5A02">
        <w:rPr>
          <w:rFonts w:ascii="Times New Roman" w:cs="Times New Roman"/>
          <w:color w:val="000000"/>
          <w:sz w:val="24"/>
          <w:szCs w:val="24"/>
          <w:rPrChange w:id="5875" w:author="ahmad sahrul" w:date="2026-04-27T19:51:00Z">
            <w:rPr/>
          </w:rPrChange>
        </w:rPr>
        <w:t>menyimpan</w:t>
      </w:r>
      <w:r w:rsidRPr="BAF65179">
        <w:rPr>
          <w:rFonts w:ascii="Times New Roman" w:cs="Times New Roman"/>
          <w:color w:val="000000"/>
          <w:sz w:val="24"/>
          <w:szCs w:val="24"/>
          <w:rPrChange w:id="5876" w:author="ahmad sahrul" w:date="2026-04-27T19:51:00Z">
            <w:rPr/>
          </w:rPrChange>
        </w:rPr>
        <w:t xml:space="preserve"> </w:t>
      </w:r>
      <w:r w:rsidRPr="DBED2761">
        <w:rPr>
          <w:rFonts w:ascii="Times New Roman" w:cs="Times New Roman"/>
          <w:color w:val="000000"/>
          <w:sz w:val="24"/>
          <w:szCs w:val="24"/>
          <w:rPrChange w:id="5877" w:author="ahmad sahrul" w:date="2026-04-27T19:51:00Z">
            <w:rPr/>
          </w:rPrChange>
        </w:rPr>
        <w:t>antrian</w:t>
      </w:r>
      <w:r w:rsidRPr="072EDDB4">
        <w:rPr>
          <w:rFonts w:ascii="Times New Roman" w:cs="Times New Roman"/>
          <w:color w:val="000000"/>
          <w:sz w:val="24"/>
          <w:szCs w:val="24"/>
          <w:rPrChange w:id="5878" w:author="ahmad sahrul" w:date="2026-04-27T19:51:00Z">
            <w:rPr/>
          </w:rPrChange>
        </w:rPr>
        <w:t xml:space="preserve"> </w:t>
      </w:r>
      <w:r w:rsidRPr="78F68A2F">
        <w:rPr>
          <w:rFonts w:ascii="Times New Roman" w:cs="Times New Roman"/>
          <w:color w:val="000000"/>
          <w:sz w:val="24"/>
          <w:szCs w:val="24"/>
          <w:rPrChange w:id="5879" w:author="ahmad sahrul" w:date="2026-04-27T19:51:00Z">
            <w:rPr/>
          </w:rPrChange>
        </w:rPr>
        <w:t>transaksi</w:t>
      </w:r>
      <w:r w:rsidRPr="D8A89981">
        <w:rPr>
          <w:rFonts w:ascii="Times New Roman" w:cs="Times New Roman"/>
          <w:color w:val="000000"/>
          <w:sz w:val="24"/>
          <w:szCs w:val="24"/>
          <w:rPrChange w:id="5880" w:author="ahmad sahrul" w:date="2026-04-27T19:51:00Z">
            <w:rPr/>
          </w:rPrChange>
        </w:rPr>
        <w:t xml:space="preserve"> </w:t>
      </w:r>
      <w:r w:rsidRPr="0C5B269C">
        <w:rPr>
          <w:rFonts w:ascii="Times New Roman" w:cs="Times New Roman"/>
          <w:color w:val="000000"/>
          <w:sz w:val="24"/>
          <w:szCs w:val="24"/>
          <w:rPrChange w:id="5881" w:author="ahmad sahrul" w:date="2026-04-27T19:51:00Z">
            <w:rPr/>
          </w:rPrChange>
        </w:rPr>
        <w:t>lokal</w:t>
      </w:r>
      <w:r w:rsidRPr="A4830289">
        <w:rPr>
          <w:rFonts w:ascii="Times New Roman" w:cs="Times New Roman"/>
          <w:color w:val="000000"/>
          <w:sz w:val="24"/>
          <w:szCs w:val="24"/>
          <w:rPrChange w:id="5882" w:author="ahmad sahrul" w:date="2026-04-27T19:51:00Z">
            <w:rPr/>
          </w:rPrChange>
        </w:rPr>
        <w:t xml:space="preserve"> dan </w:t>
      </w:r>
      <w:r w:rsidRPr="C0C8D978">
        <w:rPr>
          <w:rFonts w:ascii="Times New Roman" w:cs="Times New Roman"/>
          <w:color w:val="000000"/>
          <w:sz w:val="24"/>
          <w:szCs w:val="24"/>
          <w:rPrChange w:id="5883" w:author="ahmad sahrul" w:date="2026-04-27T19:51:00Z">
            <w:rPr/>
          </w:rPrChange>
        </w:rPr>
        <w:t>sinkronisasi</w:t>
      </w:r>
      <w:r w:rsidRPr="859D2E31">
        <w:rPr>
          <w:rFonts w:ascii="Times New Roman" w:cs="Times New Roman"/>
          <w:color w:val="000000"/>
          <w:sz w:val="24"/>
          <w:szCs w:val="24"/>
          <w:rPrChange w:id="5884" w:author="ahmad sahrul" w:date="2026-04-27T19:51:00Z">
            <w:rPr/>
          </w:rPrChange>
        </w:rPr>
        <w:t xml:space="preserve"> </w:t>
      </w:r>
      <w:r w:rsidRPr="FEE47C9C">
        <w:rPr>
          <w:rFonts w:ascii="Times New Roman" w:cs="Times New Roman"/>
          <w:color w:val="000000"/>
          <w:sz w:val="24"/>
          <w:szCs w:val="24"/>
          <w:rPrChange w:id="5885" w:author="ahmad sahrul" w:date="2026-04-27T19:51:00Z">
            <w:rPr/>
          </w:rPrChange>
        </w:rPr>
        <w:t>saat</w:t>
      </w:r>
      <w:r w:rsidRPr="7A92438A">
        <w:rPr>
          <w:rFonts w:ascii="Times New Roman" w:cs="Times New Roman"/>
          <w:color w:val="000000"/>
          <w:sz w:val="24"/>
          <w:szCs w:val="24"/>
          <w:rPrChange w:id="5886" w:author="ahmad sahrul" w:date="2026-04-27T19:51:00Z">
            <w:rPr/>
          </w:rPrChange>
        </w:rPr>
        <w:t xml:space="preserve"> </w:t>
      </w:r>
      <w:r w:rsidRPr="FCFE9BB3">
        <w:rPr>
          <w:rFonts w:ascii="Times New Roman" w:cs="Times New Roman"/>
          <w:color w:val="000000"/>
          <w:sz w:val="24"/>
          <w:szCs w:val="24"/>
          <w:rPrChange w:id="5887" w:author="ahmad sahrul" w:date="2026-04-27T19:51:00Z">
            <w:rPr/>
          </w:rPrChange>
        </w:rPr>
        <w:t>koneksi</w:t>
      </w:r>
      <w:r w:rsidRPr="E566DAD7">
        <w:rPr>
          <w:rFonts w:ascii="Times New Roman" w:cs="Times New Roman"/>
          <w:color w:val="000000"/>
          <w:sz w:val="24"/>
          <w:szCs w:val="24"/>
          <w:rPrChange w:id="5888" w:author="ahmad sahrul" w:date="2026-04-27T19:51:00Z">
            <w:rPr/>
          </w:rPrChange>
        </w:rPr>
        <w:t xml:space="preserve"> </w:t>
      </w:r>
      <w:r w:rsidRPr="8C6D6126">
        <w:rPr>
          <w:rFonts w:ascii="Times New Roman" w:cs="Times New Roman"/>
          <w:color w:val="000000"/>
          <w:sz w:val="24"/>
          <w:szCs w:val="24"/>
          <w:rPrChange w:id="5889" w:author="ahmad sahrul" w:date="2026-04-27T19:51:00Z">
            <w:rPr/>
          </w:rPrChange>
        </w:rPr>
        <w:t>pulih</w:t>
      </w:r>
      <w:r w:rsidRPr="931C82DA">
        <w:rPr>
          <w:rFonts w:ascii="Times New Roman" w:cs="Times New Roman"/>
          <w:color w:val="000000"/>
          <w:sz w:val="24"/>
          <w:szCs w:val="24"/>
          <w:rPrChange w:id="5890" w:author="ahmad sahrul" w:date="2026-04-27T19:51:00Z">
            <w:rPr/>
          </w:rPrChange>
        </w:rPr>
        <w:t xml:space="preserve"> (TBD </w:t>
      </w:r>
      <w:r w:rsidRPr="931C82DA">
        <w:rPr>
          <w:rFonts w:ascii="Times New Roman" w:cs="Times New Roman"/>
          <w:color w:val="000000"/>
          <w:sz w:val="24"/>
          <w:szCs w:val="24"/>
          <w:rPrChange w:id="5891" w:author="ahmad sahrul" w:date="2026-04-27T19:51:00Z">
            <w:rPr/>
          </w:rPrChange>
        </w:rPr>
        <w:t>–</w:t>
      </w:r>
      <w:r w:rsidRPr="931C82DA">
        <w:rPr>
          <w:rFonts w:ascii="Times New Roman" w:cs="Times New Roman"/>
          <w:color w:val="000000"/>
          <w:sz w:val="24"/>
          <w:szCs w:val="24"/>
          <w:rPrChange w:id="5892" w:author="ahmad sahrul" w:date="2026-04-27T19:51:00Z">
            <w:rPr/>
          </w:rPrChange>
        </w:rPr>
        <w:t xml:space="preserve"> </w:t>
      </w:r>
      <w:r w:rsidRPr="B5BBFC36">
        <w:rPr>
          <w:rFonts w:ascii="Times New Roman" w:cs="Times New Roman"/>
          <w:color w:val="000000"/>
          <w:sz w:val="24"/>
          <w:szCs w:val="24"/>
          <w:rPrChange w:id="5893" w:author="ahmad sahrul" w:date="2026-04-27T19:51:00Z">
            <w:rPr/>
          </w:rPrChange>
        </w:rPr>
        <w:t>fase</w:t>
      </w:r>
      <w:r w:rsidRPr="5A844C46">
        <w:rPr>
          <w:rFonts w:ascii="Times New Roman" w:cs="Times New Roman"/>
          <w:color w:val="000000"/>
          <w:sz w:val="24"/>
          <w:szCs w:val="24"/>
          <w:rPrChange w:id="5894" w:author="ahmad sahrul" w:date="2026-04-27T19:51:00Z">
            <w:rPr/>
          </w:rPrChange>
        </w:rPr>
        <w:t xml:space="preserve"> 2).</w:t>
      </w:r>
    </w:p>
    <w:p w14:paraId="3A8CBF11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5895" w:author="ahmad sahrul" w:date="2026-04-27T19:42:00Z">
            <w:rPr/>
          </w:rPrChange>
        </w:rPr>
        <w:pPrChange w:id="5896" w:author="6781" w:date="2026-04-27T23:07:00Z">
          <w:pPr>
            <w:pStyle w:val="Heading2"/>
          </w:pPr>
        </w:pPrChange>
      </w:pPr>
      <w:bookmarkStart w:id="5897" w:name="_Toc228212167"/>
      <w:r w:rsidRPr="5D887601">
        <w:rPr>
          <w:rFonts w:ascii="Times New Roman" w:cs="Times New Roman"/>
          <w:color w:val="000000"/>
          <w:rPrChange w:id="5898" w:author="ahmad sahrul" w:date="2026-04-27T19:42:00Z">
            <w:rPr/>
          </w:rPrChange>
        </w:rPr>
        <w:t>5.3 Security Requirements</w:t>
      </w:r>
      <w:bookmarkEnd w:id="5897"/>
    </w:p>
    <w:p w14:paraId="448ABFF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899" w:author="ahmad sahrul" w:date="2026-04-27T19:51:00Z">
            <w:rPr/>
          </w:rPrChange>
        </w:rPr>
        <w:pPrChange w:id="590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6099A47E">
        <w:rPr>
          <w:rFonts w:ascii="Times New Roman" w:cs="Times New Roman"/>
          <w:color w:val="000000"/>
          <w:sz w:val="24"/>
          <w:szCs w:val="24"/>
          <w:rPrChange w:id="5901" w:author="ahmad sahrul" w:date="2026-04-27T19:51:00Z">
            <w:rPr/>
          </w:rPrChange>
        </w:rPr>
        <w:t>Seluruh</w:t>
      </w:r>
      <w:r w:rsidRPr="B26551CB">
        <w:rPr>
          <w:rFonts w:ascii="Times New Roman" w:cs="Times New Roman"/>
          <w:color w:val="000000"/>
          <w:sz w:val="24"/>
          <w:szCs w:val="24"/>
          <w:rPrChange w:id="5902" w:author="ahmad sahrul" w:date="2026-04-27T19:51:00Z">
            <w:rPr/>
          </w:rPrChange>
        </w:rPr>
        <w:t xml:space="preserve"> </w:t>
      </w:r>
      <w:r w:rsidRPr="564DAD2D">
        <w:rPr>
          <w:rFonts w:ascii="Times New Roman" w:cs="Times New Roman"/>
          <w:color w:val="000000"/>
          <w:sz w:val="24"/>
          <w:szCs w:val="24"/>
          <w:rPrChange w:id="5903" w:author="ahmad sahrul" w:date="2026-04-27T19:51:00Z">
            <w:rPr/>
          </w:rPrChange>
        </w:rPr>
        <w:t>komunikasi</w:t>
      </w:r>
      <w:r w:rsidRPr="22BC4A59">
        <w:rPr>
          <w:rFonts w:ascii="Times New Roman" w:cs="Times New Roman"/>
          <w:color w:val="000000"/>
          <w:sz w:val="24"/>
          <w:szCs w:val="24"/>
          <w:rPrChange w:id="5904" w:author="ahmad sahrul" w:date="2026-04-27T19:51:00Z">
            <w:rPr/>
          </w:rPrChange>
        </w:rPr>
        <w:t xml:space="preserve"> </w:t>
      </w:r>
      <w:r w:rsidRPr="622EF47B">
        <w:rPr>
          <w:rFonts w:ascii="Times New Roman" w:cs="Times New Roman"/>
          <w:color w:val="000000"/>
          <w:sz w:val="24"/>
          <w:szCs w:val="24"/>
          <w:rPrChange w:id="5905" w:author="ahmad sahrul" w:date="2026-04-27T19:51:00Z">
            <w:rPr/>
          </w:rPrChange>
        </w:rPr>
        <w:t>antara</w:t>
      </w:r>
      <w:r w:rsidRPr="B500D070">
        <w:rPr>
          <w:rFonts w:ascii="Times New Roman" w:cs="Times New Roman"/>
          <w:color w:val="000000"/>
          <w:sz w:val="24"/>
          <w:szCs w:val="24"/>
          <w:rPrChange w:id="5906" w:author="ahmad sahrul" w:date="2026-04-27T19:51:00Z">
            <w:rPr/>
          </w:rPrChange>
        </w:rPr>
        <w:t xml:space="preserve"> </w:t>
      </w:r>
      <w:r w:rsidRPr="F898C189">
        <w:rPr>
          <w:rFonts w:ascii="Times New Roman" w:cs="Times New Roman"/>
          <w:color w:val="000000"/>
          <w:sz w:val="24"/>
          <w:szCs w:val="24"/>
          <w:rPrChange w:id="5907" w:author="ahmad sahrul" w:date="2026-04-27T19:51:00Z">
            <w:rPr/>
          </w:rPrChange>
        </w:rPr>
        <w:t>aplikasi</w:t>
      </w:r>
      <w:r w:rsidRPr="DBEE07F3">
        <w:rPr>
          <w:rFonts w:ascii="Times New Roman" w:cs="Times New Roman"/>
          <w:color w:val="000000"/>
          <w:sz w:val="24"/>
          <w:szCs w:val="24"/>
          <w:rPrChange w:id="5908" w:author="ahmad sahrul" w:date="2026-04-27T19:51:00Z">
            <w:rPr/>
          </w:rPrChange>
        </w:rPr>
        <w:t xml:space="preserve"> mobile dan server </w:t>
      </w:r>
      <w:r w:rsidRPr="6F06B50A">
        <w:rPr>
          <w:rFonts w:ascii="Times New Roman" w:cs="Times New Roman"/>
          <w:color w:val="000000"/>
          <w:sz w:val="24"/>
          <w:szCs w:val="24"/>
          <w:rPrChange w:id="5909" w:author="ahmad sahrul" w:date="2026-04-27T19:51:00Z">
            <w:rPr/>
          </w:rPrChange>
        </w:rPr>
        <w:t>harus</w:t>
      </w:r>
      <w:r w:rsidRPr="44D4F5F4">
        <w:rPr>
          <w:rFonts w:ascii="Times New Roman" w:cs="Times New Roman"/>
          <w:color w:val="000000"/>
          <w:sz w:val="24"/>
          <w:szCs w:val="24"/>
          <w:rPrChange w:id="5910" w:author="ahmad sahrul" w:date="2026-04-27T19:51:00Z">
            <w:rPr/>
          </w:rPrChange>
        </w:rPr>
        <w:t xml:space="preserve"> </w:t>
      </w:r>
      <w:r w:rsidRPr="F24C67E4">
        <w:rPr>
          <w:rFonts w:ascii="Times New Roman" w:cs="Times New Roman"/>
          <w:color w:val="000000"/>
          <w:sz w:val="24"/>
          <w:szCs w:val="24"/>
          <w:rPrChange w:id="5911" w:author="ahmad sahrul" w:date="2026-04-27T19:51:00Z">
            <w:rPr/>
          </w:rPrChange>
        </w:rPr>
        <w:t>menggunakan</w:t>
      </w:r>
      <w:r w:rsidRPr="3C194E0E">
        <w:rPr>
          <w:rFonts w:ascii="Times New Roman" w:cs="Times New Roman"/>
          <w:color w:val="000000"/>
          <w:sz w:val="24"/>
          <w:szCs w:val="24"/>
          <w:rPrChange w:id="5912" w:author="ahmad sahrul" w:date="2026-04-27T19:51:00Z">
            <w:rPr/>
          </w:rPrChange>
        </w:rPr>
        <w:t xml:space="preserve"> HTTPS (TLS 1.2 </w:t>
      </w:r>
      <w:r w:rsidRPr="7683C689">
        <w:rPr>
          <w:rFonts w:ascii="Times New Roman" w:cs="Times New Roman"/>
          <w:color w:val="000000"/>
          <w:sz w:val="24"/>
          <w:szCs w:val="24"/>
          <w:rPrChange w:id="5913" w:author="ahmad sahrul" w:date="2026-04-27T19:51:00Z">
            <w:rPr/>
          </w:rPrChange>
        </w:rPr>
        <w:t>atau</w:t>
      </w:r>
      <w:r w:rsidRPr="7EE336D0">
        <w:rPr>
          <w:rFonts w:ascii="Times New Roman" w:cs="Times New Roman"/>
          <w:color w:val="000000"/>
          <w:sz w:val="24"/>
          <w:szCs w:val="24"/>
          <w:rPrChange w:id="5914" w:author="ahmad sahrul" w:date="2026-04-27T19:51:00Z">
            <w:rPr/>
          </w:rPrChange>
        </w:rPr>
        <w:t xml:space="preserve"> </w:t>
      </w:r>
      <w:r w:rsidRPr="3E2DE487">
        <w:rPr>
          <w:rFonts w:ascii="Times New Roman" w:cs="Times New Roman"/>
          <w:color w:val="000000"/>
          <w:sz w:val="24"/>
          <w:szCs w:val="24"/>
          <w:rPrChange w:id="5915" w:author="ahmad sahrul" w:date="2026-04-27T19:51:00Z">
            <w:rPr/>
          </w:rPrChange>
        </w:rPr>
        <w:t>lebih</w:t>
      </w:r>
      <w:r w:rsidRPr="83910E24">
        <w:rPr>
          <w:rFonts w:ascii="Times New Roman" w:cs="Times New Roman"/>
          <w:color w:val="000000"/>
          <w:sz w:val="24"/>
          <w:szCs w:val="24"/>
          <w:rPrChange w:id="5916" w:author="ahmad sahrul" w:date="2026-04-27T19:51:00Z">
            <w:rPr/>
          </w:rPrChange>
        </w:rPr>
        <w:t xml:space="preserve"> </w:t>
      </w:r>
      <w:r w:rsidRPr="58998321">
        <w:rPr>
          <w:rFonts w:ascii="Times New Roman" w:cs="Times New Roman"/>
          <w:color w:val="000000"/>
          <w:sz w:val="24"/>
          <w:szCs w:val="24"/>
          <w:rPrChange w:id="5917" w:author="ahmad sahrul" w:date="2026-04-27T19:51:00Z">
            <w:rPr/>
          </w:rPrChange>
        </w:rPr>
        <w:t>tinggi</w:t>
      </w:r>
      <w:r w:rsidRPr="0848E4D2">
        <w:rPr>
          <w:rFonts w:ascii="Times New Roman" w:cs="Times New Roman"/>
          <w:color w:val="000000"/>
          <w:sz w:val="24"/>
          <w:szCs w:val="24"/>
          <w:rPrChange w:id="5918" w:author="ahmad sahrul" w:date="2026-04-27T19:51:00Z">
            <w:rPr/>
          </w:rPrChange>
        </w:rPr>
        <w:t>).</w:t>
      </w:r>
    </w:p>
    <w:p w14:paraId="19F29FC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919" w:author="ahmad sahrul" w:date="2026-04-27T19:51:00Z">
            <w:rPr/>
          </w:rPrChange>
        </w:rPr>
        <w:pPrChange w:id="592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9034BF3">
        <w:rPr>
          <w:rFonts w:ascii="Times New Roman" w:cs="Times New Roman"/>
          <w:color w:val="000000"/>
          <w:sz w:val="24"/>
          <w:szCs w:val="24"/>
          <w:rPrChange w:id="5921" w:author="ahmad sahrul" w:date="2026-04-27T19:51:00Z">
            <w:rPr/>
          </w:rPrChange>
        </w:rPr>
        <w:t xml:space="preserve">Password </w:t>
      </w:r>
      <w:r w:rsidRPr="C9B30641">
        <w:rPr>
          <w:rFonts w:ascii="Times New Roman" w:cs="Times New Roman"/>
          <w:color w:val="000000"/>
          <w:sz w:val="24"/>
          <w:szCs w:val="24"/>
          <w:rPrChange w:id="5922" w:author="ahmad sahrul" w:date="2026-04-27T19:51:00Z">
            <w:rPr/>
          </w:rPrChange>
        </w:rPr>
        <w:t>pengguna</w:t>
      </w:r>
      <w:r w:rsidRPr="8B070C3B">
        <w:rPr>
          <w:rFonts w:ascii="Times New Roman" w:cs="Times New Roman"/>
          <w:color w:val="000000"/>
          <w:sz w:val="24"/>
          <w:szCs w:val="24"/>
          <w:rPrChange w:id="5923" w:author="ahmad sahrul" w:date="2026-04-27T19:51:00Z">
            <w:rPr/>
          </w:rPrChange>
        </w:rPr>
        <w:t xml:space="preserve"> </w:t>
      </w:r>
      <w:r w:rsidRPr="FD342A4F">
        <w:rPr>
          <w:rFonts w:ascii="Times New Roman" w:cs="Times New Roman"/>
          <w:color w:val="000000"/>
          <w:sz w:val="24"/>
          <w:szCs w:val="24"/>
          <w:rPrChange w:id="5924" w:author="ahmad sahrul" w:date="2026-04-27T19:51:00Z">
            <w:rPr/>
          </w:rPrChange>
        </w:rPr>
        <w:t>harus</w:t>
      </w:r>
      <w:r w:rsidRPr="D44B3591">
        <w:rPr>
          <w:rFonts w:ascii="Times New Roman" w:cs="Times New Roman"/>
          <w:color w:val="000000"/>
          <w:sz w:val="24"/>
          <w:szCs w:val="24"/>
          <w:rPrChange w:id="5925" w:author="ahmad sahrul" w:date="2026-04-27T19:51:00Z">
            <w:rPr/>
          </w:rPrChange>
        </w:rPr>
        <w:t xml:space="preserve"> </w:t>
      </w:r>
      <w:r w:rsidRPr="1515FB44">
        <w:rPr>
          <w:rFonts w:ascii="Times New Roman" w:cs="Times New Roman"/>
          <w:color w:val="000000"/>
          <w:sz w:val="24"/>
          <w:szCs w:val="24"/>
          <w:rPrChange w:id="5926" w:author="ahmad sahrul" w:date="2026-04-27T19:51:00Z">
            <w:rPr/>
          </w:rPrChange>
        </w:rPr>
        <w:t>disimpan</w:t>
      </w:r>
      <w:r w:rsidRPr="7494028B">
        <w:rPr>
          <w:rFonts w:ascii="Times New Roman" w:cs="Times New Roman"/>
          <w:color w:val="000000"/>
          <w:sz w:val="24"/>
          <w:szCs w:val="24"/>
          <w:rPrChange w:id="5927" w:author="ahmad sahrul" w:date="2026-04-27T19:51:00Z">
            <w:rPr/>
          </w:rPrChange>
        </w:rPr>
        <w:t xml:space="preserve"> </w:t>
      </w:r>
      <w:r w:rsidRPr="AAA5DB0A">
        <w:rPr>
          <w:rFonts w:ascii="Times New Roman" w:cs="Times New Roman"/>
          <w:color w:val="000000"/>
          <w:sz w:val="24"/>
          <w:szCs w:val="24"/>
          <w:rPrChange w:id="5928" w:author="ahmad sahrul" w:date="2026-04-27T19:51:00Z">
            <w:rPr/>
          </w:rPrChange>
        </w:rPr>
        <w:t>menggunakan</w:t>
      </w:r>
      <w:r w:rsidRPr="CF2A87AF">
        <w:rPr>
          <w:rFonts w:ascii="Times New Roman" w:cs="Times New Roman"/>
          <w:color w:val="000000"/>
          <w:sz w:val="24"/>
          <w:szCs w:val="24"/>
          <w:rPrChange w:id="5929" w:author="ahmad sahrul" w:date="2026-04-27T19:51:00Z">
            <w:rPr/>
          </w:rPrChange>
        </w:rPr>
        <w:t xml:space="preserve"> </w:t>
      </w:r>
      <w:r w:rsidRPr="366F9583">
        <w:rPr>
          <w:rFonts w:ascii="Times New Roman" w:cs="Times New Roman"/>
          <w:color w:val="000000"/>
          <w:sz w:val="24"/>
          <w:szCs w:val="24"/>
          <w:rPrChange w:id="5930" w:author="ahmad sahrul" w:date="2026-04-27T19:51:00Z">
            <w:rPr/>
          </w:rPrChange>
        </w:rPr>
        <w:t>algoritma</w:t>
      </w:r>
      <w:r w:rsidRPr="C684120B">
        <w:rPr>
          <w:rFonts w:ascii="Times New Roman" w:cs="Times New Roman"/>
          <w:color w:val="000000"/>
          <w:sz w:val="24"/>
          <w:szCs w:val="24"/>
          <w:rPrChange w:id="5931" w:author="ahmad sahrul" w:date="2026-04-27T19:51:00Z">
            <w:rPr/>
          </w:rPrChange>
        </w:rPr>
        <w:t xml:space="preserve"> hashing </w:t>
      </w:r>
      <w:r w:rsidRPr="52418753">
        <w:rPr>
          <w:rFonts w:ascii="Times New Roman" w:cs="Times New Roman"/>
          <w:color w:val="000000"/>
          <w:sz w:val="24"/>
          <w:szCs w:val="24"/>
          <w:rPrChange w:id="5932" w:author="ahmad sahrul" w:date="2026-04-27T19:51:00Z">
            <w:rPr/>
          </w:rPrChange>
        </w:rPr>
        <w:t>bcrypt</w:t>
      </w:r>
      <w:r w:rsidRPr="EA460419">
        <w:rPr>
          <w:rFonts w:ascii="Times New Roman" w:cs="Times New Roman"/>
          <w:color w:val="000000"/>
          <w:sz w:val="24"/>
          <w:szCs w:val="24"/>
          <w:rPrChange w:id="5933" w:author="ahmad sahrul" w:date="2026-04-27T19:51:00Z">
            <w:rPr/>
          </w:rPrChange>
        </w:rPr>
        <w:t xml:space="preserve"> (cost factor 10 </w:t>
      </w:r>
      <w:r w:rsidRPr="63A0860E">
        <w:rPr>
          <w:rFonts w:ascii="Times New Roman" w:cs="Times New Roman"/>
          <w:color w:val="000000"/>
          <w:sz w:val="24"/>
          <w:szCs w:val="24"/>
          <w:rPrChange w:id="5934" w:author="ahmad sahrul" w:date="2026-04-27T19:51:00Z">
            <w:rPr/>
          </w:rPrChange>
        </w:rPr>
        <w:t>atau</w:t>
      </w:r>
      <w:r w:rsidRPr="E8082EEA">
        <w:rPr>
          <w:rFonts w:ascii="Times New Roman" w:cs="Times New Roman"/>
          <w:color w:val="000000"/>
          <w:sz w:val="24"/>
          <w:szCs w:val="24"/>
          <w:rPrChange w:id="5935" w:author="ahmad sahrul" w:date="2026-04-27T19:51:00Z">
            <w:rPr/>
          </w:rPrChange>
        </w:rPr>
        <w:t xml:space="preserve"> </w:t>
      </w:r>
      <w:r w:rsidRPr="31FFE32E">
        <w:rPr>
          <w:rFonts w:ascii="Times New Roman" w:cs="Times New Roman"/>
          <w:color w:val="000000"/>
          <w:sz w:val="24"/>
          <w:szCs w:val="24"/>
          <w:rPrChange w:id="5936" w:author="ahmad sahrul" w:date="2026-04-27T19:51:00Z">
            <w:rPr/>
          </w:rPrChange>
        </w:rPr>
        <w:t>lebih</w:t>
      </w:r>
      <w:r w:rsidRPr="8DF328E8">
        <w:rPr>
          <w:rFonts w:ascii="Times New Roman" w:cs="Times New Roman"/>
          <w:color w:val="000000"/>
          <w:sz w:val="24"/>
          <w:szCs w:val="24"/>
          <w:rPrChange w:id="5937" w:author="ahmad sahrul" w:date="2026-04-27T19:51:00Z">
            <w:rPr/>
          </w:rPrChange>
        </w:rPr>
        <w:t>).</w:t>
      </w:r>
    </w:p>
    <w:p w14:paraId="0BE8483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938" w:author="ahmad sahrul" w:date="2026-04-27T19:51:00Z">
            <w:rPr/>
          </w:rPrChange>
        </w:rPr>
        <w:pPrChange w:id="593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128E0D3">
        <w:rPr>
          <w:rFonts w:ascii="Times New Roman" w:cs="Times New Roman"/>
          <w:color w:val="000000"/>
          <w:sz w:val="24"/>
          <w:szCs w:val="24"/>
          <w:rPrChange w:id="5940" w:author="ahmad sahrul" w:date="2026-04-27T19:51:00Z">
            <w:rPr/>
          </w:rPrChange>
        </w:rPr>
        <w:t xml:space="preserve">Token </w:t>
      </w:r>
      <w:r w:rsidRPr="92D2E1F0">
        <w:rPr>
          <w:rFonts w:ascii="Times New Roman" w:cs="Times New Roman"/>
          <w:color w:val="000000"/>
          <w:sz w:val="24"/>
          <w:szCs w:val="24"/>
          <w:rPrChange w:id="5941" w:author="ahmad sahrul" w:date="2026-04-27T19:51:00Z">
            <w:rPr/>
          </w:rPrChange>
        </w:rPr>
        <w:t>autentikasi</w:t>
      </w:r>
      <w:r w:rsidRPr="2CBCDA59">
        <w:rPr>
          <w:rFonts w:ascii="Times New Roman" w:cs="Times New Roman"/>
          <w:color w:val="000000"/>
          <w:sz w:val="24"/>
          <w:szCs w:val="24"/>
          <w:rPrChange w:id="5942" w:author="ahmad sahrul" w:date="2026-04-27T19:51:00Z">
            <w:rPr/>
          </w:rPrChange>
        </w:rPr>
        <w:t xml:space="preserve"> </w:t>
      </w:r>
      <w:r w:rsidRPr="28C28AE7">
        <w:rPr>
          <w:rFonts w:ascii="Times New Roman" w:cs="Times New Roman"/>
          <w:color w:val="000000"/>
          <w:sz w:val="24"/>
          <w:szCs w:val="24"/>
          <w:rPrChange w:id="5943" w:author="ahmad sahrul" w:date="2026-04-27T19:51:00Z">
            <w:rPr/>
          </w:rPrChange>
        </w:rPr>
        <w:t>harus</w:t>
      </w:r>
      <w:r w:rsidRPr="D817F7B2">
        <w:rPr>
          <w:rFonts w:ascii="Times New Roman" w:cs="Times New Roman"/>
          <w:color w:val="000000"/>
          <w:sz w:val="24"/>
          <w:szCs w:val="24"/>
          <w:rPrChange w:id="5944" w:author="ahmad sahrul" w:date="2026-04-27T19:51:00Z">
            <w:rPr/>
          </w:rPrChange>
        </w:rPr>
        <w:t xml:space="preserve"> </w:t>
      </w:r>
      <w:r w:rsidRPr="C7E15D7C">
        <w:rPr>
          <w:rFonts w:ascii="Times New Roman" w:cs="Times New Roman"/>
          <w:color w:val="000000"/>
          <w:sz w:val="24"/>
          <w:szCs w:val="24"/>
          <w:rPrChange w:id="5945" w:author="ahmad sahrul" w:date="2026-04-27T19:51:00Z">
            <w:rPr/>
          </w:rPrChange>
        </w:rPr>
        <w:t>memiliki</w:t>
      </w:r>
      <w:r w:rsidRPr="0C5A21BA">
        <w:rPr>
          <w:rFonts w:ascii="Times New Roman" w:cs="Times New Roman"/>
          <w:color w:val="000000"/>
          <w:sz w:val="24"/>
          <w:szCs w:val="24"/>
          <w:rPrChange w:id="5946" w:author="ahmad sahrul" w:date="2026-04-27T19:51:00Z">
            <w:rPr/>
          </w:rPrChange>
        </w:rPr>
        <w:t xml:space="preserve"> masa </w:t>
      </w:r>
      <w:r w:rsidRPr="929CC2C6">
        <w:rPr>
          <w:rFonts w:ascii="Times New Roman" w:cs="Times New Roman"/>
          <w:color w:val="000000"/>
          <w:sz w:val="24"/>
          <w:szCs w:val="24"/>
          <w:rPrChange w:id="5947" w:author="ahmad sahrul" w:date="2026-04-27T19:51:00Z">
            <w:rPr/>
          </w:rPrChange>
        </w:rPr>
        <w:t>berlaku</w:t>
      </w:r>
      <w:r w:rsidRPr="EB4F57B7">
        <w:rPr>
          <w:rFonts w:ascii="Times New Roman" w:cs="Times New Roman"/>
          <w:color w:val="000000"/>
          <w:sz w:val="24"/>
          <w:szCs w:val="24"/>
          <w:rPrChange w:id="5948" w:author="ahmad sahrul" w:date="2026-04-27T19:51:00Z">
            <w:rPr/>
          </w:rPrChange>
        </w:rPr>
        <w:t xml:space="preserve"> (expiry) yang </w:t>
      </w:r>
      <w:r w:rsidRPr="F461F83D">
        <w:rPr>
          <w:rFonts w:ascii="Times New Roman" w:cs="Times New Roman"/>
          <w:color w:val="000000"/>
          <w:sz w:val="24"/>
          <w:szCs w:val="24"/>
          <w:rPrChange w:id="5949" w:author="ahmad sahrul" w:date="2026-04-27T19:51:00Z">
            <w:rPr/>
          </w:rPrChange>
        </w:rPr>
        <w:t>dapat</w:t>
      </w:r>
      <w:r w:rsidRPr="DF5A7E31">
        <w:rPr>
          <w:rFonts w:ascii="Times New Roman" w:cs="Times New Roman"/>
          <w:color w:val="000000"/>
          <w:sz w:val="24"/>
          <w:szCs w:val="24"/>
          <w:rPrChange w:id="5950" w:author="ahmad sahrul" w:date="2026-04-27T19:51:00Z">
            <w:rPr/>
          </w:rPrChange>
        </w:rPr>
        <w:t xml:space="preserve"> </w:t>
      </w:r>
      <w:r w:rsidRPr="5C1B8E6C">
        <w:rPr>
          <w:rFonts w:ascii="Times New Roman" w:cs="Times New Roman"/>
          <w:color w:val="000000"/>
          <w:sz w:val="24"/>
          <w:szCs w:val="24"/>
          <w:rPrChange w:id="5951" w:author="ahmad sahrul" w:date="2026-04-27T19:51:00Z">
            <w:rPr/>
          </w:rPrChange>
        </w:rPr>
        <w:t>dikonfigurasi</w:t>
      </w:r>
      <w:r w:rsidRPr="43748CCF">
        <w:rPr>
          <w:rFonts w:ascii="Times New Roman" w:cs="Times New Roman"/>
          <w:color w:val="000000"/>
          <w:sz w:val="24"/>
          <w:szCs w:val="24"/>
          <w:rPrChange w:id="5952" w:author="ahmad sahrul" w:date="2026-04-27T19:51:00Z">
            <w:rPr/>
          </w:rPrChange>
        </w:rPr>
        <w:t xml:space="preserve"> (default: 24 jam </w:t>
      </w:r>
      <w:r w:rsidRPr="7F09747E">
        <w:rPr>
          <w:rFonts w:ascii="Times New Roman" w:cs="Times New Roman"/>
          <w:color w:val="000000"/>
          <w:sz w:val="24"/>
          <w:szCs w:val="24"/>
          <w:rPrChange w:id="5953" w:author="ahmad sahrul" w:date="2026-04-27T19:51:00Z">
            <w:rPr/>
          </w:rPrChange>
        </w:rPr>
        <w:t>untuk</w:t>
      </w:r>
      <w:r w:rsidRPr="FE9D10E7">
        <w:rPr>
          <w:rFonts w:ascii="Times New Roman" w:cs="Times New Roman"/>
          <w:color w:val="000000"/>
          <w:sz w:val="24"/>
          <w:szCs w:val="24"/>
          <w:rPrChange w:id="5954" w:author="ahmad sahrul" w:date="2026-04-27T19:51:00Z">
            <w:rPr/>
          </w:rPrChange>
        </w:rPr>
        <w:t xml:space="preserve"> </w:t>
      </w:r>
      <w:r w:rsidRPr="A61D1923">
        <w:rPr>
          <w:rFonts w:ascii="Times New Roman" w:cs="Times New Roman"/>
          <w:color w:val="000000"/>
          <w:sz w:val="24"/>
          <w:szCs w:val="24"/>
          <w:rPrChange w:id="5955" w:author="ahmad sahrul" w:date="2026-04-27T19:51:00Z">
            <w:rPr/>
          </w:rPrChange>
        </w:rPr>
        <w:t>kasir</w:t>
      </w:r>
      <w:r w:rsidRPr="9C7556A9">
        <w:rPr>
          <w:rFonts w:ascii="Times New Roman" w:cs="Times New Roman"/>
          <w:color w:val="000000"/>
          <w:sz w:val="24"/>
          <w:szCs w:val="24"/>
          <w:rPrChange w:id="5956" w:author="ahmad sahrul" w:date="2026-04-27T19:51:00Z">
            <w:rPr/>
          </w:rPrChange>
        </w:rPr>
        <w:t xml:space="preserve">, 7 </w:t>
      </w:r>
      <w:r w:rsidRPr="DB37F09C">
        <w:rPr>
          <w:rFonts w:ascii="Times New Roman" w:cs="Times New Roman"/>
          <w:color w:val="000000"/>
          <w:sz w:val="24"/>
          <w:szCs w:val="24"/>
          <w:rPrChange w:id="5957" w:author="ahmad sahrul" w:date="2026-04-27T19:51:00Z">
            <w:rPr/>
          </w:rPrChange>
        </w:rPr>
        <w:t>hari</w:t>
      </w:r>
      <w:r w:rsidRPr="743BE106">
        <w:rPr>
          <w:rFonts w:ascii="Times New Roman" w:cs="Times New Roman"/>
          <w:color w:val="000000"/>
          <w:sz w:val="24"/>
          <w:szCs w:val="24"/>
          <w:rPrChange w:id="5958" w:author="ahmad sahrul" w:date="2026-04-27T19:51:00Z">
            <w:rPr/>
          </w:rPrChange>
        </w:rPr>
        <w:t xml:space="preserve"> </w:t>
      </w:r>
      <w:r w:rsidRPr="B418E8F6">
        <w:rPr>
          <w:rFonts w:ascii="Times New Roman" w:cs="Times New Roman"/>
          <w:color w:val="000000"/>
          <w:sz w:val="24"/>
          <w:szCs w:val="24"/>
          <w:rPrChange w:id="5959" w:author="ahmad sahrul" w:date="2026-04-27T19:51:00Z">
            <w:rPr/>
          </w:rPrChange>
        </w:rPr>
        <w:t>untuk</w:t>
      </w:r>
      <w:r w:rsidRPr="B4BBB8C1">
        <w:rPr>
          <w:rFonts w:ascii="Times New Roman" w:cs="Times New Roman"/>
          <w:color w:val="000000"/>
          <w:sz w:val="24"/>
          <w:szCs w:val="24"/>
          <w:rPrChange w:id="5960" w:author="ahmad sahrul" w:date="2026-04-27T19:51:00Z">
            <w:rPr/>
          </w:rPrChange>
        </w:rPr>
        <w:t xml:space="preserve"> owner).</w:t>
      </w:r>
    </w:p>
    <w:p w14:paraId="6928602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961" w:author="ahmad sahrul" w:date="2026-04-27T19:51:00Z">
            <w:rPr/>
          </w:rPrChange>
        </w:rPr>
        <w:pPrChange w:id="596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C5A4184">
        <w:rPr>
          <w:rFonts w:ascii="Times New Roman" w:cs="Times New Roman"/>
          <w:color w:val="000000"/>
          <w:sz w:val="24"/>
          <w:szCs w:val="24"/>
          <w:rPrChange w:id="5963" w:author="ahmad sahrul" w:date="2026-04-27T19:51:00Z">
            <w:rPr/>
          </w:rPrChange>
        </w:rPr>
        <w:t>Sistem</w:t>
      </w:r>
      <w:r w:rsidRPr="0E448699">
        <w:rPr>
          <w:rFonts w:ascii="Times New Roman" w:cs="Times New Roman"/>
          <w:color w:val="000000"/>
          <w:sz w:val="24"/>
          <w:szCs w:val="24"/>
          <w:rPrChange w:id="5964" w:author="ahmad sahrul" w:date="2026-04-27T19:51:00Z">
            <w:rPr/>
          </w:rPrChange>
        </w:rPr>
        <w:t xml:space="preserve"> </w:t>
      </w:r>
      <w:r w:rsidRPr="0C8A0F9F">
        <w:rPr>
          <w:rFonts w:ascii="Times New Roman" w:cs="Times New Roman"/>
          <w:color w:val="000000"/>
          <w:sz w:val="24"/>
          <w:szCs w:val="24"/>
          <w:rPrChange w:id="5965" w:author="ahmad sahrul" w:date="2026-04-27T19:51:00Z">
            <w:rPr/>
          </w:rPrChange>
        </w:rPr>
        <w:t>harus</w:t>
      </w:r>
      <w:r w:rsidRPr="7EBCA42B">
        <w:rPr>
          <w:rFonts w:ascii="Times New Roman" w:cs="Times New Roman"/>
          <w:color w:val="000000"/>
          <w:sz w:val="24"/>
          <w:szCs w:val="24"/>
          <w:rPrChange w:id="5966" w:author="ahmad sahrul" w:date="2026-04-27T19:51:00Z">
            <w:rPr/>
          </w:rPrChange>
        </w:rPr>
        <w:t xml:space="preserve"> </w:t>
      </w:r>
      <w:r w:rsidRPr="8EFD6016">
        <w:rPr>
          <w:rFonts w:ascii="Times New Roman" w:cs="Times New Roman"/>
          <w:color w:val="000000"/>
          <w:sz w:val="24"/>
          <w:szCs w:val="24"/>
          <w:rPrChange w:id="5967" w:author="ahmad sahrul" w:date="2026-04-27T19:51:00Z">
            <w:rPr/>
          </w:rPrChange>
        </w:rPr>
        <w:t>menerapkan</w:t>
      </w:r>
      <w:r w:rsidRPr="D6DBF049">
        <w:rPr>
          <w:rFonts w:ascii="Times New Roman" w:cs="Times New Roman"/>
          <w:color w:val="000000"/>
          <w:sz w:val="24"/>
          <w:szCs w:val="24"/>
          <w:rPrChange w:id="5968" w:author="ahmad sahrul" w:date="2026-04-27T19:51:00Z">
            <w:rPr/>
          </w:rPrChange>
        </w:rPr>
        <w:t xml:space="preserve"> rate limiting pada endpoint login </w:t>
      </w:r>
      <w:r w:rsidRPr="C7A1AB1C">
        <w:rPr>
          <w:rFonts w:ascii="Times New Roman" w:cs="Times New Roman"/>
          <w:color w:val="000000"/>
          <w:sz w:val="24"/>
          <w:szCs w:val="24"/>
          <w:rPrChange w:id="5969" w:author="ahmad sahrul" w:date="2026-04-27T19:51:00Z">
            <w:rPr/>
          </w:rPrChange>
        </w:rPr>
        <w:t>untuk</w:t>
      </w:r>
      <w:r w:rsidRPr="35E01D7F">
        <w:rPr>
          <w:rFonts w:ascii="Times New Roman" w:cs="Times New Roman"/>
          <w:color w:val="000000"/>
          <w:sz w:val="24"/>
          <w:szCs w:val="24"/>
          <w:rPrChange w:id="5970" w:author="ahmad sahrul" w:date="2026-04-27T19:51:00Z">
            <w:rPr/>
          </w:rPrChange>
        </w:rPr>
        <w:t xml:space="preserve"> </w:t>
      </w:r>
      <w:r w:rsidRPr="B57BE4F4">
        <w:rPr>
          <w:rFonts w:ascii="Times New Roman" w:cs="Times New Roman"/>
          <w:color w:val="000000"/>
          <w:sz w:val="24"/>
          <w:szCs w:val="24"/>
          <w:rPrChange w:id="5971" w:author="ahmad sahrul" w:date="2026-04-27T19:51:00Z">
            <w:rPr/>
          </w:rPrChange>
        </w:rPr>
        <w:t>mencegah</w:t>
      </w:r>
      <w:r w:rsidRPr="4EF7D33A">
        <w:rPr>
          <w:rFonts w:ascii="Times New Roman" w:cs="Times New Roman"/>
          <w:color w:val="000000"/>
          <w:sz w:val="24"/>
          <w:szCs w:val="24"/>
          <w:rPrChange w:id="5972" w:author="ahmad sahrul" w:date="2026-04-27T19:51:00Z">
            <w:rPr/>
          </w:rPrChange>
        </w:rPr>
        <w:t xml:space="preserve"> </w:t>
      </w:r>
      <w:r w:rsidRPr="C6131F4B">
        <w:rPr>
          <w:rFonts w:ascii="Times New Roman" w:cs="Times New Roman"/>
          <w:color w:val="000000"/>
          <w:sz w:val="24"/>
          <w:szCs w:val="24"/>
          <w:rPrChange w:id="5973" w:author="ahmad sahrul" w:date="2026-04-27T19:51:00Z">
            <w:rPr/>
          </w:rPrChange>
        </w:rPr>
        <w:t>serangan</w:t>
      </w:r>
      <w:r w:rsidRPr="77E8735A">
        <w:rPr>
          <w:rFonts w:ascii="Times New Roman" w:cs="Times New Roman"/>
          <w:color w:val="000000"/>
          <w:sz w:val="24"/>
          <w:szCs w:val="24"/>
          <w:rPrChange w:id="5974" w:author="ahmad sahrul" w:date="2026-04-27T19:51:00Z">
            <w:rPr/>
          </w:rPrChange>
        </w:rPr>
        <w:t xml:space="preserve"> brute force (</w:t>
      </w:r>
      <w:r w:rsidRPr="8C85FDF4">
        <w:rPr>
          <w:rFonts w:ascii="Times New Roman" w:cs="Times New Roman"/>
          <w:color w:val="000000"/>
          <w:sz w:val="24"/>
          <w:szCs w:val="24"/>
          <w:rPrChange w:id="5975" w:author="ahmad sahrul" w:date="2026-04-27T19:51:00Z">
            <w:rPr/>
          </w:rPrChange>
        </w:rPr>
        <w:t>maksimal</w:t>
      </w:r>
      <w:r w:rsidRPr="9FDFD32E">
        <w:rPr>
          <w:rFonts w:ascii="Times New Roman" w:cs="Times New Roman"/>
          <w:color w:val="000000"/>
          <w:sz w:val="24"/>
          <w:szCs w:val="24"/>
          <w:rPrChange w:id="5976" w:author="ahmad sahrul" w:date="2026-04-27T19:51:00Z">
            <w:rPr/>
          </w:rPrChange>
        </w:rPr>
        <w:t xml:space="preserve"> 5 </w:t>
      </w:r>
      <w:r w:rsidRPr="42D32560">
        <w:rPr>
          <w:rFonts w:ascii="Times New Roman" w:cs="Times New Roman"/>
          <w:color w:val="000000"/>
          <w:sz w:val="24"/>
          <w:szCs w:val="24"/>
          <w:rPrChange w:id="5977" w:author="ahmad sahrul" w:date="2026-04-27T19:51:00Z">
            <w:rPr/>
          </w:rPrChange>
        </w:rPr>
        <w:t>percobaan</w:t>
      </w:r>
      <w:r w:rsidRPr="532EE47A">
        <w:rPr>
          <w:rFonts w:ascii="Times New Roman" w:cs="Times New Roman"/>
          <w:color w:val="000000"/>
          <w:sz w:val="24"/>
          <w:szCs w:val="24"/>
          <w:rPrChange w:id="5978" w:author="ahmad sahrul" w:date="2026-04-27T19:51:00Z">
            <w:rPr/>
          </w:rPrChange>
        </w:rPr>
        <w:t xml:space="preserve"> per </w:t>
      </w:r>
      <w:r w:rsidRPr="1FAB2653">
        <w:rPr>
          <w:rFonts w:ascii="Times New Roman" w:cs="Times New Roman"/>
          <w:color w:val="000000"/>
          <w:sz w:val="24"/>
          <w:szCs w:val="24"/>
          <w:rPrChange w:id="5979" w:author="ahmad sahrul" w:date="2026-04-27T19:51:00Z">
            <w:rPr/>
          </w:rPrChange>
        </w:rPr>
        <w:t>menit</w:t>
      </w:r>
      <w:r w:rsidRPr="1E4F7F82">
        <w:rPr>
          <w:rFonts w:ascii="Times New Roman" w:cs="Times New Roman"/>
          <w:color w:val="000000"/>
          <w:sz w:val="24"/>
          <w:szCs w:val="24"/>
          <w:rPrChange w:id="5980" w:author="ahmad sahrul" w:date="2026-04-27T19:51:00Z">
            <w:rPr/>
          </w:rPrChange>
        </w:rPr>
        <w:t xml:space="preserve"> per IP).</w:t>
      </w:r>
    </w:p>
    <w:p w14:paraId="4CFD3B51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5981" w:author="ahmad sahrul" w:date="2026-04-27T19:51:00Z">
            <w:rPr/>
          </w:rPrChange>
        </w:rPr>
        <w:pPrChange w:id="598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832E8FC7">
        <w:rPr>
          <w:rFonts w:ascii="Times New Roman" w:cs="Times New Roman"/>
          <w:color w:val="000000"/>
          <w:sz w:val="24"/>
          <w:szCs w:val="24"/>
          <w:rPrChange w:id="5983" w:author="ahmad sahrul" w:date="2026-04-27T19:51:00Z">
            <w:rPr/>
          </w:rPrChange>
        </w:rPr>
        <w:t xml:space="preserve">Akses </w:t>
      </w:r>
      <w:r w:rsidRPr="E6BF08B7">
        <w:rPr>
          <w:rFonts w:ascii="Times New Roman" w:cs="Times New Roman"/>
          <w:color w:val="000000"/>
          <w:sz w:val="24"/>
          <w:szCs w:val="24"/>
          <w:rPrChange w:id="5984" w:author="ahmad sahrul" w:date="2026-04-27T19:51:00Z">
            <w:rPr/>
          </w:rPrChange>
        </w:rPr>
        <w:t>ke</w:t>
      </w:r>
      <w:r w:rsidRPr="4EB32C65">
        <w:rPr>
          <w:rFonts w:ascii="Times New Roman" w:cs="Times New Roman"/>
          <w:color w:val="000000"/>
          <w:sz w:val="24"/>
          <w:szCs w:val="24"/>
          <w:rPrChange w:id="5985" w:author="ahmad sahrul" w:date="2026-04-27T19:51:00Z">
            <w:rPr/>
          </w:rPrChange>
        </w:rPr>
        <w:t xml:space="preserve"> endpoint yang </w:t>
      </w:r>
      <w:r w:rsidRPr="B7FB6285">
        <w:rPr>
          <w:rFonts w:ascii="Times New Roman" w:cs="Times New Roman"/>
          <w:color w:val="000000"/>
          <w:sz w:val="24"/>
          <w:szCs w:val="24"/>
          <w:rPrChange w:id="5986" w:author="ahmad sahrul" w:date="2026-04-27T19:51:00Z">
            <w:rPr/>
          </w:rPrChange>
        </w:rPr>
        <w:t>sensitif</w:t>
      </w:r>
      <w:r w:rsidRPr="899088D4">
        <w:rPr>
          <w:rFonts w:ascii="Times New Roman" w:cs="Times New Roman"/>
          <w:color w:val="000000"/>
          <w:sz w:val="24"/>
          <w:szCs w:val="24"/>
          <w:rPrChange w:id="5987" w:author="ahmad sahrul" w:date="2026-04-27T19:51:00Z">
            <w:rPr/>
          </w:rPrChange>
        </w:rPr>
        <w:t xml:space="preserve"> (</w:t>
      </w:r>
      <w:r w:rsidRPr="C8434A2E">
        <w:rPr>
          <w:rFonts w:ascii="Times New Roman" w:cs="Times New Roman"/>
          <w:color w:val="000000"/>
          <w:sz w:val="24"/>
          <w:szCs w:val="24"/>
          <w:rPrChange w:id="5988" w:author="ahmad sahrul" w:date="2026-04-27T19:51:00Z">
            <w:rPr/>
          </w:rPrChange>
        </w:rPr>
        <w:t>manajemen</w:t>
      </w:r>
      <w:r w:rsidRPr="99AC02F0">
        <w:rPr>
          <w:rFonts w:ascii="Times New Roman" w:cs="Times New Roman"/>
          <w:color w:val="000000"/>
          <w:sz w:val="24"/>
          <w:szCs w:val="24"/>
          <w:rPrChange w:id="5989" w:author="ahmad sahrul" w:date="2026-04-27T19:51:00Z">
            <w:rPr/>
          </w:rPrChange>
        </w:rPr>
        <w:t xml:space="preserve"> </w:t>
      </w:r>
      <w:r w:rsidRPr="3BED1BA8">
        <w:rPr>
          <w:rFonts w:ascii="Times New Roman" w:cs="Times New Roman"/>
          <w:color w:val="000000"/>
          <w:sz w:val="24"/>
          <w:szCs w:val="24"/>
          <w:rPrChange w:id="5990" w:author="ahmad sahrul" w:date="2026-04-27T19:51:00Z">
            <w:rPr/>
          </w:rPrChange>
        </w:rPr>
        <w:t>pengguna</w:t>
      </w:r>
      <w:r w:rsidRPr="7117745E">
        <w:rPr>
          <w:rFonts w:ascii="Times New Roman" w:cs="Times New Roman"/>
          <w:color w:val="000000"/>
          <w:sz w:val="24"/>
          <w:szCs w:val="24"/>
          <w:rPrChange w:id="5991" w:author="ahmad sahrul" w:date="2026-04-27T19:51:00Z">
            <w:rPr/>
          </w:rPrChange>
        </w:rPr>
        <w:t xml:space="preserve">, </w:t>
      </w:r>
      <w:r w:rsidRPr="CABE2C32">
        <w:rPr>
          <w:rFonts w:ascii="Times New Roman" w:cs="Times New Roman"/>
          <w:color w:val="000000"/>
          <w:sz w:val="24"/>
          <w:szCs w:val="24"/>
          <w:rPrChange w:id="5992" w:author="ahmad sahrul" w:date="2026-04-27T19:51:00Z">
            <w:rPr/>
          </w:rPrChange>
        </w:rPr>
        <w:t>laporan</w:t>
      </w:r>
      <w:r w:rsidRPr="8BD8AAC1">
        <w:rPr>
          <w:rFonts w:ascii="Times New Roman" w:cs="Times New Roman"/>
          <w:color w:val="000000"/>
          <w:sz w:val="24"/>
          <w:szCs w:val="24"/>
          <w:rPrChange w:id="5993" w:author="ahmad sahrul" w:date="2026-04-27T19:51:00Z">
            <w:rPr/>
          </w:rPrChange>
        </w:rPr>
        <w:t xml:space="preserve"> </w:t>
      </w:r>
      <w:r w:rsidRPr="5CE64D84">
        <w:rPr>
          <w:rFonts w:ascii="Times New Roman" w:cs="Times New Roman"/>
          <w:color w:val="000000"/>
          <w:sz w:val="24"/>
          <w:szCs w:val="24"/>
          <w:rPrChange w:id="5994" w:author="ahmad sahrul" w:date="2026-04-27T19:51:00Z">
            <w:rPr/>
          </w:rPrChange>
        </w:rPr>
        <w:t>keuangan</w:t>
      </w:r>
      <w:r w:rsidRPr="9738267F">
        <w:rPr>
          <w:rFonts w:ascii="Times New Roman" w:cs="Times New Roman"/>
          <w:color w:val="000000"/>
          <w:sz w:val="24"/>
          <w:szCs w:val="24"/>
          <w:rPrChange w:id="5995" w:author="ahmad sahrul" w:date="2026-04-27T19:51:00Z">
            <w:rPr/>
          </w:rPrChange>
        </w:rPr>
        <w:t xml:space="preserve">) </w:t>
      </w:r>
      <w:r w:rsidRPr="C124A23C">
        <w:rPr>
          <w:rFonts w:ascii="Times New Roman" w:cs="Times New Roman"/>
          <w:color w:val="000000"/>
          <w:sz w:val="24"/>
          <w:szCs w:val="24"/>
          <w:rPrChange w:id="5996" w:author="ahmad sahrul" w:date="2026-04-27T19:51:00Z">
            <w:rPr/>
          </w:rPrChange>
        </w:rPr>
        <w:t>harus</w:t>
      </w:r>
      <w:r w:rsidRPr="3D2CA4B8">
        <w:rPr>
          <w:rFonts w:ascii="Times New Roman" w:cs="Times New Roman"/>
          <w:color w:val="000000"/>
          <w:sz w:val="24"/>
          <w:szCs w:val="24"/>
          <w:rPrChange w:id="5997" w:author="ahmad sahrul" w:date="2026-04-27T19:51:00Z">
            <w:rPr/>
          </w:rPrChange>
        </w:rPr>
        <w:t xml:space="preserve"> </w:t>
      </w:r>
      <w:r w:rsidRPr="DB6AFCAB">
        <w:rPr>
          <w:rFonts w:ascii="Times New Roman" w:cs="Times New Roman"/>
          <w:color w:val="000000"/>
          <w:sz w:val="24"/>
          <w:szCs w:val="24"/>
          <w:rPrChange w:id="5998" w:author="ahmad sahrul" w:date="2026-04-27T19:51:00Z">
            <w:rPr/>
          </w:rPrChange>
        </w:rPr>
        <w:t>dibatasi</w:t>
      </w:r>
      <w:r w:rsidRPr="9D66BA9A">
        <w:rPr>
          <w:rFonts w:ascii="Times New Roman" w:cs="Times New Roman"/>
          <w:color w:val="000000"/>
          <w:sz w:val="24"/>
          <w:szCs w:val="24"/>
          <w:rPrChange w:id="5999" w:author="ahmad sahrul" w:date="2026-04-27T19:51:00Z">
            <w:rPr/>
          </w:rPrChange>
        </w:rPr>
        <w:t xml:space="preserve"> </w:t>
      </w:r>
      <w:r w:rsidRPr="492FC971">
        <w:rPr>
          <w:rFonts w:ascii="Times New Roman" w:cs="Times New Roman"/>
          <w:color w:val="000000"/>
          <w:sz w:val="24"/>
          <w:szCs w:val="24"/>
          <w:rPrChange w:id="6000" w:author="ahmad sahrul" w:date="2026-04-27T19:51:00Z">
            <w:rPr/>
          </w:rPrChange>
        </w:rPr>
        <w:t>hanya</w:t>
      </w:r>
      <w:r w:rsidRPr="DE908B40">
        <w:rPr>
          <w:rFonts w:ascii="Times New Roman" w:cs="Times New Roman"/>
          <w:color w:val="000000"/>
          <w:sz w:val="24"/>
          <w:szCs w:val="24"/>
          <w:rPrChange w:id="6001" w:author="ahmad sahrul" w:date="2026-04-27T19:51:00Z">
            <w:rPr/>
          </w:rPrChange>
        </w:rPr>
        <w:t xml:space="preserve"> </w:t>
      </w:r>
      <w:r w:rsidRPr="DB2D297C">
        <w:rPr>
          <w:rFonts w:ascii="Times New Roman" w:cs="Times New Roman"/>
          <w:color w:val="000000"/>
          <w:sz w:val="24"/>
          <w:szCs w:val="24"/>
          <w:rPrChange w:id="6002" w:author="ahmad sahrul" w:date="2026-04-27T19:51:00Z">
            <w:rPr/>
          </w:rPrChange>
        </w:rPr>
        <w:t>untuk</w:t>
      </w:r>
      <w:r w:rsidRPr="71D636B0">
        <w:rPr>
          <w:rFonts w:ascii="Times New Roman" w:cs="Times New Roman"/>
          <w:color w:val="000000"/>
          <w:sz w:val="24"/>
          <w:szCs w:val="24"/>
          <w:rPrChange w:id="6003" w:author="ahmad sahrul" w:date="2026-04-27T19:51:00Z">
            <w:rPr/>
          </w:rPrChange>
        </w:rPr>
        <w:t xml:space="preserve"> role owner.</w:t>
      </w:r>
    </w:p>
    <w:p w14:paraId="29D95E08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004" w:author="ahmad sahrul" w:date="2026-04-27T19:51:00Z">
            <w:rPr/>
          </w:rPrChange>
        </w:rPr>
        <w:pPrChange w:id="600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0DF9A80">
        <w:rPr>
          <w:rFonts w:ascii="Times New Roman" w:cs="Times New Roman"/>
          <w:color w:val="000000"/>
          <w:sz w:val="24"/>
          <w:szCs w:val="24"/>
          <w:rPrChange w:id="6006" w:author="ahmad sahrul" w:date="2026-04-27T19:51:00Z">
            <w:rPr/>
          </w:rPrChange>
        </w:rPr>
        <w:t xml:space="preserve">Input </w:t>
      </w:r>
      <w:r w:rsidRPr="203E8FF1">
        <w:rPr>
          <w:rFonts w:ascii="Times New Roman" w:cs="Times New Roman"/>
          <w:color w:val="000000"/>
          <w:sz w:val="24"/>
          <w:szCs w:val="24"/>
          <w:rPrChange w:id="6007" w:author="ahmad sahrul" w:date="2026-04-27T19:51:00Z">
            <w:rPr/>
          </w:rPrChange>
        </w:rPr>
        <w:t>dari</w:t>
      </w:r>
      <w:r w:rsidRPr="66A86948">
        <w:rPr>
          <w:rFonts w:ascii="Times New Roman" w:cs="Times New Roman"/>
          <w:color w:val="000000"/>
          <w:sz w:val="24"/>
          <w:szCs w:val="24"/>
          <w:rPrChange w:id="6008" w:author="ahmad sahrul" w:date="2026-04-27T19:51:00Z">
            <w:rPr/>
          </w:rPrChange>
        </w:rPr>
        <w:t xml:space="preserve"> </w:t>
      </w:r>
      <w:r w:rsidRPr="43420B5E">
        <w:rPr>
          <w:rFonts w:ascii="Times New Roman" w:cs="Times New Roman"/>
          <w:color w:val="000000"/>
          <w:sz w:val="24"/>
          <w:szCs w:val="24"/>
          <w:rPrChange w:id="6009" w:author="ahmad sahrul" w:date="2026-04-27T19:51:00Z">
            <w:rPr/>
          </w:rPrChange>
        </w:rPr>
        <w:t>pengguna</w:t>
      </w:r>
      <w:r w:rsidRPr="0B806917">
        <w:rPr>
          <w:rFonts w:ascii="Times New Roman" w:cs="Times New Roman"/>
          <w:color w:val="000000"/>
          <w:sz w:val="24"/>
          <w:szCs w:val="24"/>
          <w:rPrChange w:id="6010" w:author="ahmad sahrul" w:date="2026-04-27T19:51:00Z">
            <w:rPr/>
          </w:rPrChange>
        </w:rPr>
        <w:t xml:space="preserve"> </w:t>
      </w:r>
      <w:r w:rsidRPr="C025E496">
        <w:rPr>
          <w:rFonts w:ascii="Times New Roman" w:cs="Times New Roman"/>
          <w:color w:val="000000"/>
          <w:sz w:val="24"/>
          <w:szCs w:val="24"/>
          <w:rPrChange w:id="6011" w:author="ahmad sahrul" w:date="2026-04-27T19:51:00Z">
            <w:rPr/>
          </w:rPrChange>
        </w:rPr>
        <w:t>harus</w:t>
      </w:r>
      <w:r w:rsidRPr="3963D2CE">
        <w:rPr>
          <w:rFonts w:ascii="Times New Roman" w:cs="Times New Roman"/>
          <w:color w:val="000000"/>
          <w:sz w:val="24"/>
          <w:szCs w:val="24"/>
          <w:rPrChange w:id="6012" w:author="ahmad sahrul" w:date="2026-04-27T19:51:00Z">
            <w:rPr/>
          </w:rPrChange>
        </w:rPr>
        <w:t xml:space="preserve"> </w:t>
      </w:r>
      <w:r w:rsidRPr="980EAED8">
        <w:rPr>
          <w:rFonts w:ascii="Times New Roman" w:cs="Times New Roman"/>
          <w:color w:val="000000"/>
          <w:sz w:val="24"/>
          <w:szCs w:val="24"/>
          <w:rPrChange w:id="6013" w:author="ahmad sahrul" w:date="2026-04-27T19:51:00Z">
            <w:rPr/>
          </w:rPrChange>
        </w:rPr>
        <w:t>divalidasi</w:t>
      </w:r>
      <w:r w:rsidRPr="44AD3453">
        <w:rPr>
          <w:rFonts w:ascii="Times New Roman" w:cs="Times New Roman"/>
          <w:color w:val="000000"/>
          <w:sz w:val="24"/>
          <w:szCs w:val="24"/>
          <w:rPrChange w:id="6014" w:author="ahmad sahrul" w:date="2026-04-27T19:51:00Z">
            <w:rPr/>
          </w:rPrChange>
        </w:rPr>
        <w:t xml:space="preserve"> dan di-</w:t>
      </w:r>
      <w:r w:rsidRPr="F0A2FEED">
        <w:rPr>
          <w:rFonts w:ascii="Times New Roman" w:cs="Times New Roman"/>
          <w:color w:val="000000"/>
          <w:sz w:val="24"/>
          <w:szCs w:val="24"/>
          <w:rPrChange w:id="6015" w:author="ahmad sahrul" w:date="2026-04-27T19:51:00Z">
            <w:rPr/>
          </w:rPrChange>
        </w:rPr>
        <w:t>sanitasi</w:t>
      </w:r>
      <w:r w:rsidRPr="20F7AE10">
        <w:rPr>
          <w:rFonts w:ascii="Times New Roman" w:cs="Times New Roman"/>
          <w:color w:val="000000"/>
          <w:sz w:val="24"/>
          <w:szCs w:val="24"/>
          <w:rPrChange w:id="6016" w:author="ahmad sahrul" w:date="2026-04-27T19:51:00Z">
            <w:rPr/>
          </w:rPrChange>
        </w:rPr>
        <w:t xml:space="preserve"> </w:t>
      </w:r>
      <w:r w:rsidRPr="EB1ADDD0">
        <w:rPr>
          <w:rFonts w:ascii="Times New Roman" w:cs="Times New Roman"/>
          <w:color w:val="000000"/>
          <w:sz w:val="24"/>
          <w:szCs w:val="24"/>
          <w:rPrChange w:id="6017" w:author="ahmad sahrul" w:date="2026-04-27T19:51:00Z">
            <w:rPr/>
          </w:rPrChange>
        </w:rPr>
        <w:t>untuk</w:t>
      </w:r>
      <w:r w:rsidRPr="B04D1E23">
        <w:rPr>
          <w:rFonts w:ascii="Times New Roman" w:cs="Times New Roman"/>
          <w:color w:val="000000"/>
          <w:sz w:val="24"/>
          <w:szCs w:val="24"/>
          <w:rPrChange w:id="6018" w:author="ahmad sahrul" w:date="2026-04-27T19:51:00Z">
            <w:rPr/>
          </w:rPrChange>
        </w:rPr>
        <w:t xml:space="preserve"> </w:t>
      </w:r>
      <w:r w:rsidRPr="125C75B5">
        <w:rPr>
          <w:rFonts w:ascii="Times New Roman" w:cs="Times New Roman"/>
          <w:color w:val="000000"/>
          <w:sz w:val="24"/>
          <w:szCs w:val="24"/>
          <w:rPrChange w:id="6019" w:author="ahmad sahrul" w:date="2026-04-27T19:51:00Z">
            <w:rPr/>
          </w:rPrChange>
        </w:rPr>
        <w:t>mencegah</w:t>
      </w:r>
      <w:r w:rsidRPr="B921B325">
        <w:rPr>
          <w:rFonts w:ascii="Times New Roman" w:cs="Times New Roman"/>
          <w:color w:val="000000"/>
          <w:sz w:val="24"/>
          <w:szCs w:val="24"/>
          <w:rPrChange w:id="6020" w:author="ahmad sahrul" w:date="2026-04-27T19:51:00Z">
            <w:rPr/>
          </w:rPrChange>
        </w:rPr>
        <w:t xml:space="preserve"> SQL Injection dan XSS.</w:t>
      </w:r>
    </w:p>
    <w:p w14:paraId="12F916F3" w14:textId="77777777" w:rsidR="00BF190D" w:rsidRDefault="00000000">
      <w:pPr>
        <w:jc w:val="both"/>
        <w:rPr>
          <w:ins w:id="6021" w:author="ahmad sahrul" w:date="2026-04-27T19:52:00Z"/>
          <w:rFonts w:ascii="Times New Roman" w:hAnsi="Times New Roman" w:cs="Times New Roman"/>
          <w:b/>
          <w:bCs/>
          <w:color w:val="000000"/>
          <w:sz w:val="28"/>
          <w:szCs w:val="28"/>
        </w:rPr>
        <w:pPrChange w:id="6022" w:author="6781" w:date="2026-04-27T23:07:00Z">
          <w:pPr/>
        </w:pPrChange>
      </w:pPr>
      <w:ins w:id="6023" w:author="ahmad sahrul" w:date="2026-04-27T19:52:00Z">
        <w:r>
          <w:rPr>
            <w:rFonts w:ascii="Times New Roman" w:hAnsi="Times New Roman" w:cs="Times New Roman"/>
            <w:color w:val="000000"/>
          </w:rPr>
          <w:br w:type="page"/>
        </w:r>
      </w:ins>
    </w:p>
    <w:p w14:paraId="78F22B09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6024" w:author="ahmad sahrul" w:date="2026-04-27T19:42:00Z">
            <w:rPr/>
          </w:rPrChange>
        </w:rPr>
        <w:pPrChange w:id="6025" w:author="6781" w:date="2026-04-27T23:07:00Z">
          <w:pPr>
            <w:pStyle w:val="Heading2"/>
          </w:pPr>
        </w:pPrChange>
      </w:pPr>
      <w:bookmarkStart w:id="6026" w:name="_Toc228212168"/>
      <w:r w:rsidRPr="F7788027">
        <w:rPr>
          <w:rFonts w:ascii="Times New Roman" w:cs="Times New Roman"/>
          <w:color w:val="000000"/>
          <w:rPrChange w:id="6027" w:author="ahmad sahrul" w:date="2026-04-27T19:42:00Z">
            <w:rPr/>
          </w:rPrChange>
        </w:rPr>
        <w:lastRenderedPageBreak/>
        <w:t>5.4 Software Quality Attributes</w:t>
      </w:r>
      <w:bookmarkEnd w:id="6026"/>
    </w:p>
    <w:p w14:paraId="7D69F26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028" w:author="ahmad sahrul" w:date="2026-04-27T19:51:00Z">
            <w:rPr/>
          </w:rPrChange>
        </w:rPr>
        <w:pPrChange w:id="602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E1EAC064">
        <w:rPr>
          <w:rFonts w:ascii="Times New Roman" w:cs="Times New Roman"/>
          <w:color w:val="000000"/>
          <w:sz w:val="24"/>
          <w:szCs w:val="24"/>
          <w:rPrChange w:id="6030" w:author="ahmad sahrul" w:date="2026-04-27T19:51:00Z">
            <w:rPr/>
          </w:rPrChange>
        </w:rPr>
        <w:t xml:space="preserve">Usability: </w:t>
      </w:r>
      <w:r w:rsidRPr="65820982">
        <w:rPr>
          <w:rFonts w:ascii="Times New Roman" w:cs="Times New Roman"/>
          <w:color w:val="000000"/>
          <w:sz w:val="24"/>
          <w:szCs w:val="24"/>
          <w:rPrChange w:id="6031" w:author="ahmad sahrul" w:date="2026-04-27T19:51:00Z">
            <w:rPr/>
          </w:rPrChange>
        </w:rPr>
        <w:t>Antarmuka</w:t>
      </w:r>
      <w:r w:rsidRPr="233C950C">
        <w:rPr>
          <w:rFonts w:ascii="Times New Roman" w:cs="Times New Roman"/>
          <w:color w:val="000000"/>
          <w:sz w:val="24"/>
          <w:szCs w:val="24"/>
          <w:rPrChange w:id="6032" w:author="ahmad sahrul" w:date="2026-04-27T19:51:00Z">
            <w:rPr/>
          </w:rPrChange>
        </w:rPr>
        <w:t xml:space="preserve"> POS </w:t>
      </w:r>
      <w:r w:rsidRPr="E237C416">
        <w:rPr>
          <w:rFonts w:ascii="Times New Roman" w:cs="Times New Roman"/>
          <w:color w:val="000000"/>
          <w:sz w:val="24"/>
          <w:szCs w:val="24"/>
          <w:rPrChange w:id="6033" w:author="ahmad sahrul" w:date="2026-04-27T19:51:00Z">
            <w:rPr/>
          </w:rPrChange>
        </w:rPr>
        <w:t>harus</w:t>
      </w:r>
      <w:r w:rsidRPr="EB88CC5D">
        <w:rPr>
          <w:rFonts w:ascii="Times New Roman" w:cs="Times New Roman"/>
          <w:color w:val="000000"/>
          <w:sz w:val="24"/>
          <w:szCs w:val="24"/>
          <w:rPrChange w:id="6034" w:author="ahmad sahrul" w:date="2026-04-27T19:51:00Z">
            <w:rPr/>
          </w:rPrChange>
        </w:rPr>
        <w:t xml:space="preserve"> </w:t>
      </w:r>
      <w:r w:rsidRPr="378A4A6E">
        <w:rPr>
          <w:rFonts w:ascii="Times New Roman" w:cs="Times New Roman"/>
          <w:color w:val="000000"/>
          <w:sz w:val="24"/>
          <w:szCs w:val="24"/>
          <w:rPrChange w:id="6035" w:author="ahmad sahrul" w:date="2026-04-27T19:51:00Z">
            <w:rPr/>
          </w:rPrChange>
        </w:rPr>
        <w:t>dapat</w:t>
      </w:r>
      <w:r w:rsidRPr="8B690D7B">
        <w:rPr>
          <w:rFonts w:ascii="Times New Roman" w:cs="Times New Roman"/>
          <w:color w:val="000000"/>
          <w:sz w:val="24"/>
          <w:szCs w:val="24"/>
          <w:rPrChange w:id="6036" w:author="ahmad sahrul" w:date="2026-04-27T19:51:00Z">
            <w:rPr/>
          </w:rPrChange>
        </w:rPr>
        <w:t xml:space="preserve"> </w:t>
      </w:r>
      <w:r w:rsidRPr="60E95E7C">
        <w:rPr>
          <w:rFonts w:ascii="Times New Roman" w:cs="Times New Roman"/>
          <w:color w:val="000000"/>
          <w:sz w:val="24"/>
          <w:szCs w:val="24"/>
          <w:rPrChange w:id="6037" w:author="ahmad sahrul" w:date="2026-04-27T19:51:00Z">
            <w:rPr/>
          </w:rPrChange>
        </w:rPr>
        <w:t>dioperasikan</w:t>
      </w:r>
      <w:r w:rsidRPr="5286F250">
        <w:rPr>
          <w:rFonts w:ascii="Times New Roman" w:cs="Times New Roman"/>
          <w:color w:val="000000"/>
          <w:sz w:val="24"/>
          <w:szCs w:val="24"/>
          <w:rPrChange w:id="6038" w:author="ahmad sahrul" w:date="2026-04-27T19:51:00Z">
            <w:rPr/>
          </w:rPrChange>
        </w:rPr>
        <w:t xml:space="preserve"> oleh </w:t>
      </w:r>
      <w:r w:rsidRPr="2F15F9B9">
        <w:rPr>
          <w:rFonts w:ascii="Times New Roman" w:cs="Times New Roman"/>
          <w:color w:val="000000"/>
          <w:sz w:val="24"/>
          <w:szCs w:val="24"/>
          <w:rPrChange w:id="6039" w:author="ahmad sahrul" w:date="2026-04-27T19:51:00Z">
            <w:rPr/>
          </w:rPrChange>
        </w:rPr>
        <w:t>karyawan</w:t>
      </w:r>
      <w:r w:rsidRPr="F819E9FF">
        <w:rPr>
          <w:rFonts w:ascii="Times New Roman" w:cs="Times New Roman"/>
          <w:color w:val="000000"/>
          <w:sz w:val="24"/>
          <w:szCs w:val="24"/>
          <w:rPrChange w:id="6040" w:author="ahmad sahrul" w:date="2026-04-27T19:51:00Z">
            <w:rPr/>
          </w:rPrChange>
        </w:rPr>
        <w:t xml:space="preserve"> </w:t>
      </w:r>
      <w:r w:rsidRPr="F5FD8D53">
        <w:rPr>
          <w:rFonts w:ascii="Times New Roman" w:cs="Times New Roman"/>
          <w:color w:val="000000"/>
          <w:sz w:val="24"/>
          <w:szCs w:val="24"/>
          <w:rPrChange w:id="6041" w:author="ahmad sahrul" w:date="2026-04-27T19:51:00Z">
            <w:rPr/>
          </w:rPrChange>
        </w:rPr>
        <w:t>kasir</w:t>
      </w:r>
      <w:r w:rsidRPr="F36DA3C8">
        <w:rPr>
          <w:rFonts w:ascii="Times New Roman" w:cs="Times New Roman"/>
          <w:color w:val="000000"/>
          <w:sz w:val="24"/>
          <w:szCs w:val="24"/>
          <w:rPrChange w:id="6042" w:author="ahmad sahrul" w:date="2026-04-27T19:51:00Z">
            <w:rPr/>
          </w:rPrChange>
        </w:rPr>
        <w:t xml:space="preserve"> </w:t>
      </w:r>
      <w:r w:rsidRPr="634546C9">
        <w:rPr>
          <w:rFonts w:ascii="Times New Roman" w:cs="Times New Roman"/>
          <w:color w:val="000000"/>
          <w:sz w:val="24"/>
          <w:szCs w:val="24"/>
          <w:rPrChange w:id="6043" w:author="ahmad sahrul" w:date="2026-04-27T19:51:00Z">
            <w:rPr/>
          </w:rPrChange>
        </w:rPr>
        <w:t>tanpa</w:t>
      </w:r>
      <w:r w:rsidRPr="6A1CB09E">
        <w:rPr>
          <w:rFonts w:ascii="Times New Roman" w:cs="Times New Roman"/>
          <w:color w:val="000000"/>
          <w:sz w:val="24"/>
          <w:szCs w:val="24"/>
          <w:rPrChange w:id="6044" w:author="ahmad sahrul" w:date="2026-04-27T19:51:00Z">
            <w:rPr/>
          </w:rPrChange>
        </w:rPr>
        <w:t xml:space="preserve"> </w:t>
      </w:r>
      <w:r w:rsidRPr="60933D99">
        <w:rPr>
          <w:rFonts w:ascii="Times New Roman" w:cs="Times New Roman"/>
          <w:color w:val="000000"/>
          <w:sz w:val="24"/>
          <w:szCs w:val="24"/>
          <w:rPrChange w:id="6045" w:author="ahmad sahrul" w:date="2026-04-27T19:51:00Z">
            <w:rPr/>
          </w:rPrChange>
        </w:rPr>
        <w:t>pelatihan</w:t>
      </w:r>
      <w:r w:rsidRPr="5738A6F7">
        <w:rPr>
          <w:rFonts w:ascii="Times New Roman" w:cs="Times New Roman"/>
          <w:color w:val="000000"/>
          <w:sz w:val="24"/>
          <w:szCs w:val="24"/>
          <w:rPrChange w:id="6046" w:author="ahmad sahrul" w:date="2026-04-27T19:51:00Z">
            <w:rPr/>
          </w:rPrChange>
        </w:rPr>
        <w:t xml:space="preserve"> </w:t>
      </w:r>
      <w:r w:rsidRPr="8C36E2E1">
        <w:rPr>
          <w:rFonts w:ascii="Times New Roman" w:cs="Times New Roman"/>
          <w:color w:val="000000"/>
          <w:sz w:val="24"/>
          <w:szCs w:val="24"/>
          <w:rPrChange w:id="6047" w:author="ahmad sahrul" w:date="2026-04-27T19:51:00Z">
            <w:rPr/>
          </w:rPrChange>
        </w:rPr>
        <w:t>khusus</w:t>
      </w:r>
      <w:r w:rsidRPr="0DD313A8">
        <w:rPr>
          <w:rFonts w:ascii="Times New Roman" w:cs="Times New Roman"/>
          <w:color w:val="000000"/>
          <w:sz w:val="24"/>
          <w:szCs w:val="24"/>
          <w:rPrChange w:id="6048" w:author="ahmad sahrul" w:date="2026-04-27T19:51:00Z">
            <w:rPr/>
          </w:rPrChange>
        </w:rPr>
        <w:t xml:space="preserve"> </w:t>
      </w:r>
      <w:r w:rsidRPr="E8D73A26">
        <w:rPr>
          <w:rFonts w:ascii="Times New Roman" w:cs="Times New Roman"/>
          <w:color w:val="000000"/>
          <w:sz w:val="24"/>
          <w:szCs w:val="24"/>
          <w:rPrChange w:id="6049" w:author="ahmad sahrul" w:date="2026-04-27T19:51:00Z">
            <w:rPr/>
          </w:rPrChange>
        </w:rPr>
        <w:t>lebih</w:t>
      </w:r>
      <w:r w:rsidRPr="641CB3C7">
        <w:rPr>
          <w:rFonts w:ascii="Times New Roman" w:cs="Times New Roman"/>
          <w:color w:val="000000"/>
          <w:sz w:val="24"/>
          <w:szCs w:val="24"/>
          <w:rPrChange w:id="6050" w:author="ahmad sahrul" w:date="2026-04-27T19:51:00Z">
            <w:rPr/>
          </w:rPrChange>
        </w:rPr>
        <w:t xml:space="preserve"> </w:t>
      </w:r>
      <w:r w:rsidRPr="F8BBDAA3">
        <w:rPr>
          <w:rFonts w:ascii="Times New Roman" w:cs="Times New Roman"/>
          <w:color w:val="000000"/>
          <w:sz w:val="24"/>
          <w:szCs w:val="24"/>
          <w:rPrChange w:id="6051" w:author="ahmad sahrul" w:date="2026-04-27T19:51:00Z">
            <w:rPr/>
          </w:rPrChange>
        </w:rPr>
        <w:t>dari</w:t>
      </w:r>
      <w:r w:rsidRPr="6BE326E7">
        <w:rPr>
          <w:rFonts w:ascii="Times New Roman" w:cs="Times New Roman"/>
          <w:color w:val="000000"/>
          <w:sz w:val="24"/>
          <w:szCs w:val="24"/>
          <w:rPrChange w:id="6052" w:author="ahmad sahrul" w:date="2026-04-27T19:51:00Z">
            <w:rPr/>
          </w:rPrChange>
        </w:rPr>
        <w:t xml:space="preserve"> 30 </w:t>
      </w:r>
      <w:r w:rsidRPr="8EC78AC8">
        <w:rPr>
          <w:rFonts w:ascii="Times New Roman" w:cs="Times New Roman"/>
          <w:color w:val="000000"/>
          <w:sz w:val="24"/>
          <w:szCs w:val="24"/>
          <w:rPrChange w:id="6053" w:author="ahmad sahrul" w:date="2026-04-27T19:51:00Z">
            <w:rPr/>
          </w:rPrChange>
        </w:rPr>
        <w:t>menit</w:t>
      </w:r>
      <w:r w:rsidRPr="BB614E2E">
        <w:rPr>
          <w:rFonts w:ascii="Times New Roman" w:cs="Times New Roman"/>
          <w:color w:val="000000"/>
          <w:sz w:val="24"/>
          <w:szCs w:val="24"/>
          <w:rPrChange w:id="6054" w:author="ahmad sahrul" w:date="2026-04-27T19:51:00Z">
            <w:rPr/>
          </w:rPrChange>
        </w:rPr>
        <w:t>.</w:t>
      </w:r>
    </w:p>
    <w:p w14:paraId="64853641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055" w:author="ahmad sahrul" w:date="2026-04-27T19:51:00Z">
            <w:rPr/>
          </w:rPrChange>
        </w:rPr>
        <w:pPrChange w:id="605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BBAB21AF">
        <w:rPr>
          <w:rFonts w:ascii="Times New Roman" w:cs="Times New Roman"/>
          <w:color w:val="000000"/>
          <w:sz w:val="24"/>
          <w:szCs w:val="24"/>
          <w:rPrChange w:id="6057" w:author="ahmad sahrul" w:date="2026-04-27T19:51:00Z">
            <w:rPr/>
          </w:rPrChange>
        </w:rPr>
        <w:t xml:space="preserve">Reliability: Uptime server minimal 99% per </w:t>
      </w:r>
      <w:r w:rsidRPr="5F4D71C6">
        <w:rPr>
          <w:rFonts w:ascii="Times New Roman" w:cs="Times New Roman"/>
          <w:color w:val="000000"/>
          <w:sz w:val="24"/>
          <w:szCs w:val="24"/>
          <w:rPrChange w:id="6058" w:author="ahmad sahrul" w:date="2026-04-27T19:51:00Z">
            <w:rPr/>
          </w:rPrChange>
        </w:rPr>
        <w:t>bulan</w:t>
      </w:r>
      <w:r w:rsidRPr="985B0367">
        <w:rPr>
          <w:rFonts w:ascii="Times New Roman" w:cs="Times New Roman"/>
          <w:color w:val="000000"/>
          <w:sz w:val="24"/>
          <w:szCs w:val="24"/>
          <w:rPrChange w:id="6059" w:author="ahmad sahrul" w:date="2026-04-27T19:51:00Z">
            <w:rPr/>
          </w:rPrChange>
        </w:rPr>
        <w:t xml:space="preserve"> (downtime </w:t>
      </w:r>
      <w:r w:rsidRPr="AD2DE28B">
        <w:rPr>
          <w:rFonts w:ascii="Times New Roman" w:cs="Times New Roman"/>
          <w:color w:val="000000"/>
          <w:sz w:val="24"/>
          <w:szCs w:val="24"/>
          <w:rPrChange w:id="6060" w:author="ahmad sahrul" w:date="2026-04-27T19:51:00Z">
            <w:rPr/>
          </w:rPrChange>
        </w:rPr>
        <w:t>maksimal</w:t>
      </w:r>
      <w:r w:rsidRPr="BD8C7B0B">
        <w:rPr>
          <w:rFonts w:ascii="Times New Roman" w:cs="Times New Roman"/>
          <w:color w:val="000000"/>
          <w:sz w:val="24"/>
          <w:szCs w:val="24"/>
          <w:rPrChange w:id="6061" w:author="ahmad sahrul" w:date="2026-04-27T19:51:00Z">
            <w:rPr/>
          </w:rPrChange>
        </w:rPr>
        <w:t xml:space="preserve"> ~7.2 jam/</w:t>
      </w:r>
      <w:r w:rsidRPr="D4FAE29C">
        <w:rPr>
          <w:rFonts w:ascii="Times New Roman" w:cs="Times New Roman"/>
          <w:color w:val="000000"/>
          <w:sz w:val="24"/>
          <w:szCs w:val="24"/>
          <w:rPrChange w:id="6062" w:author="ahmad sahrul" w:date="2026-04-27T19:51:00Z">
            <w:rPr/>
          </w:rPrChange>
        </w:rPr>
        <w:t>bulan</w:t>
      </w:r>
      <w:r w:rsidRPr="5F6E2FB4">
        <w:rPr>
          <w:rFonts w:ascii="Times New Roman" w:cs="Times New Roman"/>
          <w:color w:val="000000"/>
          <w:sz w:val="24"/>
          <w:szCs w:val="24"/>
          <w:rPrChange w:id="6063" w:author="ahmad sahrul" w:date="2026-04-27T19:51:00Z">
            <w:rPr/>
          </w:rPrChange>
        </w:rPr>
        <w:t>).</w:t>
      </w:r>
    </w:p>
    <w:p w14:paraId="657F378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064" w:author="ahmad sahrul" w:date="2026-04-27T19:51:00Z">
            <w:rPr/>
          </w:rPrChange>
        </w:rPr>
        <w:pPrChange w:id="606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ECD3747">
        <w:rPr>
          <w:rFonts w:ascii="Times New Roman" w:cs="Times New Roman"/>
          <w:color w:val="000000"/>
          <w:sz w:val="24"/>
          <w:szCs w:val="24"/>
          <w:rPrChange w:id="6066" w:author="ahmad sahrul" w:date="2026-04-27T19:51:00Z">
            <w:rPr/>
          </w:rPrChange>
        </w:rPr>
        <w:t xml:space="preserve">Maintainability: Kode backend </w:t>
      </w:r>
      <w:r w:rsidRPr="093BD308">
        <w:rPr>
          <w:rFonts w:ascii="Times New Roman" w:cs="Times New Roman"/>
          <w:color w:val="000000"/>
          <w:sz w:val="24"/>
          <w:szCs w:val="24"/>
          <w:rPrChange w:id="6067" w:author="ahmad sahrul" w:date="2026-04-27T19:51:00Z">
            <w:rPr/>
          </w:rPrChange>
        </w:rPr>
        <w:t>mengikuti</w:t>
      </w:r>
      <w:r w:rsidRPr="BDD1A9F7">
        <w:rPr>
          <w:rFonts w:ascii="Times New Roman" w:cs="Times New Roman"/>
          <w:color w:val="000000"/>
          <w:sz w:val="24"/>
          <w:szCs w:val="24"/>
          <w:rPrChange w:id="6068" w:author="ahmad sahrul" w:date="2026-04-27T19:51:00Z">
            <w:rPr/>
          </w:rPrChange>
        </w:rPr>
        <w:t xml:space="preserve"> </w:t>
      </w:r>
      <w:r w:rsidRPr="D5C9D588">
        <w:rPr>
          <w:rFonts w:ascii="Times New Roman" w:cs="Times New Roman"/>
          <w:color w:val="000000"/>
          <w:sz w:val="24"/>
          <w:szCs w:val="24"/>
          <w:rPrChange w:id="6069" w:author="ahmad sahrul" w:date="2026-04-27T19:51:00Z">
            <w:rPr/>
          </w:rPrChange>
        </w:rPr>
        <w:t>prinsip</w:t>
      </w:r>
      <w:r w:rsidRPr="5286F03C">
        <w:rPr>
          <w:rFonts w:ascii="Times New Roman" w:cs="Times New Roman"/>
          <w:color w:val="000000"/>
          <w:sz w:val="24"/>
          <w:szCs w:val="24"/>
          <w:rPrChange w:id="6070" w:author="ahmad sahrul" w:date="2026-04-27T19:51:00Z">
            <w:rPr/>
          </w:rPrChange>
        </w:rPr>
        <w:t xml:space="preserve"> MVC Laravel (Controller, Service, Repository pattern). Kode </w:t>
      </w:r>
      <w:r w:rsidRPr="A9129262">
        <w:rPr>
          <w:rFonts w:ascii="Times New Roman" w:cs="Times New Roman"/>
          <w:color w:val="000000"/>
          <w:sz w:val="24"/>
          <w:szCs w:val="24"/>
          <w:rPrChange w:id="6071" w:author="ahmad sahrul" w:date="2026-04-27T19:51:00Z">
            <w:rPr/>
          </w:rPrChange>
        </w:rPr>
        <w:t>harus</w:t>
      </w:r>
      <w:r w:rsidRPr="48CDA8A8">
        <w:rPr>
          <w:rFonts w:ascii="Times New Roman" w:cs="Times New Roman"/>
          <w:color w:val="000000"/>
          <w:sz w:val="24"/>
          <w:szCs w:val="24"/>
          <w:rPrChange w:id="6072" w:author="ahmad sahrul" w:date="2026-04-27T19:51:00Z">
            <w:rPr/>
          </w:rPrChange>
        </w:rPr>
        <w:t xml:space="preserve"> </w:t>
      </w:r>
      <w:r w:rsidRPr="FAF2ED5A">
        <w:rPr>
          <w:rFonts w:ascii="Times New Roman" w:cs="Times New Roman"/>
          <w:color w:val="000000"/>
          <w:sz w:val="24"/>
          <w:szCs w:val="24"/>
          <w:rPrChange w:id="6073" w:author="ahmad sahrul" w:date="2026-04-27T19:51:00Z">
            <w:rPr/>
          </w:rPrChange>
        </w:rPr>
        <w:t>terdokumentasi</w:t>
      </w:r>
      <w:r w:rsidRPr="92C83061">
        <w:rPr>
          <w:rFonts w:ascii="Times New Roman" w:cs="Times New Roman"/>
          <w:color w:val="000000"/>
          <w:sz w:val="24"/>
          <w:szCs w:val="24"/>
          <w:rPrChange w:id="6074" w:author="ahmad sahrul" w:date="2026-04-27T19:51:00Z">
            <w:rPr/>
          </w:rPrChange>
        </w:rPr>
        <w:t xml:space="preserve"> </w:t>
      </w:r>
      <w:r w:rsidRPr="E277FC7A">
        <w:rPr>
          <w:rFonts w:ascii="Times New Roman" w:cs="Times New Roman"/>
          <w:color w:val="000000"/>
          <w:sz w:val="24"/>
          <w:szCs w:val="24"/>
          <w:rPrChange w:id="6075" w:author="ahmad sahrul" w:date="2026-04-27T19:51:00Z">
            <w:rPr/>
          </w:rPrChange>
        </w:rPr>
        <w:t>dengan</w:t>
      </w:r>
      <w:r w:rsidRPr="36416A48">
        <w:rPr>
          <w:rFonts w:ascii="Times New Roman" w:cs="Times New Roman"/>
          <w:color w:val="000000"/>
          <w:sz w:val="24"/>
          <w:szCs w:val="24"/>
          <w:rPrChange w:id="6076" w:author="ahmad sahrul" w:date="2026-04-27T19:51:00Z">
            <w:rPr/>
          </w:rPrChange>
        </w:rPr>
        <w:t xml:space="preserve"> </w:t>
      </w:r>
      <w:r w:rsidRPr="4873940A">
        <w:rPr>
          <w:rFonts w:ascii="Times New Roman" w:cs="Times New Roman"/>
          <w:color w:val="000000"/>
          <w:sz w:val="24"/>
          <w:szCs w:val="24"/>
          <w:rPrChange w:id="6077" w:author="ahmad sahrul" w:date="2026-04-27T19:51:00Z">
            <w:rPr/>
          </w:rPrChange>
        </w:rPr>
        <w:t>komentar</w:t>
      </w:r>
      <w:r w:rsidRPr="AC67EADF">
        <w:rPr>
          <w:rFonts w:ascii="Times New Roman" w:cs="Times New Roman"/>
          <w:color w:val="000000"/>
          <w:sz w:val="24"/>
          <w:szCs w:val="24"/>
          <w:rPrChange w:id="6078" w:author="ahmad sahrul" w:date="2026-04-27T19:51:00Z">
            <w:rPr/>
          </w:rPrChange>
        </w:rPr>
        <w:t xml:space="preserve"> yang </w:t>
      </w:r>
      <w:r w:rsidRPr="DEBD8505">
        <w:rPr>
          <w:rFonts w:ascii="Times New Roman" w:cs="Times New Roman"/>
          <w:color w:val="000000"/>
          <w:sz w:val="24"/>
          <w:szCs w:val="24"/>
          <w:rPrChange w:id="6079" w:author="ahmad sahrul" w:date="2026-04-27T19:51:00Z">
            <w:rPr/>
          </w:rPrChange>
        </w:rPr>
        <w:t>memadai</w:t>
      </w:r>
      <w:r w:rsidRPr="9CF5D7AF">
        <w:rPr>
          <w:rFonts w:ascii="Times New Roman" w:cs="Times New Roman"/>
          <w:color w:val="000000"/>
          <w:sz w:val="24"/>
          <w:szCs w:val="24"/>
          <w:rPrChange w:id="6080" w:author="ahmad sahrul" w:date="2026-04-27T19:51:00Z">
            <w:rPr/>
          </w:rPrChange>
        </w:rPr>
        <w:t>.</w:t>
      </w:r>
    </w:p>
    <w:p w14:paraId="5C82F131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081" w:author="ahmad sahrul" w:date="2026-04-27T19:51:00Z">
            <w:rPr/>
          </w:rPrChange>
        </w:rPr>
        <w:pPrChange w:id="608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B0D37036">
        <w:rPr>
          <w:rFonts w:ascii="Times New Roman" w:cs="Times New Roman"/>
          <w:color w:val="000000"/>
          <w:sz w:val="24"/>
          <w:szCs w:val="24"/>
          <w:rPrChange w:id="6083" w:author="ahmad sahrul" w:date="2026-04-27T19:51:00Z">
            <w:rPr/>
          </w:rPrChange>
        </w:rPr>
        <w:t xml:space="preserve">Portability: </w:t>
      </w:r>
      <w:r w:rsidRPr="6960D9D1">
        <w:rPr>
          <w:rFonts w:ascii="Times New Roman" w:cs="Times New Roman"/>
          <w:color w:val="000000"/>
          <w:sz w:val="24"/>
          <w:szCs w:val="24"/>
          <w:rPrChange w:id="6084" w:author="ahmad sahrul" w:date="2026-04-27T19:51:00Z">
            <w:rPr/>
          </w:rPrChange>
        </w:rPr>
        <w:t>Aplikasi</w:t>
      </w:r>
      <w:r w:rsidRPr="D138137D">
        <w:rPr>
          <w:rFonts w:ascii="Times New Roman" w:cs="Times New Roman"/>
          <w:color w:val="000000"/>
          <w:sz w:val="24"/>
          <w:szCs w:val="24"/>
          <w:rPrChange w:id="6085" w:author="ahmad sahrul" w:date="2026-04-27T19:51:00Z">
            <w:rPr/>
          </w:rPrChange>
        </w:rPr>
        <w:t xml:space="preserve"> Flutter </w:t>
      </w:r>
      <w:r w:rsidRPr="3E9ED4A8">
        <w:rPr>
          <w:rFonts w:ascii="Times New Roman" w:cs="Times New Roman"/>
          <w:color w:val="000000"/>
          <w:sz w:val="24"/>
          <w:szCs w:val="24"/>
          <w:rPrChange w:id="6086" w:author="ahmad sahrul" w:date="2026-04-27T19:51:00Z">
            <w:rPr/>
          </w:rPrChange>
        </w:rPr>
        <w:t>harus</w:t>
      </w:r>
      <w:r w:rsidRPr="12607288">
        <w:rPr>
          <w:rFonts w:ascii="Times New Roman" w:cs="Times New Roman"/>
          <w:color w:val="000000"/>
          <w:sz w:val="24"/>
          <w:szCs w:val="24"/>
          <w:rPrChange w:id="6087" w:author="ahmad sahrul" w:date="2026-04-27T19:51:00Z">
            <w:rPr/>
          </w:rPrChange>
        </w:rPr>
        <w:t xml:space="preserve"> </w:t>
      </w:r>
      <w:r w:rsidRPr="5AEE7832">
        <w:rPr>
          <w:rFonts w:ascii="Times New Roman" w:cs="Times New Roman"/>
          <w:color w:val="000000"/>
          <w:sz w:val="24"/>
          <w:szCs w:val="24"/>
          <w:rPrChange w:id="6088" w:author="ahmad sahrul" w:date="2026-04-27T19:51:00Z">
            <w:rPr/>
          </w:rPrChange>
        </w:rPr>
        <w:t>berjalan</w:t>
      </w:r>
      <w:r w:rsidRPr="F3B9B024">
        <w:rPr>
          <w:rFonts w:ascii="Times New Roman" w:cs="Times New Roman"/>
          <w:color w:val="000000"/>
          <w:sz w:val="24"/>
          <w:szCs w:val="24"/>
          <w:rPrChange w:id="6089" w:author="ahmad sahrul" w:date="2026-04-27T19:51:00Z">
            <w:rPr/>
          </w:rPrChange>
        </w:rPr>
        <w:t xml:space="preserve"> di Android (API 26+) dan iOS (13+). Backend </w:t>
      </w:r>
      <w:r w:rsidRPr="59455196">
        <w:rPr>
          <w:rFonts w:ascii="Times New Roman" w:cs="Times New Roman"/>
          <w:color w:val="000000"/>
          <w:sz w:val="24"/>
          <w:szCs w:val="24"/>
          <w:rPrChange w:id="6090" w:author="ahmad sahrul" w:date="2026-04-27T19:51:00Z">
            <w:rPr/>
          </w:rPrChange>
        </w:rPr>
        <w:t>berjalan</w:t>
      </w:r>
      <w:r w:rsidRPr="484D08BA">
        <w:rPr>
          <w:rFonts w:ascii="Times New Roman" w:cs="Times New Roman"/>
          <w:color w:val="000000"/>
          <w:sz w:val="24"/>
          <w:szCs w:val="24"/>
          <w:rPrChange w:id="6091" w:author="ahmad sahrul" w:date="2026-04-27T19:51:00Z">
            <w:rPr/>
          </w:rPrChange>
        </w:rPr>
        <w:t xml:space="preserve"> di Linux via Docker, </w:t>
      </w:r>
      <w:r w:rsidRPr="2018EA99">
        <w:rPr>
          <w:rFonts w:ascii="Times New Roman" w:cs="Times New Roman"/>
          <w:color w:val="000000"/>
          <w:sz w:val="24"/>
          <w:szCs w:val="24"/>
          <w:rPrChange w:id="6092" w:author="ahmad sahrul" w:date="2026-04-27T19:51:00Z">
            <w:rPr/>
          </w:rPrChange>
        </w:rPr>
        <w:t>dapat</w:t>
      </w:r>
      <w:r w:rsidRPr="4193D475">
        <w:rPr>
          <w:rFonts w:ascii="Times New Roman" w:cs="Times New Roman"/>
          <w:color w:val="000000"/>
          <w:sz w:val="24"/>
          <w:szCs w:val="24"/>
          <w:rPrChange w:id="6093" w:author="ahmad sahrul" w:date="2026-04-27T19:51:00Z">
            <w:rPr/>
          </w:rPrChange>
        </w:rPr>
        <w:t xml:space="preserve"> </w:t>
      </w:r>
      <w:r w:rsidRPr="F527348E">
        <w:rPr>
          <w:rFonts w:ascii="Times New Roman" w:cs="Times New Roman"/>
          <w:color w:val="000000"/>
          <w:sz w:val="24"/>
          <w:szCs w:val="24"/>
          <w:rPrChange w:id="6094" w:author="ahmad sahrul" w:date="2026-04-27T19:51:00Z">
            <w:rPr/>
          </w:rPrChange>
        </w:rPr>
        <w:t>dipindahkan</w:t>
      </w:r>
      <w:r w:rsidRPr="025DCC1B">
        <w:rPr>
          <w:rFonts w:ascii="Times New Roman" w:cs="Times New Roman"/>
          <w:color w:val="000000"/>
          <w:sz w:val="24"/>
          <w:szCs w:val="24"/>
          <w:rPrChange w:id="6095" w:author="ahmad sahrul" w:date="2026-04-27T19:51:00Z">
            <w:rPr/>
          </w:rPrChange>
        </w:rPr>
        <w:t xml:space="preserve"> </w:t>
      </w:r>
      <w:r w:rsidRPr="D9839203">
        <w:rPr>
          <w:rFonts w:ascii="Times New Roman" w:cs="Times New Roman"/>
          <w:color w:val="000000"/>
          <w:sz w:val="24"/>
          <w:szCs w:val="24"/>
          <w:rPrChange w:id="6096" w:author="ahmad sahrul" w:date="2026-04-27T19:51:00Z">
            <w:rPr/>
          </w:rPrChange>
        </w:rPr>
        <w:t>ke</w:t>
      </w:r>
      <w:r w:rsidRPr="D12FE5CB">
        <w:rPr>
          <w:rFonts w:ascii="Times New Roman" w:cs="Times New Roman"/>
          <w:color w:val="000000"/>
          <w:sz w:val="24"/>
          <w:szCs w:val="24"/>
          <w:rPrChange w:id="6097" w:author="ahmad sahrul" w:date="2026-04-27T19:51:00Z">
            <w:rPr/>
          </w:rPrChange>
        </w:rPr>
        <w:t xml:space="preserve"> server </w:t>
      </w:r>
      <w:r w:rsidRPr="45DCB141">
        <w:rPr>
          <w:rFonts w:ascii="Times New Roman" w:cs="Times New Roman"/>
          <w:color w:val="000000"/>
          <w:sz w:val="24"/>
          <w:szCs w:val="24"/>
          <w:rPrChange w:id="6098" w:author="ahmad sahrul" w:date="2026-04-27T19:51:00Z">
            <w:rPr/>
          </w:rPrChange>
        </w:rPr>
        <w:t>manapun</w:t>
      </w:r>
      <w:r w:rsidRPr="91684707">
        <w:rPr>
          <w:rFonts w:ascii="Times New Roman" w:cs="Times New Roman"/>
          <w:color w:val="000000"/>
          <w:sz w:val="24"/>
          <w:szCs w:val="24"/>
          <w:rPrChange w:id="6099" w:author="ahmad sahrul" w:date="2026-04-27T19:51:00Z">
            <w:rPr/>
          </w:rPrChange>
        </w:rPr>
        <w:t xml:space="preserve"> yang </w:t>
      </w:r>
      <w:r w:rsidRPr="07180CDA">
        <w:rPr>
          <w:rFonts w:ascii="Times New Roman" w:cs="Times New Roman"/>
          <w:color w:val="000000"/>
          <w:sz w:val="24"/>
          <w:szCs w:val="24"/>
          <w:rPrChange w:id="6100" w:author="ahmad sahrul" w:date="2026-04-27T19:51:00Z">
            <w:rPr/>
          </w:rPrChange>
        </w:rPr>
        <w:t>mendukung</w:t>
      </w:r>
      <w:r w:rsidRPr="456CCBA8">
        <w:rPr>
          <w:rFonts w:ascii="Times New Roman" w:cs="Times New Roman"/>
          <w:color w:val="000000"/>
          <w:sz w:val="24"/>
          <w:szCs w:val="24"/>
          <w:rPrChange w:id="6101" w:author="ahmad sahrul" w:date="2026-04-27T19:51:00Z">
            <w:rPr/>
          </w:rPrChange>
        </w:rPr>
        <w:t xml:space="preserve"> Docker.</w:t>
      </w:r>
    </w:p>
    <w:p w14:paraId="266BBDE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102" w:author="ahmad sahrul" w:date="2026-04-27T19:51:00Z">
            <w:rPr/>
          </w:rPrChange>
        </w:rPr>
        <w:pPrChange w:id="610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B663DA66">
        <w:rPr>
          <w:rFonts w:ascii="Times New Roman" w:cs="Times New Roman"/>
          <w:color w:val="000000"/>
          <w:sz w:val="24"/>
          <w:szCs w:val="24"/>
          <w:rPrChange w:id="6104" w:author="ahmad sahrul" w:date="2026-04-27T19:51:00Z">
            <w:rPr/>
          </w:rPrChange>
        </w:rPr>
        <w:t xml:space="preserve">Scalability: </w:t>
      </w:r>
      <w:r w:rsidRPr="F347C01E">
        <w:rPr>
          <w:rFonts w:ascii="Times New Roman" w:cs="Times New Roman"/>
          <w:color w:val="000000"/>
          <w:sz w:val="24"/>
          <w:szCs w:val="24"/>
          <w:rPrChange w:id="6105" w:author="ahmad sahrul" w:date="2026-04-27T19:51:00Z">
            <w:rPr/>
          </w:rPrChange>
        </w:rPr>
        <w:t>Arsitektur</w:t>
      </w:r>
      <w:r w:rsidRPr="AD90C0A2">
        <w:rPr>
          <w:rFonts w:ascii="Times New Roman" w:cs="Times New Roman"/>
          <w:color w:val="000000"/>
          <w:sz w:val="24"/>
          <w:szCs w:val="24"/>
          <w:rPrChange w:id="6106" w:author="ahmad sahrul" w:date="2026-04-27T19:51:00Z">
            <w:rPr/>
          </w:rPrChange>
        </w:rPr>
        <w:t xml:space="preserve"> </w:t>
      </w:r>
      <w:r w:rsidRPr="8A421F21">
        <w:rPr>
          <w:rFonts w:ascii="Times New Roman" w:cs="Times New Roman"/>
          <w:color w:val="000000"/>
          <w:sz w:val="24"/>
          <w:szCs w:val="24"/>
          <w:rPrChange w:id="6107" w:author="ahmad sahrul" w:date="2026-04-27T19:51:00Z">
            <w:rPr/>
          </w:rPrChange>
        </w:rPr>
        <w:t>harus</w:t>
      </w:r>
      <w:r w:rsidRPr="5A684183">
        <w:rPr>
          <w:rFonts w:ascii="Times New Roman" w:cs="Times New Roman"/>
          <w:color w:val="000000"/>
          <w:sz w:val="24"/>
          <w:szCs w:val="24"/>
          <w:rPrChange w:id="6108" w:author="ahmad sahrul" w:date="2026-04-27T19:51:00Z">
            <w:rPr/>
          </w:rPrChange>
        </w:rPr>
        <w:t xml:space="preserve"> </w:t>
      </w:r>
      <w:r w:rsidRPr="5497426F">
        <w:rPr>
          <w:rFonts w:ascii="Times New Roman" w:cs="Times New Roman"/>
          <w:color w:val="000000"/>
          <w:sz w:val="24"/>
          <w:szCs w:val="24"/>
          <w:rPrChange w:id="6109" w:author="ahmad sahrul" w:date="2026-04-27T19:51:00Z">
            <w:rPr/>
          </w:rPrChange>
        </w:rPr>
        <w:t>memungkinkan</w:t>
      </w:r>
      <w:r w:rsidRPr="CC8B01B5">
        <w:rPr>
          <w:rFonts w:ascii="Times New Roman" w:cs="Times New Roman"/>
          <w:color w:val="000000"/>
          <w:sz w:val="24"/>
          <w:szCs w:val="24"/>
          <w:rPrChange w:id="6110" w:author="ahmad sahrul" w:date="2026-04-27T19:51:00Z">
            <w:rPr/>
          </w:rPrChange>
        </w:rPr>
        <w:t xml:space="preserve"> </w:t>
      </w:r>
      <w:r w:rsidRPr="57A8D280">
        <w:rPr>
          <w:rFonts w:ascii="Times New Roman" w:cs="Times New Roman"/>
          <w:color w:val="000000"/>
          <w:sz w:val="24"/>
          <w:szCs w:val="24"/>
          <w:rPrChange w:id="6111" w:author="ahmad sahrul" w:date="2026-04-27T19:51:00Z">
            <w:rPr/>
          </w:rPrChange>
        </w:rPr>
        <w:t>penambahan</w:t>
      </w:r>
      <w:r w:rsidRPr="99F56E94">
        <w:rPr>
          <w:rFonts w:ascii="Times New Roman" w:cs="Times New Roman"/>
          <w:color w:val="000000"/>
          <w:sz w:val="24"/>
          <w:szCs w:val="24"/>
          <w:rPrChange w:id="6112" w:author="ahmad sahrul" w:date="2026-04-27T19:51:00Z">
            <w:rPr/>
          </w:rPrChange>
        </w:rPr>
        <w:t xml:space="preserve"> </w:t>
      </w:r>
      <w:r w:rsidRPr="F6B00FF7">
        <w:rPr>
          <w:rFonts w:ascii="Times New Roman" w:cs="Times New Roman"/>
          <w:color w:val="000000"/>
          <w:sz w:val="24"/>
          <w:szCs w:val="24"/>
          <w:rPrChange w:id="6113" w:author="ahmad sahrul" w:date="2026-04-27T19:51:00Z">
            <w:rPr/>
          </w:rPrChange>
        </w:rPr>
        <w:t>fitur</w:t>
      </w:r>
      <w:r w:rsidRPr="6523B234">
        <w:rPr>
          <w:rFonts w:ascii="Times New Roman" w:cs="Times New Roman"/>
          <w:color w:val="000000"/>
          <w:sz w:val="24"/>
          <w:szCs w:val="24"/>
          <w:rPrChange w:id="6114" w:author="ahmad sahrul" w:date="2026-04-27T19:51:00Z">
            <w:rPr/>
          </w:rPrChange>
        </w:rPr>
        <w:t xml:space="preserve"> </w:t>
      </w:r>
      <w:r w:rsidRPr="63C2D493">
        <w:rPr>
          <w:rFonts w:ascii="Times New Roman" w:cs="Times New Roman"/>
          <w:color w:val="000000"/>
          <w:sz w:val="24"/>
          <w:szCs w:val="24"/>
          <w:rPrChange w:id="6115" w:author="ahmad sahrul" w:date="2026-04-27T19:51:00Z">
            <w:rPr/>
          </w:rPrChange>
        </w:rPr>
        <w:t>baru</w:t>
      </w:r>
      <w:r w:rsidRPr="65C4FCB7">
        <w:rPr>
          <w:rFonts w:ascii="Times New Roman" w:cs="Times New Roman"/>
          <w:color w:val="000000"/>
          <w:sz w:val="24"/>
          <w:szCs w:val="24"/>
          <w:rPrChange w:id="6116" w:author="ahmad sahrul" w:date="2026-04-27T19:51:00Z">
            <w:rPr/>
          </w:rPrChange>
        </w:rPr>
        <w:t xml:space="preserve"> </w:t>
      </w:r>
      <w:r w:rsidRPr="4EE6474A">
        <w:rPr>
          <w:rFonts w:ascii="Times New Roman" w:cs="Times New Roman"/>
          <w:color w:val="000000"/>
          <w:sz w:val="24"/>
          <w:szCs w:val="24"/>
          <w:rPrChange w:id="6117" w:author="ahmad sahrul" w:date="2026-04-27T19:51:00Z">
            <w:rPr/>
          </w:rPrChange>
        </w:rPr>
        <w:t>tanpa</w:t>
      </w:r>
      <w:r w:rsidRPr="5B6E1F8A">
        <w:rPr>
          <w:rFonts w:ascii="Times New Roman" w:cs="Times New Roman"/>
          <w:color w:val="000000"/>
          <w:sz w:val="24"/>
          <w:szCs w:val="24"/>
          <w:rPrChange w:id="6118" w:author="ahmad sahrul" w:date="2026-04-27T19:51:00Z">
            <w:rPr/>
          </w:rPrChange>
        </w:rPr>
        <w:t xml:space="preserve"> refactoring </w:t>
      </w:r>
      <w:r w:rsidRPr="381FF985">
        <w:rPr>
          <w:rFonts w:ascii="Times New Roman" w:cs="Times New Roman"/>
          <w:color w:val="000000"/>
          <w:sz w:val="24"/>
          <w:szCs w:val="24"/>
          <w:rPrChange w:id="6119" w:author="ahmad sahrul" w:date="2026-04-27T19:51:00Z">
            <w:rPr/>
          </w:rPrChange>
        </w:rPr>
        <w:t>besar</w:t>
      </w:r>
      <w:r w:rsidRPr="0A175E3A">
        <w:rPr>
          <w:rFonts w:ascii="Times New Roman" w:cs="Times New Roman"/>
          <w:color w:val="000000"/>
          <w:sz w:val="24"/>
          <w:szCs w:val="24"/>
          <w:rPrChange w:id="6120" w:author="ahmad sahrul" w:date="2026-04-27T19:51:00Z">
            <w:rPr/>
          </w:rPrChange>
        </w:rPr>
        <w:t xml:space="preserve"> pada </w:t>
      </w:r>
      <w:r w:rsidRPr="895B1999">
        <w:rPr>
          <w:rFonts w:ascii="Times New Roman" w:cs="Times New Roman"/>
          <w:color w:val="000000"/>
          <w:sz w:val="24"/>
          <w:szCs w:val="24"/>
          <w:rPrChange w:id="6121" w:author="ahmad sahrul" w:date="2026-04-27T19:51:00Z">
            <w:rPr/>
          </w:rPrChange>
        </w:rPr>
        <w:t>kode</w:t>
      </w:r>
      <w:r w:rsidRPr="4CEBB203">
        <w:rPr>
          <w:rFonts w:ascii="Times New Roman" w:cs="Times New Roman"/>
          <w:color w:val="000000"/>
          <w:sz w:val="24"/>
          <w:szCs w:val="24"/>
          <w:rPrChange w:id="6122" w:author="ahmad sahrul" w:date="2026-04-27T19:51:00Z">
            <w:rPr/>
          </w:rPrChange>
        </w:rPr>
        <w:t xml:space="preserve"> yang </w:t>
      </w:r>
      <w:r w:rsidRPr="9B7EE6E8">
        <w:rPr>
          <w:rFonts w:ascii="Times New Roman" w:cs="Times New Roman"/>
          <w:color w:val="000000"/>
          <w:sz w:val="24"/>
          <w:szCs w:val="24"/>
          <w:rPrChange w:id="6123" w:author="ahmad sahrul" w:date="2026-04-27T19:51:00Z">
            <w:rPr/>
          </w:rPrChange>
        </w:rPr>
        <w:t>sudah</w:t>
      </w:r>
      <w:r w:rsidRPr="A3DAD84C">
        <w:rPr>
          <w:rFonts w:ascii="Times New Roman" w:cs="Times New Roman"/>
          <w:color w:val="000000"/>
          <w:sz w:val="24"/>
          <w:szCs w:val="24"/>
          <w:rPrChange w:id="6124" w:author="ahmad sahrul" w:date="2026-04-27T19:51:00Z">
            <w:rPr/>
          </w:rPrChange>
        </w:rPr>
        <w:t xml:space="preserve"> </w:t>
      </w:r>
      <w:r w:rsidRPr="92A9AE59">
        <w:rPr>
          <w:rFonts w:ascii="Times New Roman" w:cs="Times New Roman"/>
          <w:color w:val="000000"/>
          <w:sz w:val="24"/>
          <w:szCs w:val="24"/>
          <w:rPrChange w:id="6125" w:author="ahmad sahrul" w:date="2026-04-27T19:51:00Z">
            <w:rPr/>
          </w:rPrChange>
        </w:rPr>
        <w:t>ada</w:t>
      </w:r>
      <w:r w:rsidRPr="16DE31A2">
        <w:rPr>
          <w:rFonts w:ascii="Times New Roman" w:cs="Times New Roman"/>
          <w:color w:val="000000"/>
          <w:sz w:val="24"/>
          <w:szCs w:val="24"/>
          <w:rPrChange w:id="6126" w:author="ahmad sahrul" w:date="2026-04-27T19:51:00Z">
            <w:rPr/>
          </w:rPrChange>
        </w:rPr>
        <w:t>.</w:t>
      </w:r>
    </w:p>
    <w:p w14:paraId="0E60AC8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127" w:author="ahmad sahrul" w:date="2026-04-27T19:51:00Z">
            <w:rPr/>
          </w:rPrChange>
        </w:rPr>
        <w:pPrChange w:id="612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10C1D25">
        <w:rPr>
          <w:rFonts w:ascii="Times New Roman" w:cs="Times New Roman"/>
          <w:color w:val="000000"/>
          <w:sz w:val="24"/>
          <w:szCs w:val="24"/>
          <w:rPrChange w:id="6129" w:author="ahmad sahrul" w:date="2026-04-27T19:51:00Z">
            <w:rPr/>
          </w:rPrChange>
        </w:rPr>
        <w:t xml:space="preserve">Testability: </w:t>
      </w:r>
      <w:r w:rsidRPr="A9B90432">
        <w:rPr>
          <w:rFonts w:ascii="Times New Roman" w:cs="Times New Roman"/>
          <w:color w:val="000000"/>
          <w:sz w:val="24"/>
          <w:szCs w:val="24"/>
          <w:rPrChange w:id="6130" w:author="ahmad sahrul" w:date="2026-04-27T19:51:00Z">
            <w:rPr/>
          </w:rPrChange>
        </w:rPr>
        <w:t>Setiap</w:t>
      </w:r>
      <w:r w:rsidRPr="B3190E33">
        <w:rPr>
          <w:rFonts w:ascii="Times New Roman" w:cs="Times New Roman"/>
          <w:color w:val="000000"/>
          <w:sz w:val="24"/>
          <w:szCs w:val="24"/>
          <w:rPrChange w:id="6131" w:author="ahmad sahrul" w:date="2026-04-27T19:51:00Z">
            <w:rPr/>
          </w:rPrChange>
        </w:rPr>
        <w:t xml:space="preserve"> API endpoint </w:t>
      </w:r>
      <w:r w:rsidRPr="A1DB164D">
        <w:rPr>
          <w:rFonts w:ascii="Times New Roman" w:cs="Times New Roman"/>
          <w:color w:val="000000"/>
          <w:sz w:val="24"/>
          <w:szCs w:val="24"/>
          <w:rPrChange w:id="6132" w:author="ahmad sahrul" w:date="2026-04-27T19:51:00Z">
            <w:rPr/>
          </w:rPrChange>
        </w:rPr>
        <w:t>harus</w:t>
      </w:r>
      <w:r w:rsidRPr="B7BBA1E3">
        <w:rPr>
          <w:rFonts w:ascii="Times New Roman" w:cs="Times New Roman"/>
          <w:color w:val="000000"/>
          <w:sz w:val="24"/>
          <w:szCs w:val="24"/>
          <w:rPrChange w:id="6133" w:author="ahmad sahrul" w:date="2026-04-27T19:51:00Z">
            <w:rPr/>
          </w:rPrChange>
        </w:rPr>
        <w:t xml:space="preserve"> </w:t>
      </w:r>
      <w:r w:rsidRPr="111FB89A">
        <w:rPr>
          <w:rFonts w:ascii="Times New Roman" w:cs="Times New Roman"/>
          <w:color w:val="000000"/>
          <w:sz w:val="24"/>
          <w:szCs w:val="24"/>
          <w:rPrChange w:id="6134" w:author="ahmad sahrul" w:date="2026-04-27T19:51:00Z">
            <w:rPr/>
          </w:rPrChange>
        </w:rPr>
        <w:t>dapat</w:t>
      </w:r>
      <w:r w:rsidRPr="8E8787ED">
        <w:rPr>
          <w:rFonts w:ascii="Times New Roman" w:cs="Times New Roman"/>
          <w:color w:val="000000"/>
          <w:sz w:val="24"/>
          <w:szCs w:val="24"/>
          <w:rPrChange w:id="6135" w:author="ahmad sahrul" w:date="2026-04-27T19:51:00Z">
            <w:rPr/>
          </w:rPrChange>
        </w:rPr>
        <w:t xml:space="preserve"> </w:t>
      </w:r>
      <w:r w:rsidRPr="397839E1">
        <w:rPr>
          <w:rFonts w:ascii="Times New Roman" w:cs="Times New Roman"/>
          <w:color w:val="000000"/>
          <w:sz w:val="24"/>
          <w:szCs w:val="24"/>
          <w:rPrChange w:id="6136" w:author="ahmad sahrul" w:date="2026-04-27T19:51:00Z">
            <w:rPr/>
          </w:rPrChange>
        </w:rPr>
        <w:t>diuji</w:t>
      </w:r>
      <w:r w:rsidRPr="65DD6F26">
        <w:rPr>
          <w:rFonts w:ascii="Times New Roman" w:cs="Times New Roman"/>
          <w:color w:val="000000"/>
          <w:sz w:val="24"/>
          <w:szCs w:val="24"/>
          <w:rPrChange w:id="6137" w:author="ahmad sahrul" w:date="2026-04-27T19:51:00Z">
            <w:rPr/>
          </w:rPrChange>
        </w:rPr>
        <w:t xml:space="preserve"> </w:t>
      </w:r>
      <w:r w:rsidRPr="6FF17375">
        <w:rPr>
          <w:rFonts w:ascii="Times New Roman" w:cs="Times New Roman"/>
          <w:color w:val="000000"/>
          <w:sz w:val="24"/>
          <w:szCs w:val="24"/>
          <w:rPrChange w:id="6138" w:author="ahmad sahrul" w:date="2026-04-27T19:51:00Z">
            <w:rPr/>
          </w:rPrChange>
        </w:rPr>
        <w:t>secara</w:t>
      </w:r>
      <w:r w:rsidRPr="AE374788">
        <w:rPr>
          <w:rFonts w:ascii="Times New Roman" w:cs="Times New Roman"/>
          <w:color w:val="000000"/>
          <w:sz w:val="24"/>
          <w:szCs w:val="24"/>
          <w:rPrChange w:id="6139" w:author="ahmad sahrul" w:date="2026-04-27T19:51:00Z">
            <w:rPr/>
          </w:rPrChange>
        </w:rPr>
        <w:t xml:space="preserve"> </w:t>
      </w:r>
      <w:r w:rsidRPr="500CF379">
        <w:rPr>
          <w:rFonts w:ascii="Times New Roman" w:cs="Times New Roman"/>
          <w:color w:val="000000"/>
          <w:sz w:val="24"/>
          <w:szCs w:val="24"/>
          <w:rPrChange w:id="6140" w:author="ahmad sahrul" w:date="2026-04-27T19:51:00Z">
            <w:rPr/>
          </w:rPrChange>
        </w:rPr>
        <w:t>independen</w:t>
      </w:r>
      <w:r w:rsidRPr="7B7FC2D3">
        <w:rPr>
          <w:rFonts w:ascii="Times New Roman" w:cs="Times New Roman"/>
          <w:color w:val="000000"/>
          <w:sz w:val="24"/>
          <w:szCs w:val="24"/>
          <w:rPrChange w:id="6141" w:author="ahmad sahrul" w:date="2026-04-27T19:51:00Z">
            <w:rPr/>
          </w:rPrChange>
        </w:rPr>
        <w:t xml:space="preserve"> </w:t>
      </w:r>
      <w:r w:rsidRPr="6FC610E2">
        <w:rPr>
          <w:rFonts w:ascii="Times New Roman" w:cs="Times New Roman"/>
          <w:color w:val="000000"/>
          <w:sz w:val="24"/>
          <w:szCs w:val="24"/>
          <w:rPrChange w:id="6142" w:author="ahmad sahrul" w:date="2026-04-27T19:51:00Z">
            <w:rPr/>
          </w:rPrChange>
        </w:rPr>
        <w:t>menggunakan</w:t>
      </w:r>
      <w:r w:rsidRPr="83D8289C">
        <w:rPr>
          <w:rFonts w:ascii="Times New Roman" w:cs="Times New Roman"/>
          <w:color w:val="000000"/>
          <w:sz w:val="24"/>
          <w:szCs w:val="24"/>
          <w:rPrChange w:id="6143" w:author="ahmad sahrul" w:date="2026-04-27T19:51:00Z">
            <w:rPr/>
          </w:rPrChange>
        </w:rPr>
        <w:t xml:space="preserve"> tools </w:t>
      </w:r>
      <w:r w:rsidRPr="1C1B4001">
        <w:rPr>
          <w:rFonts w:ascii="Times New Roman" w:cs="Times New Roman"/>
          <w:color w:val="000000"/>
          <w:sz w:val="24"/>
          <w:szCs w:val="24"/>
          <w:rPrChange w:id="6144" w:author="ahmad sahrul" w:date="2026-04-27T19:51:00Z">
            <w:rPr/>
          </w:rPrChange>
        </w:rPr>
        <w:t>seperti</w:t>
      </w:r>
      <w:r w:rsidRPr="61412106">
        <w:rPr>
          <w:rFonts w:ascii="Times New Roman" w:cs="Times New Roman"/>
          <w:color w:val="000000"/>
          <w:sz w:val="24"/>
          <w:szCs w:val="24"/>
          <w:rPrChange w:id="6145" w:author="ahmad sahrul" w:date="2026-04-27T19:51:00Z">
            <w:rPr/>
          </w:rPrChange>
        </w:rPr>
        <w:t xml:space="preserve"> Postman </w:t>
      </w:r>
      <w:r w:rsidRPr="743B0F97">
        <w:rPr>
          <w:rFonts w:ascii="Times New Roman" w:cs="Times New Roman"/>
          <w:color w:val="000000"/>
          <w:sz w:val="24"/>
          <w:szCs w:val="24"/>
          <w:rPrChange w:id="6146" w:author="ahmad sahrul" w:date="2026-04-27T19:51:00Z">
            <w:rPr/>
          </w:rPrChange>
        </w:rPr>
        <w:t>atau</w:t>
      </w:r>
      <w:r w:rsidRPr="D05CF181">
        <w:rPr>
          <w:rFonts w:ascii="Times New Roman" w:cs="Times New Roman"/>
          <w:color w:val="000000"/>
          <w:sz w:val="24"/>
          <w:szCs w:val="24"/>
          <w:rPrChange w:id="6147" w:author="ahmad sahrul" w:date="2026-04-27T19:51:00Z">
            <w:rPr/>
          </w:rPrChange>
        </w:rPr>
        <w:t xml:space="preserve"> Laravel Feature Tests.</w:t>
      </w:r>
    </w:p>
    <w:p w14:paraId="2DC82CBC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6148" w:author="ahmad sahrul" w:date="2026-04-27T19:42:00Z">
            <w:rPr/>
          </w:rPrChange>
        </w:rPr>
        <w:pPrChange w:id="6149" w:author="6781" w:date="2026-04-27T23:07:00Z">
          <w:pPr>
            <w:pStyle w:val="Heading2"/>
          </w:pPr>
        </w:pPrChange>
      </w:pPr>
      <w:bookmarkStart w:id="6150" w:name="_Toc228212169"/>
      <w:r w:rsidRPr="D475D936">
        <w:rPr>
          <w:rFonts w:ascii="Times New Roman" w:cs="Times New Roman"/>
          <w:color w:val="000000"/>
          <w:rPrChange w:id="6151" w:author="ahmad sahrul" w:date="2026-04-27T19:42:00Z">
            <w:rPr/>
          </w:rPrChange>
        </w:rPr>
        <w:t>5.5 Business Rules</w:t>
      </w:r>
      <w:bookmarkEnd w:id="6150"/>
    </w:p>
    <w:p w14:paraId="7368F2C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152" w:author="ahmad sahrul" w:date="2026-04-27T19:52:00Z">
            <w:rPr/>
          </w:rPrChange>
        </w:rPr>
        <w:pPrChange w:id="615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2339AD2">
        <w:rPr>
          <w:rFonts w:ascii="Times New Roman" w:cs="Times New Roman"/>
          <w:color w:val="000000"/>
          <w:sz w:val="24"/>
          <w:szCs w:val="24"/>
          <w:rPrChange w:id="6154" w:author="ahmad sahrul" w:date="2026-04-27T19:52:00Z">
            <w:rPr/>
          </w:rPrChange>
        </w:rPr>
        <w:t xml:space="preserve">Hanya role owner yang </w:t>
      </w:r>
      <w:r w:rsidRPr="503E3996">
        <w:rPr>
          <w:rFonts w:ascii="Times New Roman" w:cs="Times New Roman"/>
          <w:color w:val="000000"/>
          <w:sz w:val="24"/>
          <w:szCs w:val="24"/>
          <w:rPrChange w:id="6155" w:author="ahmad sahrul" w:date="2026-04-27T19:52:00Z">
            <w:rPr/>
          </w:rPrChange>
        </w:rPr>
        <w:t>dapat</w:t>
      </w:r>
      <w:r w:rsidRPr="C6503BF6">
        <w:rPr>
          <w:rFonts w:ascii="Times New Roman" w:cs="Times New Roman"/>
          <w:color w:val="000000"/>
          <w:sz w:val="24"/>
          <w:szCs w:val="24"/>
          <w:rPrChange w:id="6156" w:author="ahmad sahrul" w:date="2026-04-27T19:52:00Z">
            <w:rPr/>
          </w:rPrChange>
        </w:rPr>
        <w:t xml:space="preserve"> </w:t>
      </w:r>
      <w:r w:rsidRPr="2C3BF8BA">
        <w:rPr>
          <w:rFonts w:ascii="Times New Roman" w:cs="Times New Roman"/>
          <w:color w:val="000000"/>
          <w:sz w:val="24"/>
          <w:szCs w:val="24"/>
          <w:rPrChange w:id="6157" w:author="ahmad sahrul" w:date="2026-04-27T19:52:00Z">
            <w:rPr/>
          </w:rPrChange>
        </w:rPr>
        <w:t>melihat</w:t>
      </w:r>
      <w:r w:rsidRPr="BE7902CE">
        <w:rPr>
          <w:rFonts w:ascii="Times New Roman" w:cs="Times New Roman"/>
          <w:color w:val="000000"/>
          <w:sz w:val="24"/>
          <w:szCs w:val="24"/>
          <w:rPrChange w:id="6158" w:author="ahmad sahrul" w:date="2026-04-27T19:52:00Z">
            <w:rPr/>
          </w:rPrChange>
        </w:rPr>
        <w:t xml:space="preserve"> </w:t>
      </w:r>
      <w:r w:rsidRPr="964214BE">
        <w:rPr>
          <w:rFonts w:ascii="Times New Roman" w:cs="Times New Roman"/>
          <w:color w:val="000000"/>
          <w:sz w:val="24"/>
          <w:szCs w:val="24"/>
          <w:rPrChange w:id="6159" w:author="ahmad sahrul" w:date="2026-04-27T19:52:00Z">
            <w:rPr/>
          </w:rPrChange>
        </w:rPr>
        <w:t>laporan</w:t>
      </w:r>
      <w:r w:rsidRPr="36B82941">
        <w:rPr>
          <w:rFonts w:ascii="Times New Roman" w:cs="Times New Roman"/>
          <w:color w:val="000000"/>
          <w:sz w:val="24"/>
          <w:szCs w:val="24"/>
          <w:rPrChange w:id="6160" w:author="ahmad sahrul" w:date="2026-04-27T19:52:00Z">
            <w:rPr/>
          </w:rPrChange>
        </w:rPr>
        <w:t xml:space="preserve"> </w:t>
      </w:r>
      <w:r w:rsidRPr="08B698A4">
        <w:rPr>
          <w:rFonts w:ascii="Times New Roman" w:cs="Times New Roman"/>
          <w:color w:val="000000"/>
          <w:sz w:val="24"/>
          <w:szCs w:val="24"/>
          <w:rPrChange w:id="6161" w:author="ahmad sahrul" w:date="2026-04-27T19:52:00Z">
            <w:rPr/>
          </w:rPrChange>
        </w:rPr>
        <w:t>keuangan</w:t>
      </w:r>
      <w:r w:rsidRPr="91F0A3C6">
        <w:rPr>
          <w:rFonts w:ascii="Times New Roman" w:cs="Times New Roman"/>
          <w:color w:val="000000"/>
          <w:sz w:val="24"/>
          <w:szCs w:val="24"/>
          <w:rPrChange w:id="6162" w:author="ahmad sahrul" w:date="2026-04-27T19:52:00Z">
            <w:rPr/>
          </w:rPrChange>
        </w:rPr>
        <w:t xml:space="preserve"> </w:t>
      </w:r>
      <w:r w:rsidRPr="8DEC7D8A">
        <w:rPr>
          <w:rFonts w:ascii="Times New Roman" w:cs="Times New Roman"/>
          <w:color w:val="000000"/>
          <w:sz w:val="24"/>
          <w:szCs w:val="24"/>
          <w:rPrChange w:id="6163" w:author="ahmad sahrul" w:date="2026-04-27T19:52:00Z">
            <w:rPr/>
          </w:rPrChange>
        </w:rPr>
        <w:t>lengkap</w:t>
      </w:r>
      <w:r w:rsidRPr="B3D70E02">
        <w:rPr>
          <w:rFonts w:ascii="Times New Roman" w:cs="Times New Roman"/>
          <w:color w:val="000000"/>
          <w:sz w:val="24"/>
          <w:szCs w:val="24"/>
          <w:rPrChange w:id="6164" w:author="ahmad sahrul" w:date="2026-04-27T19:52:00Z">
            <w:rPr/>
          </w:rPrChange>
        </w:rPr>
        <w:t xml:space="preserve"> dan data margin </w:t>
      </w:r>
      <w:r w:rsidRPr="764F1454">
        <w:rPr>
          <w:rFonts w:ascii="Times New Roman" w:cs="Times New Roman"/>
          <w:color w:val="000000"/>
          <w:sz w:val="24"/>
          <w:szCs w:val="24"/>
          <w:rPrChange w:id="6165" w:author="ahmad sahrul" w:date="2026-04-27T19:52:00Z">
            <w:rPr/>
          </w:rPrChange>
        </w:rPr>
        <w:t>keuntungan</w:t>
      </w:r>
      <w:r w:rsidRPr="96B4DA78">
        <w:rPr>
          <w:rFonts w:ascii="Times New Roman" w:cs="Times New Roman"/>
          <w:color w:val="000000"/>
          <w:sz w:val="24"/>
          <w:szCs w:val="24"/>
          <w:rPrChange w:id="6166" w:author="ahmad sahrul" w:date="2026-04-27T19:52:00Z">
            <w:rPr/>
          </w:rPrChange>
        </w:rPr>
        <w:t>.</w:t>
      </w:r>
    </w:p>
    <w:p w14:paraId="1C3684E7" w14:textId="061AACDA" w:rsidR="00BF190D" w:rsidRPr="00BF190D" w:rsidDel="00706A78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167" w:author="muhammad aldi oktavian" w:date="2026-05-16T02:50:00Z"/>
          <w:rFonts w:ascii="Times New Roman" w:cs="Times New Roman"/>
          <w:color w:val="000000"/>
          <w:sz w:val="24"/>
          <w:szCs w:val="24"/>
          <w:rPrChange w:id="6168" w:author="ahmad sahrul" w:date="2026-04-27T19:52:00Z">
            <w:rPr>
              <w:del w:id="6169" w:author="muhammad aldi oktavian" w:date="2026-05-16T02:50:00Z"/>
            </w:rPr>
          </w:rPrChange>
        </w:rPr>
        <w:pPrChange w:id="617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171" w:author="muhammad aldi oktavian" w:date="2026-05-16T02:50:00Z">
        <w:r w:rsidRPr="B771E160" w:rsidDel="00706A78">
          <w:rPr>
            <w:rFonts w:ascii="Times New Roman" w:cs="Times New Roman"/>
            <w:color w:val="000000"/>
            <w:sz w:val="24"/>
            <w:szCs w:val="24"/>
            <w:rPrChange w:id="6172" w:author="ahmad sahrul" w:date="2026-04-27T19:52:00Z">
              <w:rPr/>
            </w:rPrChange>
          </w:rPr>
          <w:delText xml:space="preserve">Stok online dan </w:delText>
        </w:r>
        <w:r w:rsidRPr="A0A0F5C1" w:rsidDel="00706A78">
          <w:rPr>
            <w:rFonts w:ascii="Times New Roman" w:cs="Times New Roman"/>
            <w:color w:val="000000"/>
            <w:sz w:val="24"/>
            <w:szCs w:val="24"/>
            <w:rPrChange w:id="6173" w:author="ahmad sahrul" w:date="2026-04-27T19:52:00Z">
              <w:rPr/>
            </w:rPrChange>
          </w:rPr>
          <w:delText>stok</w:delText>
        </w:r>
        <w:r w:rsidRPr="E970C7FB" w:rsidDel="00706A78">
          <w:rPr>
            <w:rFonts w:ascii="Times New Roman" w:cs="Times New Roman"/>
            <w:color w:val="000000"/>
            <w:sz w:val="24"/>
            <w:szCs w:val="24"/>
            <w:rPrChange w:id="6174" w:author="ahmad sahrul" w:date="2026-04-27T19:52:00Z">
              <w:rPr/>
            </w:rPrChange>
          </w:rPr>
          <w:delText xml:space="preserve"> offline </w:delText>
        </w:r>
        <w:r w:rsidRPr="1255FBC1" w:rsidDel="00706A78">
          <w:rPr>
            <w:rFonts w:ascii="Times New Roman" w:cs="Times New Roman"/>
            <w:color w:val="000000"/>
            <w:sz w:val="24"/>
            <w:szCs w:val="24"/>
            <w:rPrChange w:id="6175" w:author="ahmad sahrul" w:date="2026-04-27T19:52:00Z">
              <w:rPr/>
            </w:rPrChange>
          </w:rPr>
          <w:delText>harus</w:delText>
        </w:r>
        <w:r w:rsidRPr="34CF1276" w:rsidDel="00706A78">
          <w:rPr>
            <w:rFonts w:ascii="Times New Roman" w:cs="Times New Roman"/>
            <w:color w:val="000000"/>
            <w:sz w:val="24"/>
            <w:szCs w:val="24"/>
            <w:rPrChange w:id="6176" w:author="ahmad sahrul" w:date="2026-04-27T19:52:00Z">
              <w:rPr/>
            </w:rPrChange>
          </w:rPr>
          <w:delText xml:space="preserve"> </w:delText>
        </w:r>
        <w:r w:rsidRPr="A758F150" w:rsidDel="00706A78">
          <w:rPr>
            <w:rFonts w:ascii="Times New Roman" w:cs="Times New Roman"/>
            <w:color w:val="000000"/>
            <w:sz w:val="24"/>
            <w:szCs w:val="24"/>
            <w:rPrChange w:id="6177" w:author="ahmad sahrul" w:date="2026-04-27T19:52:00Z">
              <w:rPr/>
            </w:rPrChange>
          </w:rPr>
          <w:delText>selalu</w:delText>
        </w:r>
        <w:r w:rsidRPr="5B5C333C" w:rsidDel="00706A78">
          <w:rPr>
            <w:rFonts w:ascii="Times New Roman" w:cs="Times New Roman"/>
            <w:color w:val="000000"/>
            <w:sz w:val="24"/>
            <w:szCs w:val="24"/>
            <w:rPrChange w:id="6178" w:author="ahmad sahrul" w:date="2026-04-27T19:52:00Z">
              <w:rPr/>
            </w:rPrChange>
          </w:rPr>
          <w:delText xml:space="preserve"> </w:delText>
        </w:r>
        <w:r w:rsidRPr="E48411CC" w:rsidDel="00706A78">
          <w:rPr>
            <w:rFonts w:ascii="Times New Roman" w:cs="Times New Roman"/>
            <w:color w:val="000000"/>
            <w:sz w:val="24"/>
            <w:szCs w:val="24"/>
            <w:rPrChange w:id="6179" w:author="ahmad sahrul" w:date="2026-04-27T19:52:00Z">
              <w:rPr/>
            </w:rPrChange>
          </w:rPr>
          <w:delText>diperlakukan</w:delText>
        </w:r>
        <w:r w:rsidRPr="FECB289F" w:rsidDel="00706A78">
          <w:rPr>
            <w:rFonts w:ascii="Times New Roman" w:cs="Times New Roman"/>
            <w:color w:val="000000"/>
            <w:sz w:val="24"/>
            <w:szCs w:val="24"/>
            <w:rPrChange w:id="6180" w:author="ahmad sahrul" w:date="2026-04-27T19:52:00Z">
              <w:rPr/>
            </w:rPrChange>
          </w:rPr>
          <w:delText xml:space="preserve"> </w:delText>
        </w:r>
        <w:r w:rsidRPr="2205A79C" w:rsidDel="00706A78">
          <w:rPr>
            <w:rFonts w:ascii="Times New Roman" w:cs="Times New Roman"/>
            <w:color w:val="000000"/>
            <w:sz w:val="24"/>
            <w:szCs w:val="24"/>
            <w:rPrChange w:id="6181" w:author="ahmad sahrul" w:date="2026-04-27T19:52:00Z">
              <w:rPr/>
            </w:rPrChange>
          </w:rPr>
          <w:delText>sebagai</w:delText>
        </w:r>
        <w:r w:rsidRPr="A0FBF2E3" w:rsidDel="00706A78">
          <w:rPr>
            <w:rFonts w:ascii="Times New Roman" w:cs="Times New Roman"/>
            <w:color w:val="000000"/>
            <w:sz w:val="24"/>
            <w:szCs w:val="24"/>
            <w:rPrChange w:id="6182" w:author="ahmad sahrul" w:date="2026-04-27T19:52:00Z">
              <w:rPr/>
            </w:rPrChange>
          </w:rPr>
          <w:delText xml:space="preserve"> </w:delText>
        </w:r>
        <w:r w:rsidRPr="789FDA4E" w:rsidDel="00706A78">
          <w:rPr>
            <w:rFonts w:ascii="Times New Roman" w:cs="Times New Roman"/>
            <w:color w:val="000000"/>
            <w:sz w:val="24"/>
            <w:szCs w:val="24"/>
            <w:rPrChange w:id="6183" w:author="ahmad sahrul" w:date="2026-04-27T19:52:00Z">
              <w:rPr/>
            </w:rPrChange>
          </w:rPr>
          <w:delText>entitas</w:delText>
        </w:r>
        <w:r w:rsidRPr="D75534C7" w:rsidDel="00706A78">
          <w:rPr>
            <w:rFonts w:ascii="Times New Roman" w:cs="Times New Roman"/>
            <w:color w:val="000000"/>
            <w:sz w:val="24"/>
            <w:szCs w:val="24"/>
            <w:rPrChange w:id="6184" w:author="ahmad sahrul" w:date="2026-04-27T19:52:00Z">
              <w:rPr/>
            </w:rPrChange>
          </w:rPr>
          <w:delText xml:space="preserve"> </w:delText>
        </w:r>
        <w:r w:rsidRPr="F74DAF17" w:rsidDel="00706A78">
          <w:rPr>
            <w:rFonts w:ascii="Times New Roman" w:cs="Times New Roman"/>
            <w:color w:val="000000"/>
            <w:sz w:val="24"/>
            <w:szCs w:val="24"/>
            <w:rPrChange w:id="6185" w:author="ahmad sahrul" w:date="2026-04-27T19:52:00Z">
              <w:rPr/>
            </w:rPrChange>
          </w:rPr>
          <w:delText>terpisah</w:delText>
        </w:r>
        <w:r w:rsidRPr="58C8A049" w:rsidDel="00706A78">
          <w:rPr>
            <w:rFonts w:ascii="Times New Roman" w:cs="Times New Roman"/>
            <w:color w:val="000000"/>
            <w:sz w:val="24"/>
            <w:szCs w:val="24"/>
            <w:rPrChange w:id="6186" w:author="ahmad sahrul" w:date="2026-04-27T19:52:00Z">
              <w:rPr/>
            </w:rPrChange>
          </w:rPr>
          <w:delText xml:space="preserve"> </w:delText>
        </w:r>
        <w:r w:rsidRPr="22410026" w:rsidDel="00706A78">
          <w:rPr>
            <w:rFonts w:ascii="Times New Roman" w:cs="Times New Roman"/>
            <w:color w:val="000000"/>
            <w:sz w:val="24"/>
            <w:szCs w:val="24"/>
            <w:rPrChange w:id="6187" w:author="ahmad sahrul" w:date="2026-04-27T19:52:00Z">
              <w:rPr/>
            </w:rPrChange>
          </w:rPr>
          <w:delText>dalam</w:delText>
        </w:r>
        <w:r w:rsidRPr="6E3F0D7C" w:rsidDel="00706A78">
          <w:rPr>
            <w:rFonts w:ascii="Times New Roman" w:cs="Times New Roman"/>
            <w:color w:val="000000"/>
            <w:sz w:val="24"/>
            <w:szCs w:val="24"/>
            <w:rPrChange w:id="6188" w:author="ahmad sahrul" w:date="2026-04-27T19:52:00Z">
              <w:rPr/>
            </w:rPrChange>
          </w:rPr>
          <w:delText xml:space="preserve"> </w:delText>
        </w:r>
        <w:r w:rsidRPr="F7E256A3" w:rsidDel="00706A78">
          <w:rPr>
            <w:rFonts w:ascii="Times New Roman" w:cs="Times New Roman"/>
            <w:color w:val="000000"/>
            <w:sz w:val="24"/>
            <w:szCs w:val="24"/>
            <w:rPrChange w:id="6189" w:author="ahmad sahrul" w:date="2026-04-27T19:52:00Z">
              <w:rPr/>
            </w:rPrChange>
          </w:rPr>
          <w:delText>sistem</w:delText>
        </w:r>
        <w:r w:rsidRPr="298E4FA4" w:rsidDel="00706A78">
          <w:rPr>
            <w:rFonts w:ascii="Times New Roman" w:cs="Times New Roman"/>
            <w:color w:val="000000"/>
            <w:sz w:val="24"/>
            <w:szCs w:val="24"/>
            <w:rPrChange w:id="6190" w:author="ahmad sahrul" w:date="2026-04-27T19:52:00Z">
              <w:rPr/>
            </w:rPrChange>
          </w:rPr>
          <w:delText>.</w:delText>
        </w:r>
      </w:del>
    </w:p>
    <w:p w14:paraId="729545D7" w14:textId="762EBFA0" w:rsidR="00BF190D" w:rsidRPr="00BF190D" w:rsidDel="00706A78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191" w:author="muhammad aldi oktavian" w:date="2026-05-16T02:50:00Z"/>
          <w:rFonts w:ascii="Times New Roman" w:cs="Times New Roman"/>
          <w:color w:val="000000"/>
          <w:sz w:val="24"/>
          <w:szCs w:val="24"/>
          <w:rPrChange w:id="6192" w:author="ahmad sahrul" w:date="2026-04-27T19:52:00Z">
            <w:rPr>
              <w:del w:id="6193" w:author="muhammad aldi oktavian" w:date="2026-05-16T02:50:00Z"/>
            </w:rPr>
          </w:rPrChange>
        </w:rPr>
        <w:pPrChange w:id="619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195" w:author="muhammad aldi oktavian" w:date="2026-05-16T02:50:00Z">
        <w:r w:rsidRPr="A37B7545" w:rsidDel="00706A78">
          <w:rPr>
            <w:rFonts w:ascii="Times New Roman" w:cs="Times New Roman"/>
            <w:color w:val="000000"/>
            <w:sz w:val="24"/>
            <w:szCs w:val="24"/>
            <w:rPrChange w:id="6196" w:author="ahmad sahrul" w:date="2026-04-27T19:52:00Z">
              <w:rPr/>
            </w:rPrChange>
          </w:rPr>
          <w:delText xml:space="preserve">Transfer </w:delText>
        </w:r>
        <w:r w:rsidRPr="702FB7AD" w:rsidDel="00706A78">
          <w:rPr>
            <w:rFonts w:ascii="Times New Roman" w:cs="Times New Roman"/>
            <w:color w:val="000000"/>
            <w:sz w:val="24"/>
            <w:szCs w:val="24"/>
            <w:rPrChange w:id="6197" w:author="ahmad sahrul" w:date="2026-04-27T19:52:00Z">
              <w:rPr/>
            </w:rPrChange>
          </w:rPr>
          <w:delText>stok</w:delText>
        </w:r>
        <w:r w:rsidRPr="16F13ED2" w:rsidDel="00706A78">
          <w:rPr>
            <w:rFonts w:ascii="Times New Roman" w:cs="Times New Roman"/>
            <w:color w:val="000000"/>
            <w:sz w:val="24"/>
            <w:szCs w:val="24"/>
            <w:rPrChange w:id="6198" w:author="ahmad sahrul" w:date="2026-04-27T19:52:00Z">
              <w:rPr/>
            </w:rPrChange>
          </w:rPr>
          <w:delText xml:space="preserve"> </w:delText>
        </w:r>
        <w:r w:rsidRPr="C37B8B57" w:rsidDel="00706A78">
          <w:rPr>
            <w:rFonts w:ascii="Times New Roman" w:cs="Times New Roman"/>
            <w:color w:val="000000"/>
            <w:sz w:val="24"/>
            <w:szCs w:val="24"/>
            <w:rPrChange w:id="6199" w:author="ahmad sahrul" w:date="2026-04-27T19:52:00Z">
              <w:rPr/>
            </w:rPrChange>
          </w:rPr>
          <w:delText>hanya</w:delText>
        </w:r>
        <w:r w:rsidRPr="0E940118" w:rsidDel="00706A78">
          <w:rPr>
            <w:rFonts w:ascii="Times New Roman" w:cs="Times New Roman"/>
            <w:color w:val="000000"/>
            <w:sz w:val="24"/>
            <w:szCs w:val="24"/>
            <w:rPrChange w:id="6200" w:author="ahmad sahrul" w:date="2026-04-27T19:52:00Z">
              <w:rPr/>
            </w:rPrChange>
          </w:rPr>
          <w:delText xml:space="preserve"> </w:delText>
        </w:r>
        <w:r w:rsidRPr="4181AF82" w:rsidDel="00706A78">
          <w:rPr>
            <w:rFonts w:ascii="Times New Roman" w:cs="Times New Roman"/>
            <w:color w:val="000000"/>
            <w:sz w:val="24"/>
            <w:szCs w:val="24"/>
            <w:rPrChange w:id="6201" w:author="ahmad sahrul" w:date="2026-04-27T19:52:00Z">
              <w:rPr/>
            </w:rPrChange>
          </w:rPr>
          <w:delText>boleh</w:delText>
        </w:r>
        <w:r w:rsidRPr="0938C099" w:rsidDel="00706A78">
          <w:rPr>
            <w:rFonts w:ascii="Times New Roman" w:cs="Times New Roman"/>
            <w:color w:val="000000"/>
            <w:sz w:val="24"/>
            <w:szCs w:val="24"/>
            <w:rPrChange w:id="6202" w:author="ahmad sahrul" w:date="2026-04-27T19:52:00Z">
              <w:rPr/>
            </w:rPrChange>
          </w:rPr>
          <w:delText xml:space="preserve"> </w:delText>
        </w:r>
        <w:r w:rsidRPr="0E14C933" w:rsidDel="00706A78">
          <w:rPr>
            <w:rFonts w:ascii="Times New Roman" w:cs="Times New Roman"/>
            <w:color w:val="000000"/>
            <w:sz w:val="24"/>
            <w:szCs w:val="24"/>
            <w:rPrChange w:id="6203" w:author="ahmad sahrul" w:date="2026-04-27T19:52:00Z">
              <w:rPr/>
            </w:rPrChange>
          </w:rPr>
          <w:delText>dilakukan</w:delText>
        </w:r>
        <w:r w:rsidRPr="7DE4A183" w:rsidDel="00706A78">
          <w:rPr>
            <w:rFonts w:ascii="Times New Roman" w:cs="Times New Roman"/>
            <w:color w:val="000000"/>
            <w:sz w:val="24"/>
            <w:szCs w:val="24"/>
            <w:rPrChange w:id="6204" w:author="ahmad sahrul" w:date="2026-04-27T19:52:00Z">
              <w:rPr/>
            </w:rPrChange>
          </w:rPr>
          <w:delText xml:space="preserve"> </w:delText>
        </w:r>
        <w:r w:rsidRPr="9CC626CC" w:rsidDel="00706A78">
          <w:rPr>
            <w:rFonts w:ascii="Times New Roman" w:cs="Times New Roman"/>
            <w:color w:val="000000"/>
            <w:sz w:val="24"/>
            <w:szCs w:val="24"/>
            <w:rPrChange w:id="6205" w:author="ahmad sahrul" w:date="2026-04-27T19:52:00Z">
              <w:rPr/>
            </w:rPrChange>
          </w:rPr>
          <w:delText>jika</w:delText>
        </w:r>
        <w:r w:rsidRPr="15B1E309" w:rsidDel="00706A78">
          <w:rPr>
            <w:rFonts w:ascii="Times New Roman" w:cs="Times New Roman"/>
            <w:color w:val="000000"/>
            <w:sz w:val="24"/>
            <w:szCs w:val="24"/>
            <w:rPrChange w:id="6206" w:author="ahmad sahrul" w:date="2026-04-27T19:52:00Z">
              <w:rPr/>
            </w:rPrChange>
          </w:rPr>
          <w:delText xml:space="preserve"> </w:delText>
        </w:r>
        <w:r w:rsidRPr="EAADBE51" w:rsidDel="00706A78">
          <w:rPr>
            <w:rFonts w:ascii="Times New Roman" w:cs="Times New Roman"/>
            <w:color w:val="000000"/>
            <w:sz w:val="24"/>
            <w:szCs w:val="24"/>
            <w:rPrChange w:id="6207" w:author="ahmad sahrul" w:date="2026-04-27T19:52:00Z">
              <w:rPr/>
            </w:rPrChange>
          </w:rPr>
          <w:delText>stok</w:delText>
        </w:r>
        <w:r w:rsidRPr="82B8B0AE" w:rsidDel="00706A78">
          <w:rPr>
            <w:rFonts w:ascii="Times New Roman" w:cs="Times New Roman"/>
            <w:color w:val="000000"/>
            <w:sz w:val="24"/>
            <w:szCs w:val="24"/>
            <w:rPrChange w:id="6208" w:author="ahmad sahrul" w:date="2026-04-27T19:52:00Z">
              <w:rPr/>
            </w:rPrChange>
          </w:rPr>
          <w:delText xml:space="preserve"> </w:delText>
        </w:r>
        <w:r w:rsidRPr="CA1BFC24" w:rsidDel="00706A78">
          <w:rPr>
            <w:rFonts w:ascii="Times New Roman" w:cs="Times New Roman"/>
            <w:color w:val="000000"/>
            <w:sz w:val="24"/>
            <w:szCs w:val="24"/>
            <w:rPrChange w:id="6209" w:author="ahmad sahrul" w:date="2026-04-27T19:52:00Z">
              <w:rPr/>
            </w:rPrChange>
          </w:rPr>
          <w:delText>sumber</w:delText>
        </w:r>
        <w:r w:rsidRPr="1DC5A06F" w:rsidDel="00706A78">
          <w:rPr>
            <w:rFonts w:ascii="Times New Roman" w:cs="Times New Roman"/>
            <w:color w:val="000000"/>
            <w:sz w:val="24"/>
            <w:szCs w:val="24"/>
            <w:rPrChange w:id="6210" w:author="ahmad sahrul" w:date="2026-04-27T19:52:00Z">
              <w:rPr/>
            </w:rPrChange>
          </w:rPr>
          <w:delText xml:space="preserve"> </w:delText>
        </w:r>
        <w:r w:rsidRPr="8DB720B3" w:rsidDel="00706A78">
          <w:rPr>
            <w:rFonts w:ascii="Times New Roman" w:cs="Times New Roman"/>
            <w:color w:val="000000"/>
            <w:sz w:val="24"/>
            <w:szCs w:val="24"/>
            <w:rPrChange w:id="6211" w:author="ahmad sahrul" w:date="2026-04-27T19:52:00Z">
              <w:rPr/>
            </w:rPrChange>
          </w:rPr>
          <w:delText>mencukupi</w:delText>
        </w:r>
        <w:r w:rsidRPr="940D6031" w:rsidDel="00706A78">
          <w:rPr>
            <w:rFonts w:ascii="Times New Roman" w:cs="Times New Roman"/>
            <w:color w:val="000000"/>
            <w:sz w:val="24"/>
            <w:szCs w:val="24"/>
            <w:rPrChange w:id="6212" w:author="ahmad sahrul" w:date="2026-04-27T19:52:00Z">
              <w:rPr/>
            </w:rPrChange>
          </w:rPr>
          <w:delText xml:space="preserve"> (</w:delText>
        </w:r>
        <w:r w:rsidRPr="75AB55B2" w:rsidDel="00706A78">
          <w:rPr>
            <w:rFonts w:ascii="Times New Roman" w:cs="Times New Roman"/>
            <w:color w:val="000000"/>
            <w:sz w:val="24"/>
            <w:szCs w:val="24"/>
            <w:rPrChange w:id="6213" w:author="ahmad sahrul" w:date="2026-04-27T19:52:00Z">
              <w:rPr/>
            </w:rPrChange>
          </w:rPr>
          <w:delText>tidak</w:delText>
        </w:r>
        <w:r w:rsidRPr="FF70D1DD" w:rsidDel="00706A78">
          <w:rPr>
            <w:rFonts w:ascii="Times New Roman" w:cs="Times New Roman"/>
            <w:color w:val="000000"/>
            <w:sz w:val="24"/>
            <w:szCs w:val="24"/>
            <w:rPrChange w:id="6214" w:author="ahmad sahrul" w:date="2026-04-27T19:52:00Z">
              <w:rPr/>
            </w:rPrChange>
          </w:rPr>
          <w:delText xml:space="preserve"> </w:delText>
        </w:r>
        <w:r w:rsidRPr="3C13B7D3" w:rsidDel="00706A78">
          <w:rPr>
            <w:rFonts w:ascii="Times New Roman" w:cs="Times New Roman"/>
            <w:color w:val="000000"/>
            <w:sz w:val="24"/>
            <w:szCs w:val="24"/>
            <w:rPrChange w:id="6215" w:author="ahmad sahrul" w:date="2026-04-27T19:52:00Z">
              <w:rPr/>
            </w:rPrChange>
          </w:rPr>
          <w:delText>boleh</w:delText>
        </w:r>
        <w:r w:rsidRPr="C331F50E" w:rsidDel="00706A78">
          <w:rPr>
            <w:rFonts w:ascii="Times New Roman" w:cs="Times New Roman"/>
            <w:color w:val="000000"/>
            <w:sz w:val="24"/>
            <w:szCs w:val="24"/>
            <w:rPrChange w:id="6216" w:author="ahmad sahrul" w:date="2026-04-27T19:52:00Z">
              <w:rPr/>
            </w:rPrChange>
          </w:rPr>
          <w:delText xml:space="preserve"> </w:delText>
        </w:r>
        <w:r w:rsidRPr="6AAC6017" w:rsidDel="00706A78">
          <w:rPr>
            <w:rFonts w:ascii="Times New Roman" w:cs="Times New Roman"/>
            <w:color w:val="000000"/>
            <w:sz w:val="24"/>
            <w:szCs w:val="24"/>
            <w:rPrChange w:id="6217" w:author="ahmad sahrul" w:date="2026-04-27T19:52:00Z">
              <w:rPr/>
            </w:rPrChange>
          </w:rPr>
          <w:delText>negatif</w:delText>
        </w:r>
        <w:r w:rsidRPr="F8D44E40" w:rsidDel="00706A78">
          <w:rPr>
            <w:rFonts w:ascii="Times New Roman" w:cs="Times New Roman"/>
            <w:color w:val="000000"/>
            <w:sz w:val="24"/>
            <w:szCs w:val="24"/>
            <w:rPrChange w:id="6218" w:author="ahmad sahrul" w:date="2026-04-27T19:52:00Z">
              <w:rPr/>
            </w:rPrChange>
          </w:rPr>
          <w:delText>).</w:delText>
        </w:r>
      </w:del>
    </w:p>
    <w:p w14:paraId="63A54496" w14:textId="7259A440" w:rsidR="00BF190D" w:rsidRPr="00BF190D" w:rsidDel="00706A78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219" w:author="muhammad aldi oktavian" w:date="2026-05-16T02:50:00Z"/>
          <w:rFonts w:ascii="Times New Roman" w:cs="Times New Roman"/>
          <w:color w:val="000000"/>
          <w:sz w:val="24"/>
          <w:szCs w:val="24"/>
          <w:rPrChange w:id="6220" w:author="ahmad sahrul" w:date="2026-04-27T19:52:00Z">
            <w:rPr>
              <w:del w:id="6221" w:author="muhammad aldi oktavian" w:date="2026-05-16T02:50:00Z"/>
            </w:rPr>
          </w:rPrChange>
        </w:rPr>
        <w:pPrChange w:id="622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223" w:author="muhammad aldi oktavian" w:date="2026-05-16T02:50:00Z">
        <w:r w:rsidRPr="4AE0978C" w:rsidDel="00706A78">
          <w:rPr>
            <w:rFonts w:ascii="Times New Roman" w:cs="Times New Roman"/>
            <w:color w:val="000000"/>
            <w:sz w:val="24"/>
            <w:szCs w:val="24"/>
            <w:rPrChange w:id="6224" w:author="ahmad sahrul" w:date="2026-04-27T19:52:00Z">
              <w:rPr/>
            </w:rPrChange>
          </w:rPr>
          <w:delText xml:space="preserve">Margin </w:delText>
        </w:r>
        <w:r w:rsidRPr="63BF66B1" w:rsidDel="00706A78">
          <w:rPr>
            <w:rFonts w:ascii="Times New Roman" w:cs="Times New Roman"/>
            <w:color w:val="000000"/>
            <w:sz w:val="24"/>
            <w:szCs w:val="24"/>
            <w:rPrChange w:id="6225" w:author="ahmad sahrul" w:date="2026-04-27T19:52:00Z">
              <w:rPr/>
            </w:rPrChange>
          </w:rPr>
          <w:delText>penjualan</w:delText>
        </w:r>
        <w:r w:rsidRPr="35446307" w:rsidDel="00706A78">
          <w:rPr>
            <w:rFonts w:ascii="Times New Roman" w:cs="Times New Roman"/>
            <w:color w:val="000000"/>
            <w:sz w:val="24"/>
            <w:szCs w:val="24"/>
            <w:rPrChange w:id="6226" w:author="ahmad sahrul" w:date="2026-04-27T19:52:00Z">
              <w:rPr/>
            </w:rPrChange>
          </w:rPr>
          <w:delText xml:space="preserve"> offline: 5</w:delText>
        </w:r>
        <w:r w:rsidRPr="35446307" w:rsidDel="00706A78">
          <w:rPr>
            <w:rFonts w:ascii="Times New Roman" w:cs="Times New Roman"/>
            <w:color w:val="000000"/>
            <w:sz w:val="24"/>
            <w:szCs w:val="24"/>
            <w:rPrChange w:id="6227" w:author="ahmad sahrul" w:date="2026-04-27T19:52:00Z">
              <w:rPr/>
            </w:rPrChange>
          </w:rPr>
          <w:delText>–</w:delText>
        </w:r>
        <w:r w:rsidRPr="35446307" w:rsidDel="00706A78">
          <w:rPr>
            <w:rFonts w:ascii="Times New Roman" w:cs="Times New Roman"/>
            <w:color w:val="000000"/>
            <w:sz w:val="24"/>
            <w:szCs w:val="24"/>
            <w:rPrChange w:id="6228" w:author="ahmad sahrul" w:date="2026-04-27T19:52:00Z">
              <w:rPr/>
            </w:rPrChange>
          </w:rPr>
          <w:delText xml:space="preserve">25%. Margin </w:delText>
        </w:r>
        <w:r w:rsidRPr="B20C2E55" w:rsidDel="00706A78">
          <w:rPr>
            <w:rFonts w:ascii="Times New Roman" w:cs="Times New Roman"/>
            <w:color w:val="000000"/>
            <w:sz w:val="24"/>
            <w:szCs w:val="24"/>
            <w:rPrChange w:id="6229" w:author="ahmad sahrul" w:date="2026-04-27T19:52:00Z">
              <w:rPr/>
            </w:rPrChange>
          </w:rPr>
          <w:delText>penjualan</w:delText>
        </w:r>
        <w:r w:rsidRPr="0DF4FF4B" w:rsidDel="00706A78">
          <w:rPr>
            <w:rFonts w:ascii="Times New Roman" w:cs="Times New Roman"/>
            <w:color w:val="000000"/>
            <w:sz w:val="24"/>
            <w:szCs w:val="24"/>
            <w:rPrChange w:id="6230" w:author="ahmad sahrul" w:date="2026-04-27T19:52:00Z">
              <w:rPr/>
            </w:rPrChange>
          </w:rPr>
          <w:delText xml:space="preserve"> online: 10</w:delText>
        </w:r>
        <w:r w:rsidRPr="0DF4FF4B" w:rsidDel="00706A78">
          <w:rPr>
            <w:rFonts w:ascii="Times New Roman" w:cs="Times New Roman"/>
            <w:color w:val="000000"/>
            <w:sz w:val="24"/>
            <w:szCs w:val="24"/>
            <w:rPrChange w:id="6231" w:author="ahmad sahrul" w:date="2026-04-27T19:52:00Z">
              <w:rPr/>
            </w:rPrChange>
          </w:rPr>
          <w:delText>–</w:delText>
        </w:r>
        <w:r w:rsidRPr="0DF4FF4B" w:rsidDel="00706A78">
          <w:rPr>
            <w:rFonts w:ascii="Times New Roman" w:cs="Times New Roman"/>
            <w:color w:val="000000"/>
            <w:sz w:val="24"/>
            <w:szCs w:val="24"/>
            <w:rPrChange w:id="6232" w:author="ahmad sahrul" w:date="2026-04-27T19:52:00Z">
              <w:rPr/>
            </w:rPrChange>
          </w:rPr>
          <w:delText>50% (</w:delText>
        </w:r>
        <w:r w:rsidRPr="F875540B" w:rsidDel="00706A78">
          <w:rPr>
            <w:rFonts w:ascii="Times New Roman" w:cs="Times New Roman"/>
            <w:color w:val="000000"/>
            <w:sz w:val="24"/>
            <w:szCs w:val="24"/>
            <w:rPrChange w:id="6233" w:author="ahmad sahrul" w:date="2026-04-27T19:52:00Z">
              <w:rPr/>
            </w:rPrChange>
          </w:rPr>
          <w:delText>sudah</w:delText>
        </w:r>
        <w:r w:rsidRPr="11F83665" w:rsidDel="00706A78">
          <w:rPr>
            <w:rFonts w:ascii="Times New Roman" w:cs="Times New Roman"/>
            <w:color w:val="000000"/>
            <w:sz w:val="24"/>
            <w:szCs w:val="24"/>
            <w:rPrChange w:id="6234" w:author="ahmad sahrul" w:date="2026-04-27T19:52:00Z">
              <w:rPr/>
            </w:rPrChange>
          </w:rPr>
          <w:delText xml:space="preserve"> </w:delText>
        </w:r>
        <w:r w:rsidRPr="CF56EEDA" w:rsidDel="00706A78">
          <w:rPr>
            <w:rFonts w:ascii="Times New Roman" w:cs="Times New Roman"/>
            <w:color w:val="000000"/>
            <w:sz w:val="24"/>
            <w:szCs w:val="24"/>
            <w:rPrChange w:id="6235" w:author="ahmad sahrul" w:date="2026-04-27T19:52:00Z">
              <w:rPr/>
            </w:rPrChange>
          </w:rPr>
          <w:delText>mempertimbangkan</w:delText>
        </w:r>
        <w:r w:rsidRPr="EAC5EB2D" w:rsidDel="00706A78">
          <w:rPr>
            <w:rFonts w:ascii="Times New Roman" w:cs="Times New Roman"/>
            <w:color w:val="000000"/>
            <w:sz w:val="24"/>
            <w:szCs w:val="24"/>
            <w:rPrChange w:id="6236" w:author="ahmad sahrul" w:date="2026-04-27T19:52:00Z">
              <w:rPr/>
            </w:rPrChange>
          </w:rPr>
          <w:delText xml:space="preserve"> </w:delText>
        </w:r>
        <w:r w:rsidRPr="21E369BD" w:rsidDel="00706A78">
          <w:rPr>
            <w:rFonts w:ascii="Times New Roman" w:cs="Times New Roman"/>
            <w:color w:val="000000"/>
            <w:sz w:val="24"/>
            <w:szCs w:val="24"/>
            <w:rPrChange w:id="6237" w:author="ahmad sahrul" w:date="2026-04-27T19:52:00Z">
              <w:rPr/>
            </w:rPrChange>
          </w:rPr>
          <w:delText>potongan</w:delText>
        </w:r>
        <w:r w:rsidRPr="88DF795D" w:rsidDel="00706A78">
          <w:rPr>
            <w:rFonts w:ascii="Times New Roman" w:cs="Times New Roman"/>
            <w:color w:val="000000"/>
            <w:sz w:val="24"/>
            <w:szCs w:val="24"/>
            <w:rPrChange w:id="6238" w:author="ahmad sahrul" w:date="2026-04-27T19:52:00Z">
              <w:rPr/>
            </w:rPrChange>
          </w:rPr>
          <w:delText xml:space="preserve"> platform 9</w:delText>
        </w:r>
        <w:r w:rsidRPr="88DF795D" w:rsidDel="00706A78">
          <w:rPr>
            <w:rFonts w:ascii="Times New Roman" w:cs="Times New Roman"/>
            <w:color w:val="000000"/>
            <w:sz w:val="24"/>
            <w:szCs w:val="24"/>
            <w:rPrChange w:id="6239" w:author="ahmad sahrul" w:date="2026-04-27T19:52:00Z">
              <w:rPr/>
            </w:rPrChange>
          </w:rPr>
          <w:delText>–</w:delText>
        </w:r>
        <w:r w:rsidRPr="88DF795D" w:rsidDel="00706A78">
          <w:rPr>
            <w:rFonts w:ascii="Times New Roman" w:cs="Times New Roman"/>
            <w:color w:val="000000"/>
            <w:sz w:val="24"/>
            <w:szCs w:val="24"/>
            <w:rPrChange w:id="6240" w:author="ahmad sahrul" w:date="2026-04-27T19:52:00Z">
              <w:rPr/>
            </w:rPrChange>
          </w:rPr>
          <w:delText>18%).</w:delText>
        </w:r>
      </w:del>
    </w:p>
    <w:p w14:paraId="5645158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color w:val="000000"/>
          <w:sz w:val="24"/>
          <w:szCs w:val="24"/>
          <w:rPrChange w:id="6241" w:author="ahmad sahrul" w:date="2026-04-27T19:52:00Z">
            <w:rPr/>
          </w:rPrChange>
        </w:rPr>
        <w:pPrChange w:id="624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FA8721E0">
        <w:rPr>
          <w:rFonts w:ascii="Times New Roman" w:cs="Times New Roman"/>
          <w:color w:val="000000"/>
          <w:sz w:val="24"/>
          <w:szCs w:val="24"/>
          <w:rPrChange w:id="6243" w:author="ahmad sahrul" w:date="2026-04-27T19:52:00Z">
            <w:rPr/>
          </w:rPrChange>
        </w:rPr>
        <w:t>Setiap</w:t>
      </w:r>
      <w:r w:rsidRPr="4F902096">
        <w:rPr>
          <w:rFonts w:ascii="Times New Roman" w:cs="Times New Roman"/>
          <w:color w:val="000000"/>
          <w:sz w:val="24"/>
          <w:szCs w:val="24"/>
          <w:rPrChange w:id="6244" w:author="ahmad sahrul" w:date="2026-04-27T19:52:00Z">
            <w:rPr/>
          </w:rPrChange>
        </w:rPr>
        <w:t xml:space="preserve"> </w:t>
      </w:r>
      <w:r w:rsidRPr="5DF8E796">
        <w:rPr>
          <w:rFonts w:ascii="Times New Roman" w:cs="Times New Roman"/>
          <w:color w:val="000000"/>
          <w:sz w:val="24"/>
          <w:szCs w:val="24"/>
          <w:rPrChange w:id="6245" w:author="ahmad sahrul" w:date="2026-04-27T19:52:00Z">
            <w:rPr/>
          </w:rPrChange>
        </w:rPr>
        <w:t>transaksi</w:t>
      </w:r>
      <w:r w:rsidRPr="E53E4B8A">
        <w:rPr>
          <w:rFonts w:ascii="Times New Roman" w:cs="Times New Roman"/>
          <w:color w:val="000000"/>
          <w:sz w:val="24"/>
          <w:szCs w:val="24"/>
          <w:rPrChange w:id="6246" w:author="ahmad sahrul" w:date="2026-04-27T19:52:00Z">
            <w:rPr/>
          </w:rPrChange>
        </w:rPr>
        <w:t xml:space="preserve"> </w:t>
      </w:r>
      <w:r w:rsidRPr="D5A0568B">
        <w:rPr>
          <w:rFonts w:ascii="Times New Roman" w:cs="Times New Roman"/>
          <w:color w:val="000000"/>
          <w:sz w:val="24"/>
          <w:szCs w:val="24"/>
          <w:rPrChange w:id="6247" w:author="ahmad sahrul" w:date="2026-04-27T19:52:00Z">
            <w:rPr/>
          </w:rPrChange>
        </w:rPr>
        <w:t>harus</w:t>
      </w:r>
      <w:r w:rsidRPr="43978708">
        <w:rPr>
          <w:rFonts w:ascii="Times New Roman" w:cs="Times New Roman"/>
          <w:color w:val="000000"/>
          <w:sz w:val="24"/>
          <w:szCs w:val="24"/>
          <w:rPrChange w:id="6248" w:author="ahmad sahrul" w:date="2026-04-27T19:52:00Z">
            <w:rPr/>
          </w:rPrChange>
        </w:rPr>
        <w:t xml:space="preserve"> </w:t>
      </w:r>
      <w:r w:rsidRPr="1E28814F">
        <w:rPr>
          <w:rFonts w:ascii="Times New Roman" w:cs="Times New Roman"/>
          <w:color w:val="000000"/>
          <w:sz w:val="24"/>
          <w:szCs w:val="24"/>
          <w:rPrChange w:id="6249" w:author="ahmad sahrul" w:date="2026-04-27T19:52:00Z">
            <w:rPr/>
          </w:rPrChange>
        </w:rPr>
        <w:t>memiliki</w:t>
      </w:r>
      <w:r w:rsidRPr="97D8A12A">
        <w:rPr>
          <w:rFonts w:ascii="Times New Roman" w:cs="Times New Roman"/>
          <w:color w:val="000000"/>
          <w:sz w:val="24"/>
          <w:szCs w:val="24"/>
          <w:rPrChange w:id="6250" w:author="ahmad sahrul" w:date="2026-04-27T19:52:00Z">
            <w:rPr/>
          </w:rPrChange>
        </w:rPr>
        <w:t xml:space="preserve"> ID </w:t>
      </w:r>
      <w:r w:rsidRPr="E53D3C66">
        <w:rPr>
          <w:rFonts w:ascii="Times New Roman" w:cs="Times New Roman"/>
          <w:color w:val="000000"/>
          <w:sz w:val="24"/>
          <w:szCs w:val="24"/>
          <w:rPrChange w:id="6251" w:author="ahmad sahrul" w:date="2026-04-27T19:52:00Z">
            <w:rPr/>
          </w:rPrChange>
        </w:rPr>
        <w:t>unik</w:t>
      </w:r>
      <w:r w:rsidRPr="39251706">
        <w:rPr>
          <w:rFonts w:ascii="Times New Roman" w:cs="Times New Roman"/>
          <w:color w:val="000000"/>
          <w:sz w:val="24"/>
          <w:szCs w:val="24"/>
          <w:rPrChange w:id="6252" w:author="ahmad sahrul" w:date="2026-04-27T19:52:00Z">
            <w:rPr/>
          </w:rPrChange>
        </w:rPr>
        <w:t xml:space="preserve"> </w:t>
      </w:r>
      <w:r w:rsidRPr="376D1944">
        <w:rPr>
          <w:rFonts w:ascii="Times New Roman" w:cs="Times New Roman"/>
          <w:color w:val="000000"/>
          <w:sz w:val="24"/>
          <w:szCs w:val="24"/>
          <w:rPrChange w:id="6253" w:author="ahmad sahrul" w:date="2026-04-27T19:52:00Z">
            <w:rPr/>
          </w:rPrChange>
        </w:rPr>
        <w:t>dengan</w:t>
      </w:r>
      <w:r w:rsidRPr="E3DD903E">
        <w:rPr>
          <w:rFonts w:ascii="Times New Roman" w:cs="Times New Roman"/>
          <w:color w:val="000000"/>
          <w:sz w:val="24"/>
          <w:szCs w:val="24"/>
          <w:rPrChange w:id="6254" w:author="ahmad sahrul" w:date="2026-04-27T19:52:00Z">
            <w:rPr/>
          </w:rPrChange>
        </w:rPr>
        <w:t xml:space="preserve"> format: TRX-[YYYYMMDD]</w:t>
      </w:r>
      <w:r w:rsidRPr="9072F27D">
        <w:rPr>
          <w:rFonts w:ascii="Times New Roman" w:cs="Times New Roman"/>
          <w:color w:val="000000"/>
          <w:sz w:val="24"/>
          <w:szCs w:val="24"/>
          <w:rPrChange w:id="6255" w:author="ahmad sahrul" w:date="2026-04-27T19:52:00Z">
            <w:rPr/>
          </w:rPrChange>
        </w:rPr>
        <w:t>-[</w:t>
      </w:r>
      <w:r w:rsidRPr="F1C7FF7F">
        <w:rPr>
          <w:rFonts w:ascii="Times New Roman" w:cs="Times New Roman"/>
          <w:color w:val="000000"/>
          <w:sz w:val="24"/>
          <w:szCs w:val="24"/>
          <w:rPrChange w:id="6256" w:author="ahmad sahrul" w:date="2026-04-27T19:52:00Z">
            <w:rPr/>
          </w:rPrChange>
        </w:rPr>
        <w:t>Nomor</w:t>
      </w:r>
      <w:r w:rsidRPr="EE866BFF">
        <w:rPr>
          <w:rFonts w:ascii="Times New Roman" w:cs="Times New Roman"/>
          <w:color w:val="000000"/>
          <w:sz w:val="24"/>
          <w:szCs w:val="24"/>
          <w:rPrChange w:id="6257" w:author="ahmad sahrul" w:date="2026-04-27T19:52:00Z">
            <w:rPr/>
          </w:rPrChange>
        </w:rPr>
        <w:t xml:space="preserve"> </w:t>
      </w:r>
      <w:r w:rsidRPr="66062729">
        <w:rPr>
          <w:rFonts w:ascii="Times New Roman" w:cs="Times New Roman"/>
          <w:color w:val="000000"/>
          <w:sz w:val="24"/>
          <w:szCs w:val="24"/>
          <w:rPrChange w:id="6258" w:author="ahmad sahrul" w:date="2026-04-27T19:52:00Z">
            <w:rPr/>
          </w:rPrChange>
        </w:rPr>
        <w:t>Urut</w:t>
      </w:r>
      <w:r w:rsidRPr="6EEEBB56">
        <w:rPr>
          <w:rFonts w:ascii="Times New Roman" w:cs="Times New Roman"/>
          <w:color w:val="000000"/>
          <w:sz w:val="24"/>
          <w:szCs w:val="24"/>
          <w:rPrChange w:id="6259" w:author="ahmad sahrul" w:date="2026-04-27T19:52:00Z">
            <w:rPr/>
          </w:rPrChange>
        </w:rPr>
        <w:t>].</w:t>
      </w:r>
    </w:p>
    <w:p w14:paraId="33575FC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260" w:author="ahmad sahrul" w:date="2026-04-27T19:42:00Z"/>
          <w:rFonts w:ascii="Times New Roman" w:cs="Times New Roman"/>
          <w:color w:val="000000"/>
          <w:sz w:val="24"/>
          <w:szCs w:val="24"/>
          <w:rPrChange w:id="6261" w:author="ahmad sahrul" w:date="2026-04-27T19:52:00Z">
            <w:rPr>
              <w:del w:id="6262" w:author="ahmad sahrul" w:date="2026-04-27T19:42:00Z"/>
            </w:rPr>
          </w:rPrChange>
        </w:rPr>
        <w:pPrChange w:id="626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50961FC">
        <w:rPr>
          <w:rFonts w:ascii="Times New Roman" w:cs="Times New Roman"/>
          <w:color w:val="000000"/>
          <w:sz w:val="24"/>
          <w:szCs w:val="24"/>
          <w:rPrChange w:id="6264" w:author="ahmad sahrul" w:date="2026-04-27T19:52:00Z">
            <w:rPr/>
          </w:rPrChange>
        </w:rPr>
        <w:t>Penghapusan</w:t>
      </w:r>
      <w:r w:rsidRPr="6FAD3290">
        <w:rPr>
          <w:rFonts w:ascii="Times New Roman" w:cs="Times New Roman"/>
          <w:color w:val="000000"/>
          <w:sz w:val="24"/>
          <w:szCs w:val="24"/>
          <w:rPrChange w:id="6265" w:author="ahmad sahrul" w:date="2026-04-27T19:52:00Z">
            <w:rPr/>
          </w:rPrChange>
        </w:rPr>
        <w:t xml:space="preserve"> </w:t>
      </w:r>
      <w:r w:rsidRPr="409C5012">
        <w:rPr>
          <w:rFonts w:ascii="Times New Roman" w:cs="Times New Roman"/>
          <w:color w:val="000000"/>
          <w:sz w:val="24"/>
          <w:szCs w:val="24"/>
          <w:rPrChange w:id="6266" w:author="ahmad sahrul" w:date="2026-04-27T19:52:00Z">
            <w:rPr/>
          </w:rPrChange>
        </w:rPr>
        <w:t>produk</w:t>
      </w:r>
      <w:r w:rsidRPr="E8C617FD">
        <w:rPr>
          <w:rFonts w:ascii="Times New Roman" w:cs="Times New Roman"/>
          <w:color w:val="000000"/>
          <w:sz w:val="24"/>
          <w:szCs w:val="24"/>
          <w:rPrChange w:id="6267" w:author="ahmad sahrul" w:date="2026-04-27T19:52:00Z">
            <w:rPr/>
          </w:rPrChange>
        </w:rPr>
        <w:t xml:space="preserve"> </w:t>
      </w:r>
      <w:r w:rsidRPr="9B772BCF">
        <w:rPr>
          <w:rFonts w:ascii="Times New Roman" w:cs="Times New Roman"/>
          <w:color w:val="000000"/>
          <w:sz w:val="24"/>
          <w:szCs w:val="24"/>
          <w:rPrChange w:id="6268" w:author="ahmad sahrul" w:date="2026-04-27T19:52:00Z">
            <w:rPr/>
          </w:rPrChange>
        </w:rPr>
        <w:t>menggunakan</w:t>
      </w:r>
      <w:r w:rsidRPr="9FD6E2B4">
        <w:rPr>
          <w:rFonts w:ascii="Times New Roman" w:cs="Times New Roman"/>
          <w:color w:val="000000"/>
          <w:sz w:val="24"/>
          <w:szCs w:val="24"/>
          <w:rPrChange w:id="6269" w:author="ahmad sahrul" w:date="2026-04-27T19:52:00Z">
            <w:rPr/>
          </w:rPrChange>
        </w:rPr>
        <w:t xml:space="preserve"> soft delete; data </w:t>
      </w:r>
      <w:r w:rsidRPr="97FAA747">
        <w:rPr>
          <w:rFonts w:ascii="Times New Roman" w:cs="Times New Roman"/>
          <w:color w:val="000000"/>
          <w:sz w:val="24"/>
          <w:szCs w:val="24"/>
          <w:rPrChange w:id="6270" w:author="ahmad sahrul" w:date="2026-04-27T19:52:00Z">
            <w:rPr/>
          </w:rPrChange>
        </w:rPr>
        <w:t>tidak</w:t>
      </w:r>
      <w:r w:rsidRPr="1180756A">
        <w:rPr>
          <w:rFonts w:ascii="Times New Roman" w:cs="Times New Roman"/>
          <w:color w:val="000000"/>
          <w:sz w:val="24"/>
          <w:szCs w:val="24"/>
          <w:rPrChange w:id="6271" w:author="ahmad sahrul" w:date="2026-04-27T19:52:00Z">
            <w:rPr/>
          </w:rPrChange>
        </w:rPr>
        <w:t xml:space="preserve"> </w:t>
      </w:r>
      <w:r w:rsidRPr="75756E00">
        <w:rPr>
          <w:rFonts w:ascii="Times New Roman" w:cs="Times New Roman"/>
          <w:color w:val="000000"/>
          <w:sz w:val="24"/>
          <w:szCs w:val="24"/>
          <w:rPrChange w:id="6272" w:author="ahmad sahrul" w:date="2026-04-27T19:52:00Z">
            <w:rPr/>
          </w:rPrChange>
        </w:rPr>
        <w:t>benar-benar</w:t>
      </w:r>
      <w:r w:rsidRPr="ED9114E3">
        <w:rPr>
          <w:rFonts w:ascii="Times New Roman" w:cs="Times New Roman"/>
          <w:color w:val="000000"/>
          <w:sz w:val="24"/>
          <w:szCs w:val="24"/>
          <w:rPrChange w:id="6273" w:author="ahmad sahrul" w:date="2026-04-27T19:52:00Z">
            <w:rPr/>
          </w:rPrChange>
        </w:rPr>
        <w:t xml:space="preserve"> </w:t>
      </w:r>
      <w:r w:rsidRPr="BDD19E48">
        <w:rPr>
          <w:rFonts w:ascii="Times New Roman" w:cs="Times New Roman"/>
          <w:color w:val="000000"/>
          <w:sz w:val="24"/>
          <w:szCs w:val="24"/>
          <w:rPrChange w:id="6274" w:author="ahmad sahrul" w:date="2026-04-27T19:52:00Z">
            <w:rPr/>
          </w:rPrChange>
        </w:rPr>
        <w:t>dihapus</w:t>
      </w:r>
      <w:r w:rsidRPr="E92C4BBE">
        <w:rPr>
          <w:rFonts w:ascii="Times New Roman" w:cs="Times New Roman"/>
          <w:color w:val="000000"/>
          <w:sz w:val="24"/>
          <w:szCs w:val="24"/>
          <w:rPrChange w:id="6275" w:author="ahmad sahrul" w:date="2026-04-27T19:52:00Z">
            <w:rPr/>
          </w:rPrChange>
        </w:rPr>
        <w:t xml:space="preserve"> </w:t>
      </w:r>
      <w:r w:rsidRPr="1A149246">
        <w:rPr>
          <w:rFonts w:ascii="Times New Roman" w:cs="Times New Roman"/>
          <w:color w:val="000000"/>
          <w:sz w:val="24"/>
          <w:szCs w:val="24"/>
          <w:rPrChange w:id="6276" w:author="ahmad sahrul" w:date="2026-04-27T19:52:00Z">
            <w:rPr/>
          </w:rPrChange>
        </w:rPr>
        <w:t>dari</w:t>
      </w:r>
      <w:r w:rsidRPr="27795CD8">
        <w:rPr>
          <w:rFonts w:ascii="Times New Roman" w:cs="Times New Roman"/>
          <w:color w:val="000000"/>
          <w:sz w:val="24"/>
          <w:szCs w:val="24"/>
          <w:rPrChange w:id="6277" w:author="ahmad sahrul" w:date="2026-04-27T19:52:00Z">
            <w:rPr/>
          </w:rPrChange>
        </w:rPr>
        <w:t xml:space="preserve"> database </w:t>
      </w:r>
      <w:r w:rsidRPr="C99F3C84">
        <w:rPr>
          <w:rFonts w:ascii="Times New Roman" w:cs="Times New Roman"/>
          <w:color w:val="000000"/>
          <w:sz w:val="24"/>
          <w:szCs w:val="24"/>
          <w:rPrChange w:id="6278" w:author="ahmad sahrul" w:date="2026-04-27T19:52:00Z">
            <w:rPr/>
          </w:rPrChange>
        </w:rPr>
        <w:t>untuk</w:t>
      </w:r>
      <w:r w:rsidRPr="DCF402CA">
        <w:rPr>
          <w:rFonts w:ascii="Times New Roman" w:cs="Times New Roman"/>
          <w:color w:val="000000"/>
          <w:sz w:val="24"/>
          <w:szCs w:val="24"/>
          <w:rPrChange w:id="6279" w:author="ahmad sahrul" w:date="2026-04-27T19:52:00Z">
            <w:rPr/>
          </w:rPrChange>
        </w:rPr>
        <w:t xml:space="preserve"> </w:t>
      </w:r>
      <w:r w:rsidRPr="1E8D67CD">
        <w:rPr>
          <w:rFonts w:ascii="Times New Roman" w:cs="Times New Roman"/>
          <w:color w:val="000000"/>
          <w:sz w:val="24"/>
          <w:szCs w:val="24"/>
          <w:rPrChange w:id="6280" w:author="ahmad sahrul" w:date="2026-04-27T19:52:00Z">
            <w:rPr/>
          </w:rPrChange>
        </w:rPr>
        <w:t>menjaga</w:t>
      </w:r>
      <w:r w:rsidRPr="A531F24D">
        <w:rPr>
          <w:rFonts w:ascii="Times New Roman" w:cs="Times New Roman"/>
          <w:color w:val="000000"/>
          <w:sz w:val="24"/>
          <w:szCs w:val="24"/>
          <w:rPrChange w:id="6281" w:author="ahmad sahrul" w:date="2026-04-27T19:52:00Z">
            <w:rPr/>
          </w:rPrChange>
        </w:rPr>
        <w:t xml:space="preserve"> </w:t>
      </w:r>
      <w:r w:rsidRPr="1E01B094">
        <w:rPr>
          <w:rFonts w:ascii="Times New Roman" w:cs="Times New Roman"/>
          <w:color w:val="000000"/>
          <w:sz w:val="24"/>
          <w:szCs w:val="24"/>
          <w:rPrChange w:id="6282" w:author="ahmad sahrul" w:date="2026-04-27T19:52:00Z">
            <w:rPr/>
          </w:rPrChange>
        </w:rPr>
        <w:t>integritas</w:t>
      </w:r>
      <w:r w:rsidRPr="B4093E8E">
        <w:rPr>
          <w:rFonts w:ascii="Times New Roman" w:cs="Times New Roman"/>
          <w:color w:val="000000"/>
          <w:sz w:val="24"/>
          <w:szCs w:val="24"/>
          <w:rPrChange w:id="6283" w:author="ahmad sahrul" w:date="2026-04-27T19:52:00Z">
            <w:rPr/>
          </w:rPrChange>
        </w:rPr>
        <w:t xml:space="preserve"> data </w:t>
      </w:r>
      <w:r w:rsidRPr="60289E39">
        <w:rPr>
          <w:rFonts w:ascii="Times New Roman" w:cs="Times New Roman"/>
          <w:color w:val="000000"/>
          <w:sz w:val="24"/>
          <w:szCs w:val="24"/>
          <w:rPrChange w:id="6284" w:author="ahmad sahrul" w:date="2026-04-27T19:52:00Z">
            <w:rPr/>
          </w:rPrChange>
        </w:rPr>
        <w:t>historis</w:t>
      </w:r>
      <w:r w:rsidRPr="2726A9B0">
        <w:rPr>
          <w:rFonts w:ascii="Times New Roman" w:cs="Times New Roman"/>
          <w:color w:val="000000"/>
          <w:sz w:val="24"/>
          <w:szCs w:val="24"/>
          <w:rPrChange w:id="6285" w:author="ahmad sahrul" w:date="2026-04-27T19:52:00Z">
            <w:rPr/>
          </w:rPrChange>
        </w:rPr>
        <w:t xml:space="preserve"> </w:t>
      </w:r>
      <w:r w:rsidRPr="04F6ECE8">
        <w:rPr>
          <w:rFonts w:ascii="Times New Roman" w:cs="Times New Roman"/>
          <w:color w:val="000000"/>
          <w:sz w:val="24"/>
          <w:szCs w:val="24"/>
          <w:rPrChange w:id="6286" w:author="ahmad sahrul" w:date="2026-04-27T19:52:00Z">
            <w:rPr/>
          </w:rPrChange>
        </w:rPr>
        <w:t>transaksi</w:t>
      </w:r>
      <w:del w:id="6287" w:author="ahmad sahrul" w:date="2026-04-27T19:42:00Z">
        <w:r w:rsidRPr="A3F46CEB" w:rsidDel="DCA5E912">
          <w:rPr>
            <w:rFonts w:ascii="Times New Roman" w:cs="Times New Roman"/>
            <w:color w:val="000000"/>
            <w:sz w:val="24"/>
            <w:szCs w:val="24"/>
            <w:rPrChange w:id="6288" w:author="ahmad sahrul" w:date="2026-04-27T19:52:00Z">
              <w:rPr/>
            </w:rPrChange>
          </w:rPr>
          <w:delText>.</w:delText>
        </w:r>
      </w:del>
    </w:p>
    <w:p w14:paraId="3A02A55F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cs="Times New Roman"/>
          <w:color w:val="000000"/>
          <w:sz w:val="24"/>
          <w:szCs w:val="24"/>
          <w:rPrChange w:id="6289" w:author="ahmad sahrul" w:date="2026-04-27T19:52:00Z">
            <w:rPr/>
          </w:rPrChange>
        </w:rPr>
        <w:pPrChange w:id="6290" w:author="6781" w:date="2026-04-27T23:07:00Z">
          <w:pPr/>
        </w:pPrChange>
      </w:pPr>
      <w:r w:rsidRPr="28338577">
        <w:rPr>
          <w:rFonts w:ascii="Times New Roman" w:cs="Times New Roman"/>
          <w:color w:val="000000"/>
          <w:sz w:val="24"/>
          <w:szCs w:val="24"/>
          <w:rPrChange w:id="6291" w:author="ahmad sahrul" w:date="2026-04-27T19:52:00Z">
            <w:rPr/>
          </w:rPrChange>
        </w:rPr>
        <w:br w:type="page"/>
      </w:r>
    </w:p>
    <w:p w14:paraId="128EF0F3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6292" w:author="ahmad sahrul" w:date="2026-04-27T19:36:00Z">
            <w:rPr/>
          </w:rPrChange>
        </w:rPr>
        <w:pPrChange w:id="6293" w:author="6781" w:date="2026-04-27T23:07:00Z">
          <w:pPr>
            <w:pStyle w:val="Heading1"/>
          </w:pPr>
        </w:pPrChange>
      </w:pPr>
      <w:ins w:id="6294" w:author="ahmad sahrul" w:date="2026-04-27T19:42:00Z">
        <w:r>
          <w:rPr>
            <w:rFonts w:ascii="Times New Roman" w:hAnsi="Times New Roman" w:cs="Times New Roman"/>
            <w:color w:val="000000"/>
          </w:rPr>
          <w:lastRenderedPageBreak/>
          <w:br/>
        </w:r>
      </w:ins>
      <w:bookmarkStart w:id="6295" w:name="_Toc228212170"/>
      <w:r w:rsidRPr="0F54B6C1">
        <w:rPr>
          <w:rFonts w:ascii="Times New Roman" w:cs="Times New Roman"/>
          <w:color w:val="000000"/>
          <w:rPrChange w:id="6296" w:author="ahmad sahrul" w:date="2026-04-27T19:36:00Z">
            <w:rPr/>
          </w:rPrChange>
        </w:rPr>
        <w:t>6. Other Requirements</w:t>
      </w:r>
      <w:bookmarkEnd w:id="6295"/>
    </w:p>
    <w:p w14:paraId="10BE600A" w14:textId="3BCAB2FD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297" w:author="ahmad sahrul" w:date="2026-04-27T19:53:00Z">
            <w:rPr>
              <w:rFonts w:ascii="Times New Roman" w:hAnsi="Times New Roman" w:cs="Times New Roman"/>
            </w:rPr>
          </w:rPrChange>
        </w:rPr>
        <w:pPrChange w:id="629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A9EE7FC">
        <w:rPr>
          <w:rFonts w:ascii="Times New Roman" w:hAnsi="Times New Roman" w:cs="Times New Roman"/>
          <w:sz w:val="24"/>
          <w:szCs w:val="24"/>
          <w:rPrChange w:id="6299" w:author="ahmad sahrul" w:date="2026-04-27T19:53:00Z">
            <w:rPr>
              <w:rFonts w:ascii="Times New Roman" w:hAnsi="Times New Roman" w:cs="Times New Roman"/>
            </w:rPr>
          </w:rPrChange>
        </w:rPr>
        <w:t xml:space="preserve">Database Requirements: </w:t>
      </w:r>
      <w:r w:rsidRPr="2B30AD82">
        <w:rPr>
          <w:rFonts w:ascii="Times New Roman" w:hAnsi="Times New Roman" w:cs="Times New Roman"/>
          <w:sz w:val="24"/>
          <w:szCs w:val="24"/>
          <w:rPrChange w:id="6300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CAA97115">
        <w:rPr>
          <w:rFonts w:ascii="Times New Roman" w:hAnsi="Times New Roman" w:cs="Times New Roman"/>
          <w:sz w:val="24"/>
          <w:szCs w:val="24"/>
          <w:rPrChange w:id="6301" w:author="ahmad sahrul" w:date="2026-04-27T19:53:00Z">
            <w:rPr>
              <w:rFonts w:ascii="Times New Roman" w:hAnsi="Times New Roman" w:cs="Times New Roman"/>
            </w:rPr>
          </w:rPrChange>
        </w:rPr>
        <w:t xml:space="preserve"> MySQL 8.0 </w:t>
      </w:r>
      <w:r w:rsidRPr="1C24E7FD">
        <w:rPr>
          <w:rFonts w:ascii="Times New Roman" w:hAnsi="Times New Roman" w:cs="Times New Roman"/>
          <w:sz w:val="24"/>
          <w:szCs w:val="24"/>
          <w:rPrChange w:id="6302" w:author="ahmad sahrul" w:date="2026-04-27T19:53:00Z">
            <w:rPr>
              <w:rFonts w:ascii="Times New Roman" w:hAnsi="Times New Roman" w:cs="Times New Roman"/>
            </w:rPr>
          </w:rPrChange>
        </w:rPr>
        <w:t>dengan</w:t>
      </w:r>
      <w:r w:rsidRPr="698777FD">
        <w:rPr>
          <w:rFonts w:ascii="Times New Roman" w:hAnsi="Times New Roman" w:cs="Times New Roman"/>
          <w:sz w:val="24"/>
          <w:szCs w:val="24"/>
          <w:rPrChange w:id="6303" w:author="ahmad sahrul" w:date="2026-04-27T19:53:00Z">
            <w:rPr>
              <w:rFonts w:ascii="Times New Roman" w:hAnsi="Times New Roman" w:cs="Times New Roman"/>
            </w:rPr>
          </w:rPrChange>
        </w:rPr>
        <w:t xml:space="preserve"> charset utf8mb4 </w:t>
      </w:r>
      <w:r w:rsidRPr="2B888802">
        <w:rPr>
          <w:rFonts w:ascii="Times New Roman" w:hAnsi="Times New Roman" w:cs="Times New Roman"/>
          <w:sz w:val="24"/>
          <w:szCs w:val="24"/>
          <w:rPrChange w:id="6304" w:author="ahmad sahrul" w:date="2026-04-27T19:53:00Z">
            <w:rPr>
              <w:rFonts w:ascii="Times New Roman" w:hAnsi="Times New Roman" w:cs="Times New Roman"/>
            </w:rPr>
          </w:rPrChange>
        </w:rPr>
        <w:t>untuk</w:t>
      </w:r>
      <w:r w:rsidRPr="DBCC0142">
        <w:rPr>
          <w:rFonts w:ascii="Times New Roman" w:hAnsi="Times New Roman" w:cs="Times New Roman"/>
          <w:sz w:val="24"/>
          <w:szCs w:val="24"/>
          <w:rPrChange w:id="6305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ADDFB887">
        <w:rPr>
          <w:rFonts w:ascii="Times New Roman" w:hAnsi="Times New Roman" w:cs="Times New Roman"/>
          <w:sz w:val="24"/>
          <w:szCs w:val="24"/>
          <w:rPrChange w:id="6306" w:author="ahmad sahrul" w:date="2026-04-27T19:53:00Z">
            <w:rPr>
              <w:rFonts w:ascii="Times New Roman" w:hAnsi="Times New Roman" w:cs="Times New Roman"/>
            </w:rPr>
          </w:rPrChange>
        </w:rPr>
        <w:t>mendukung</w:t>
      </w:r>
      <w:r w:rsidRPr="5FBFBAAD">
        <w:rPr>
          <w:rFonts w:ascii="Times New Roman" w:hAnsi="Times New Roman" w:cs="Times New Roman"/>
          <w:sz w:val="24"/>
          <w:szCs w:val="24"/>
          <w:rPrChange w:id="6307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90F82027">
        <w:rPr>
          <w:rFonts w:ascii="Times New Roman" w:hAnsi="Times New Roman" w:cs="Times New Roman"/>
          <w:sz w:val="24"/>
          <w:szCs w:val="24"/>
          <w:rPrChange w:id="6308" w:author="ahmad sahrul" w:date="2026-04-27T19:53:00Z">
            <w:rPr>
              <w:rFonts w:ascii="Times New Roman" w:hAnsi="Times New Roman" w:cs="Times New Roman"/>
            </w:rPr>
          </w:rPrChange>
        </w:rPr>
        <w:t>karakter</w:t>
      </w:r>
      <w:r w:rsidRPr="416D6C1C">
        <w:rPr>
          <w:rFonts w:ascii="Times New Roman" w:hAnsi="Times New Roman" w:cs="Times New Roman"/>
          <w:sz w:val="24"/>
          <w:szCs w:val="24"/>
          <w:rPrChange w:id="6309" w:author="ahmad sahrul" w:date="2026-04-27T19:53:00Z">
            <w:rPr>
              <w:rFonts w:ascii="Times New Roman" w:hAnsi="Times New Roman" w:cs="Times New Roman"/>
            </w:rPr>
          </w:rPrChange>
        </w:rPr>
        <w:t xml:space="preserve"> Unicode. Tabel </w:t>
      </w:r>
      <w:r w:rsidRPr="30351A0C">
        <w:rPr>
          <w:rFonts w:ascii="Times New Roman" w:hAnsi="Times New Roman" w:cs="Times New Roman"/>
          <w:sz w:val="24"/>
          <w:szCs w:val="24"/>
          <w:rPrChange w:id="6310" w:author="ahmad sahrul" w:date="2026-04-27T19:53:00Z">
            <w:rPr>
              <w:rFonts w:ascii="Times New Roman" w:hAnsi="Times New Roman" w:cs="Times New Roman"/>
            </w:rPr>
          </w:rPrChange>
        </w:rPr>
        <w:t>utama</w:t>
      </w:r>
      <w:r w:rsidRPr="4D90E572">
        <w:rPr>
          <w:rFonts w:ascii="Times New Roman" w:hAnsi="Times New Roman" w:cs="Times New Roman"/>
          <w:sz w:val="24"/>
          <w:szCs w:val="24"/>
          <w:rPrChange w:id="6311" w:author="ahmad sahrul" w:date="2026-04-27T19:53:00Z">
            <w:rPr>
              <w:rFonts w:ascii="Times New Roman" w:hAnsi="Times New Roman" w:cs="Times New Roman"/>
            </w:rPr>
          </w:rPrChange>
        </w:rPr>
        <w:t>: users, roles, products, categories</w:t>
      </w:r>
      <w:del w:id="6312" w:author="muhammad aldi oktavian" w:date="2026-05-16T02:51:00Z">
        <w:r w:rsidRPr="4D90E572" w:rsidDel="00706A78">
          <w:rPr>
            <w:rFonts w:ascii="Times New Roman" w:hAnsi="Times New Roman" w:cs="Times New Roman"/>
            <w:sz w:val="24"/>
            <w:szCs w:val="24"/>
            <w:rPrChange w:id="6313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, stocks, </w:delText>
        </w:r>
        <w:r w:rsidRPr="E1080EC1" w:rsidDel="00706A78">
          <w:rPr>
            <w:rFonts w:ascii="Times New Roman" w:hAnsi="Times New Roman" w:cs="Times New Roman"/>
            <w:sz w:val="24"/>
            <w:szCs w:val="24"/>
            <w:rPrChange w:id="6314" w:author="ahmad sahrul" w:date="2026-04-27T19:53:00Z">
              <w:rPr>
                <w:rFonts w:ascii="Times New Roman" w:hAnsi="Times New Roman" w:cs="Times New Roman"/>
              </w:rPr>
            </w:rPrChange>
          </w:rPr>
          <w:delText>stock_movements</w:delText>
        </w:r>
      </w:del>
      <w:r w:rsidRPr="C42E0C2C">
        <w:rPr>
          <w:rFonts w:ascii="Times New Roman" w:hAnsi="Times New Roman" w:cs="Times New Roman"/>
          <w:sz w:val="24"/>
          <w:szCs w:val="24"/>
          <w:rPrChange w:id="6315" w:author="ahmad sahrul" w:date="2026-04-27T19:53:00Z">
            <w:rPr>
              <w:rFonts w:ascii="Times New Roman" w:hAnsi="Times New Roman" w:cs="Times New Roman"/>
            </w:rPr>
          </w:rPrChange>
        </w:rPr>
        <w:t xml:space="preserve">, transactions, </w:t>
      </w:r>
      <w:r w:rsidRPr="312150E8">
        <w:rPr>
          <w:rFonts w:ascii="Times New Roman" w:hAnsi="Times New Roman" w:cs="Times New Roman"/>
          <w:sz w:val="24"/>
          <w:szCs w:val="24"/>
          <w:rPrChange w:id="6316" w:author="ahmad sahrul" w:date="2026-04-27T19:53:00Z">
            <w:rPr>
              <w:rFonts w:ascii="Times New Roman" w:hAnsi="Times New Roman" w:cs="Times New Roman"/>
            </w:rPr>
          </w:rPrChange>
        </w:rPr>
        <w:t>transaction_items</w:t>
      </w:r>
      <w:del w:id="6317" w:author="muhammad aldi oktavian" w:date="2026-05-16T02:51:00Z">
        <w:r w:rsidRPr="77390250" w:rsidDel="00706A78">
          <w:rPr>
            <w:rFonts w:ascii="Times New Roman" w:hAnsi="Times New Roman" w:cs="Times New Roman"/>
            <w:sz w:val="24"/>
            <w:szCs w:val="24"/>
            <w:rPrChange w:id="6318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, suppliers, </w:delText>
        </w:r>
        <w:r w:rsidRPr="43D587EB" w:rsidDel="00706A78">
          <w:rPr>
            <w:rFonts w:ascii="Times New Roman" w:hAnsi="Times New Roman" w:cs="Times New Roman"/>
            <w:sz w:val="24"/>
            <w:szCs w:val="24"/>
            <w:rPrChange w:id="6319" w:author="ahmad sahrul" w:date="2026-04-27T19:53:00Z">
              <w:rPr>
                <w:rFonts w:ascii="Times New Roman" w:hAnsi="Times New Roman" w:cs="Times New Roman"/>
              </w:rPr>
            </w:rPrChange>
          </w:rPr>
          <w:delText>purchase_orders</w:delText>
        </w:r>
        <w:r w:rsidRPr="311FA9D0" w:rsidDel="00706A78">
          <w:rPr>
            <w:rFonts w:ascii="Times New Roman" w:hAnsi="Times New Roman" w:cs="Times New Roman"/>
            <w:sz w:val="24"/>
            <w:szCs w:val="24"/>
            <w:rPrChange w:id="6320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, </w:delText>
        </w:r>
        <w:r w:rsidRPr="FDFD6313" w:rsidDel="00706A78">
          <w:rPr>
            <w:rFonts w:ascii="Times New Roman" w:hAnsi="Times New Roman" w:cs="Times New Roman"/>
            <w:sz w:val="24"/>
            <w:szCs w:val="24"/>
            <w:rPrChange w:id="6321" w:author="ahmad sahrul" w:date="2026-04-27T19:53:00Z">
              <w:rPr>
                <w:rFonts w:ascii="Times New Roman" w:hAnsi="Times New Roman" w:cs="Times New Roman"/>
              </w:rPr>
            </w:rPrChange>
          </w:rPr>
          <w:delText>purchase_order_items</w:delText>
        </w:r>
      </w:del>
      <w:r w:rsidRPr="B13E529F">
        <w:rPr>
          <w:rFonts w:ascii="Times New Roman" w:hAnsi="Times New Roman" w:cs="Times New Roman"/>
          <w:sz w:val="24"/>
          <w:szCs w:val="24"/>
          <w:rPrChange w:id="6322" w:author="ahmad sahrul" w:date="2026-04-27T19:53:00Z">
            <w:rPr>
              <w:rFonts w:ascii="Times New Roman" w:hAnsi="Times New Roman" w:cs="Times New Roman"/>
            </w:rPr>
          </w:rPrChange>
        </w:rPr>
        <w:t xml:space="preserve">. ERD </w:t>
      </w:r>
      <w:r w:rsidRPr="A43119B7">
        <w:rPr>
          <w:rFonts w:ascii="Times New Roman" w:hAnsi="Times New Roman" w:cs="Times New Roman"/>
          <w:sz w:val="24"/>
          <w:szCs w:val="24"/>
          <w:rPrChange w:id="6323" w:author="ahmad sahrul" w:date="2026-04-27T19:53:00Z">
            <w:rPr>
              <w:rFonts w:ascii="Times New Roman" w:hAnsi="Times New Roman" w:cs="Times New Roman"/>
            </w:rPr>
          </w:rPrChange>
        </w:rPr>
        <w:t>lengkap</w:t>
      </w:r>
      <w:r w:rsidRPr="9D53FF06">
        <w:rPr>
          <w:rFonts w:ascii="Times New Roman" w:hAnsi="Times New Roman" w:cs="Times New Roman"/>
          <w:sz w:val="24"/>
          <w:szCs w:val="24"/>
          <w:rPrChange w:id="6324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D10DB15E">
        <w:rPr>
          <w:rFonts w:ascii="Times New Roman" w:hAnsi="Times New Roman" w:cs="Times New Roman"/>
          <w:sz w:val="24"/>
          <w:szCs w:val="24"/>
          <w:rPrChange w:id="6325" w:author="ahmad sahrul" w:date="2026-04-27T19:53:00Z">
            <w:rPr>
              <w:rFonts w:ascii="Times New Roman" w:hAnsi="Times New Roman" w:cs="Times New Roman"/>
            </w:rPr>
          </w:rPrChange>
        </w:rPr>
        <w:t>dilampirkan</w:t>
      </w:r>
      <w:r w:rsidRPr="2689A8FD">
        <w:rPr>
          <w:rFonts w:ascii="Times New Roman" w:hAnsi="Times New Roman" w:cs="Times New Roman"/>
          <w:sz w:val="24"/>
          <w:szCs w:val="24"/>
          <w:rPrChange w:id="6326" w:author="ahmad sahrul" w:date="2026-04-27T19:53:00Z">
            <w:rPr>
              <w:rFonts w:ascii="Times New Roman" w:hAnsi="Times New Roman" w:cs="Times New Roman"/>
            </w:rPr>
          </w:rPrChange>
        </w:rPr>
        <w:t xml:space="preserve"> di Appendix B.</w:t>
      </w:r>
    </w:p>
    <w:p w14:paraId="7277173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327" w:author="ahmad sahrul" w:date="2026-04-27T19:53:00Z">
            <w:rPr>
              <w:rFonts w:ascii="Times New Roman" w:hAnsi="Times New Roman" w:cs="Times New Roman"/>
            </w:rPr>
          </w:rPrChange>
        </w:rPr>
        <w:pPrChange w:id="632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B68A60FD">
        <w:rPr>
          <w:rFonts w:ascii="Times New Roman" w:hAnsi="Times New Roman" w:cs="Times New Roman"/>
          <w:sz w:val="24"/>
          <w:szCs w:val="24"/>
          <w:rPrChange w:id="6329" w:author="ahmad sahrul" w:date="2026-04-27T19:53:00Z">
            <w:rPr>
              <w:rFonts w:ascii="Times New Roman" w:hAnsi="Times New Roman" w:cs="Times New Roman"/>
            </w:rPr>
          </w:rPrChange>
        </w:rPr>
        <w:t xml:space="preserve">Localization: </w:t>
      </w:r>
      <w:r w:rsidRPr="2977EE85">
        <w:rPr>
          <w:rFonts w:ascii="Times New Roman" w:hAnsi="Times New Roman" w:cs="Times New Roman"/>
          <w:sz w:val="24"/>
          <w:szCs w:val="24"/>
          <w:rPrChange w:id="6330" w:author="ahmad sahrul" w:date="2026-04-27T19:53:00Z">
            <w:rPr>
              <w:rFonts w:ascii="Times New Roman" w:hAnsi="Times New Roman" w:cs="Times New Roman"/>
            </w:rPr>
          </w:rPrChange>
        </w:rPr>
        <w:t>Aplikasi</w:t>
      </w:r>
      <w:r w:rsidRPr="334788C3">
        <w:rPr>
          <w:rFonts w:ascii="Times New Roman" w:hAnsi="Times New Roman" w:cs="Times New Roman"/>
          <w:sz w:val="24"/>
          <w:szCs w:val="24"/>
          <w:rPrChange w:id="6331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05CB3C24">
        <w:rPr>
          <w:rFonts w:ascii="Times New Roman" w:hAnsi="Times New Roman" w:cs="Times New Roman"/>
          <w:sz w:val="24"/>
          <w:szCs w:val="24"/>
          <w:rPrChange w:id="6332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60065945">
        <w:rPr>
          <w:rFonts w:ascii="Times New Roman" w:hAnsi="Times New Roman" w:cs="Times New Roman"/>
          <w:sz w:val="24"/>
          <w:szCs w:val="24"/>
          <w:rPrChange w:id="6333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A7624740">
        <w:rPr>
          <w:rFonts w:ascii="Times New Roman" w:hAnsi="Times New Roman" w:cs="Times New Roman"/>
          <w:sz w:val="24"/>
          <w:szCs w:val="24"/>
          <w:rPrChange w:id="6334" w:author="ahmad sahrul" w:date="2026-04-27T19:53:00Z">
            <w:rPr>
              <w:rFonts w:ascii="Times New Roman" w:hAnsi="Times New Roman" w:cs="Times New Roman"/>
            </w:rPr>
          </w:rPrChange>
        </w:rPr>
        <w:t>bahasa</w:t>
      </w:r>
      <w:r w:rsidRPr="62E2E722">
        <w:rPr>
          <w:rFonts w:ascii="Times New Roman" w:hAnsi="Times New Roman" w:cs="Times New Roman"/>
          <w:sz w:val="24"/>
          <w:szCs w:val="24"/>
          <w:rPrChange w:id="6335" w:author="ahmad sahrul" w:date="2026-04-27T19:53:00Z">
            <w:rPr>
              <w:rFonts w:ascii="Times New Roman" w:hAnsi="Times New Roman" w:cs="Times New Roman"/>
            </w:rPr>
          </w:rPrChange>
        </w:rPr>
        <w:t xml:space="preserve"> Indonesia </w:t>
      </w:r>
      <w:r w:rsidRPr="3FBBEC3A">
        <w:rPr>
          <w:rFonts w:ascii="Times New Roman" w:hAnsi="Times New Roman" w:cs="Times New Roman"/>
          <w:sz w:val="24"/>
          <w:szCs w:val="24"/>
          <w:rPrChange w:id="6336" w:author="ahmad sahrul" w:date="2026-04-27T19:53:00Z">
            <w:rPr>
              <w:rFonts w:ascii="Times New Roman" w:hAnsi="Times New Roman" w:cs="Times New Roman"/>
            </w:rPr>
          </w:rPrChange>
        </w:rPr>
        <w:t>sebagai</w:t>
      </w:r>
      <w:r w:rsidRPr="2021D9B5">
        <w:rPr>
          <w:rFonts w:ascii="Times New Roman" w:hAnsi="Times New Roman" w:cs="Times New Roman"/>
          <w:sz w:val="24"/>
          <w:szCs w:val="24"/>
          <w:rPrChange w:id="6337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8A1F89DB">
        <w:rPr>
          <w:rFonts w:ascii="Times New Roman" w:hAnsi="Times New Roman" w:cs="Times New Roman"/>
          <w:sz w:val="24"/>
          <w:szCs w:val="24"/>
          <w:rPrChange w:id="6338" w:author="ahmad sahrul" w:date="2026-04-27T19:53:00Z">
            <w:rPr>
              <w:rFonts w:ascii="Times New Roman" w:hAnsi="Times New Roman" w:cs="Times New Roman"/>
            </w:rPr>
          </w:rPrChange>
        </w:rPr>
        <w:t>bahasa</w:t>
      </w:r>
      <w:r w:rsidRPr="8E10CD67">
        <w:rPr>
          <w:rFonts w:ascii="Times New Roman" w:hAnsi="Times New Roman" w:cs="Times New Roman"/>
          <w:sz w:val="24"/>
          <w:szCs w:val="24"/>
          <w:rPrChange w:id="6339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645580AC">
        <w:rPr>
          <w:rFonts w:ascii="Times New Roman" w:hAnsi="Times New Roman" w:cs="Times New Roman"/>
          <w:sz w:val="24"/>
          <w:szCs w:val="24"/>
          <w:rPrChange w:id="6340" w:author="ahmad sahrul" w:date="2026-04-27T19:53:00Z">
            <w:rPr>
              <w:rFonts w:ascii="Times New Roman" w:hAnsi="Times New Roman" w:cs="Times New Roman"/>
            </w:rPr>
          </w:rPrChange>
        </w:rPr>
        <w:t>utama</w:t>
      </w:r>
      <w:r w:rsidRPr="8BC1EC3A">
        <w:rPr>
          <w:rFonts w:ascii="Times New Roman" w:hAnsi="Times New Roman" w:cs="Times New Roman"/>
          <w:sz w:val="24"/>
          <w:szCs w:val="24"/>
          <w:rPrChange w:id="6341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7BF8FE9A">
        <w:rPr>
          <w:rFonts w:ascii="Times New Roman" w:hAnsi="Times New Roman" w:cs="Times New Roman"/>
          <w:sz w:val="24"/>
          <w:szCs w:val="24"/>
          <w:rPrChange w:id="6342" w:author="ahmad sahrul" w:date="2026-04-27T19:53:00Z">
            <w:rPr>
              <w:rFonts w:ascii="Times New Roman" w:hAnsi="Times New Roman" w:cs="Times New Roman"/>
            </w:rPr>
          </w:rPrChange>
        </w:rPr>
        <w:t>antarmuka</w:t>
      </w:r>
      <w:r w:rsidRPr="5D2EFDB9">
        <w:rPr>
          <w:rFonts w:ascii="Times New Roman" w:hAnsi="Times New Roman" w:cs="Times New Roman"/>
          <w:sz w:val="24"/>
          <w:szCs w:val="24"/>
          <w:rPrChange w:id="6343" w:author="ahmad sahrul" w:date="2026-04-27T19:53:00Z">
            <w:rPr>
              <w:rFonts w:ascii="Times New Roman" w:hAnsi="Times New Roman" w:cs="Times New Roman"/>
            </w:rPr>
          </w:rPrChange>
        </w:rPr>
        <w:t xml:space="preserve">. Format </w:t>
      </w:r>
      <w:r w:rsidRPr="8984C4E0">
        <w:rPr>
          <w:rFonts w:ascii="Times New Roman" w:hAnsi="Times New Roman" w:cs="Times New Roman"/>
          <w:sz w:val="24"/>
          <w:szCs w:val="24"/>
          <w:rPrChange w:id="6344" w:author="ahmad sahrul" w:date="2026-04-27T19:53:00Z">
            <w:rPr>
              <w:rFonts w:ascii="Times New Roman" w:hAnsi="Times New Roman" w:cs="Times New Roman"/>
            </w:rPr>
          </w:rPrChange>
        </w:rPr>
        <w:t>mata</w:t>
      </w:r>
      <w:r w:rsidRPr="01D637AE">
        <w:rPr>
          <w:rFonts w:ascii="Times New Roman" w:hAnsi="Times New Roman" w:cs="Times New Roman"/>
          <w:sz w:val="24"/>
          <w:szCs w:val="24"/>
          <w:rPrChange w:id="6345" w:author="ahmad sahrul" w:date="2026-04-27T19:53:00Z">
            <w:rPr>
              <w:rFonts w:ascii="Times New Roman" w:hAnsi="Times New Roman" w:cs="Times New Roman"/>
            </w:rPr>
          </w:rPrChange>
        </w:rPr>
        <w:t xml:space="preserve"> uang </w:t>
      </w:r>
      <w:r w:rsidRPr="FBB7998C">
        <w:rPr>
          <w:rFonts w:ascii="Times New Roman" w:hAnsi="Times New Roman" w:cs="Times New Roman"/>
          <w:sz w:val="24"/>
          <w:szCs w:val="24"/>
          <w:rPrChange w:id="6346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882EFB49">
        <w:rPr>
          <w:rFonts w:ascii="Times New Roman" w:hAnsi="Times New Roman" w:cs="Times New Roman"/>
          <w:sz w:val="24"/>
          <w:szCs w:val="24"/>
          <w:rPrChange w:id="6347" w:author="ahmad sahrul" w:date="2026-04-27T19:53:00Z">
            <w:rPr>
              <w:rFonts w:ascii="Times New Roman" w:hAnsi="Times New Roman" w:cs="Times New Roman"/>
            </w:rPr>
          </w:rPrChange>
        </w:rPr>
        <w:t xml:space="preserve"> Rupiah (Rp) </w:t>
      </w:r>
      <w:r w:rsidRPr="3F81EB1B">
        <w:rPr>
          <w:rFonts w:ascii="Times New Roman" w:hAnsi="Times New Roman" w:cs="Times New Roman"/>
          <w:sz w:val="24"/>
          <w:szCs w:val="24"/>
          <w:rPrChange w:id="6348" w:author="ahmad sahrul" w:date="2026-04-27T19:53:00Z">
            <w:rPr>
              <w:rFonts w:ascii="Times New Roman" w:hAnsi="Times New Roman" w:cs="Times New Roman"/>
            </w:rPr>
          </w:rPrChange>
        </w:rPr>
        <w:t>dengan</w:t>
      </w:r>
      <w:r w:rsidRPr="A34AF6A2">
        <w:rPr>
          <w:rFonts w:ascii="Times New Roman" w:hAnsi="Times New Roman" w:cs="Times New Roman"/>
          <w:sz w:val="24"/>
          <w:szCs w:val="24"/>
          <w:rPrChange w:id="6349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C70E2400">
        <w:rPr>
          <w:rFonts w:ascii="Times New Roman" w:hAnsi="Times New Roman" w:cs="Times New Roman"/>
          <w:sz w:val="24"/>
          <w:szCs w:val="24"/>
          <w:rPrChange w:id="6350" w:author="ahmad sahrul" w:date="2026-04-27T19:53:00Z">
            <w:rPr>
              <w:rFonts w:ascii="Times New Roman" w:hAnsi="Times New Roman" w:cs="Times New Roman"/>
            </w:rPr>
          </w:rPrChange>
        </w:rPr>
        <w:t>pemisah</w:t>
      </w:r>
      <w:r w:rsidRPr="55F7E8B7">
        <w:rPr>
          <w:rFonts w:ascii="Times New Roman" w:hAnsi="Times New Roman" w:cs="Times New Roman"/>
          <w:sz w:val="24"/>
          <w:szCs w:val="24"/>
          <w:rPrChange w:id="6351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777A1512">
        <w:rPr>
          <w:rFonts w:ascii="Times New Roman" w:hAnsi="Times New Roman" w:cs="Times New Roman"/>
          <w:sz w:val="24"/>
          <w:szCs w:val="24"/>
          <w:rPrChange w:id="6352" w:author="ahmad sahrul" w:date="2026-04-27T19:53:00Z">
            <w:rPr>
              <w:rFonts w:ascii="Times New Roman" w:hAnsi="Times New Roman" w:cs="Times New Roman"/>
            </w:rPr>
          </w:rPrChange>
        </w:rPr>
        <w:t>ribuan</w:t>
      </w:r>
      <w:r w:rsidRPr="1A5D165C">
        <w:rPr>
          <w:rFonts w:ascii="Times New Roman" w:hAnsi="Times New Roman" w:cs="Times New Roman"/>
          <w:sz w:val="24"/>
          <w:szCs w:val="24"/>
          <w:rPrChange w:id="6353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5CF80937">
        <w:rPr>
          <w:rFonts w:ascii="Times New Roman" w:hAnsi="Times New Roman" w:cs="Times New Roman"/>
          <w:sz w:val="24"/>
          <w:szCs w:val="24"/>
          <w:rPrChange w:id="6354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189D68B4">
        <w:rPr>
          <w:rFonts w:ascii="Times New Roman" w:hAnsi="Times New Roman" w:cs="Times New Roman"/>
          <w:sz w:val="24"/>
          <w:szCs w:val="24"/>
          <w:rPrChange w:id="6355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03F051C1">
        <w:rPr>
          <w:rFonts w:ascii="Times New Roman" w:hAnsi="Times New Roman" w:cs="Times New Roman"/>
          <w:sz w:val="24"/>
          <w:szCs w:val="24"/>
          <w:rPrChange w:id="6356" w:author="ahmad sahrul" w:date="2026-04-27T19:53:00Z">
            <w:rPr>
              <w:rFonts w:ascii="Times New Roman" w:hAnsi="Times New Roman" w:cs="Times New Roman"/>
            </w:rPr>
          </w:rPrChange>
        </w:rPr>
        <w:t>titik</w:t>
      </w:r>
      <w:r w:rsidRPr="3F62C222">
        <w:rPr>
          <w:rFonts w:ascii="Times New Roman" w:hAnsi="Times New Roman" w:cs="Times New Roman"/>
          <w:sz w:val="24"/>
          <w:szCs w:val="24"/>
          <w:rPrChange w:id="6357" w:author="ahmad sahrul" w:date="2026-04-27T19:53:00Z">
            <w:rPr>
              <w:rFonts w:ascii="Times New Roman" w:hAnsi="Times New Roman" w:cs="Times New Roman"/>
            </w:rPr>
          </w:rPrChange>
        </w:rPr>
        <w:t xml:space="preserve"> (.).</w:t>
      </w:r>
    </w:p>
    <w:p w14:paraId="5DC303BB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358" w:author="ahmad sahrul" w:date="2026-04-27T19:53:00Z">
            <w:rPr>
              <w:rFonts w:ascii="Times New Roman" w:hAnsi="Times New Roman" w:cs="Times New Roman"/>
            </w:rPr>
          </w:rPrChange>
        </w:rPr>
        <w:pPrChange w:id="635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49D0247A">
        <w:rPr>
          <w:rFonts w:ascii="Times New Roman" w:hAnsi="Times New Roman" w:cs="Times New Roman"/>
          <w:sz w:val="24"/>
          <w:szCs w:val="24"/>
          <w:rPrChange w:id="6360" w:author="ahmad sahrul" w:date="2026-04-27T19:53:00Z">
            <w:rPr>
              <w:rFonts w:ascii="Times New Roman" w:hAnsi="Times New Roman" w:cs="Times New Roman"/>
            </w:rPr>
          </w:rPrChange>
        </w:rPr>
        <w:t xml:space="preserve">Legal Requirements: Data </w:t>
      </w:r>
      <w:r w:rsidRPr="017ADEB9">
        <w:rPr>
          <w:rFonts w:ascii="Times New Roman" w:hAnsi="Times New Roman" w:cs="Times New Roman"/>
          <w:sz w:val="24"/>
          <w:szCs w:val="24"/>
          <w:rPrChange w:id="6361" w:author="ahmad sahrul" w:date="2026-04-27T19:53:00Z">
            <w:rPr>
              <w:rFonts w:ascii="Times New Roman" w:hAnsi="Times New Roman" w:cs="Times New Roman"/>
            </w:rPr>
          </w:rPrChange>
        </w:rPr>
        <w:t>penjualan</w:t>
      </w:r>
      <w:r w:rsidRPr="323ADDAE">
        <w:rPr>
          <w:rFonts w:ascii="Times New Roman" w:hAnsi="Times New Roman" w:cs="Times New Roman"/>
          <w:sz w:val="24"/>
          <w:szCs w:val="24"/>
          <w:rPrChange w:id="6362" w:author="ahmad sahrul" w:date="2026-04-27T19:53:00Z">
            <w:rPr>
              <w:rFonts w:ascii="Times New Roman" w:hAnsi="Times New Roman" w:cs="Times New Roman"/>
            </w:rPr>
          </w:rPrChange>
        </w:rPr>
        <w:t xml:space="preserve"> yang </w:t>
      </w:r>
      <w:r w:rsidRPr="B2F0DF14">
        <w:rPr>
          <w:rFonts w:ascii="Times New Roman" w:hAnsi="Times New Roman" w:cs="Times New Roman"/>
          <w:sz w:val="24"/>
          <w:szCs w:val="24"/>
          <w:rPrChange w:id="6363" w:author="ahmad sahrul" w:date="2026-04-27T19:53:00Z">
            <w:rPr>
              <w:rFonts w:ascii="Times New Roman" w:hAnsi="Times New Roman" w:cs="Times New Roman"/>
            </w:rPr>
          </w:rPrChange>
        </w:rPr>
        <w:t>disimpan</w:t>
      </w:r>
      <w:r w:rsidRPr="6638E940">
        <w:rPr>
          <w:rFonts w:ascii="Times New Roman" w:hAnsi="Times New Roman" w:cs="Times New Roman"/>
          <w:sz w:val="24"/>
          <w:szCs w:val="24"/>
          <w:rPrChange w:id="6364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8FBA3A28">
        <w:rPr>
          <w:rFonts w:ascii="Times New Roman" w:hAnsi="Times New Roman" w:cs="Times New Roman"/>
          <w:sz w:val="24"/>
          <w:szCs w:val="24"/>
          <w:rPrChange w:id="6365" w:author="ahmad sahrul" w:date="2026-04-27T19:53:00Z">
            <w:rPr>
              <w:rFonts w:ascii="Times New Roman" w:hAnsi="Times New Roman" w:cs="Times New Roman"/>
            </w:rPr>
          </w:rPrChange>
        </w:rPr>
        <w:t>harus</w:t>
      </w:r>
      <w:r w:rsidRPr="01E9BD05">
        <w:rPr>
          <w:rFonts w:ascii="Times New Roman" w:hAnsi="Times New Roman" w:cs="Times New Roman"/>
          <w:sz w:val="24"/>
          <w:szCs w:val="24"/>
          <w:rPrChange w:id="6366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566A307B">
        <w:rPr>
          <w:rFonts w:ascii="Times New Roman" w:hAnsi="Times New Roman" w:cs="Times New Roman"/>
          <w:sz w:val="24"/>
          <w:szCs w:val="24"/>
          <w:rPrChange w:id="6367" w:author="ahmad sahrul" w:date="2026-04-27T19:53:00Z">
            <w:rPr>
              <w:rFonts w:ascii="Times New Roman" w:hAnsi="Times New Roman" w:cs="Times New Roman"/>
            </w:rPr>
          </w:rPrChange>
        </w:rPr>
        <w:t>dapat</w:t>
      </w:r>
      <w:r w:rsidRPr="75AAAA55">
        <w:rPr>
          <w:rFonts w:ascii="Times New Roman" w:hAnsi="Times New Roman" w:cs="Times New Roman"/>
          <w:sz w:val="24"/>
          <w:szCs w:val="24"/>
          <w:rPrChange w:id="6368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2B9573C1">
        <w:rPr>
          <w:rFonts w:ascii="Times New Roman" w:hAnsi="Times New Roman" w:cs="Times New Roman"/>
          <w:sz w:val="24"/>
          <w:szCs w:val="24"/>
          <w:rPrChange w:id="6369" w:author="ahmad sahrul" w:date="2026-04-27T19:53:00Z">
            <w:rPr>
              <w:rFonts w:ascii="Times New Roman" w:hAnsi="Times New Roman" w:cs="Times New Roman"/>
            </w:rPr>
          </w:rPrChange>
        </w:rPr>
        <w:t>digunakan</w:t>
      </w:r>
      <w:r w:rsidRPr="F7EAA777">
        <w:rPr>
          <w:rFonts w:ascii="Times New Roman" w:hAnsi="Times New Roman" w:cs="Times New Roman"/>
          <w:sz w:val="24"/>
          <w:szCs w:val="24"/>
          <w:rPrChange w:id="6370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293D5B7E">
        <w:rPr>
          <w:rFonts w:ascii="Times New Roman" w:hAnsi="Times New Roman" w:cs="Times New Roman"/>
          <w:sz w:val="24"/>
          <w:szCs w:val="24"/>
          <w:rPrChange w:id="6371" w:author="ahmad sahrul" w:date="2026-04-27T19:53:00Z">
            <w:rPr>
              <w:rFonts w:ascii="Times New Roman" w:hAnsi="Times New Roman" w:cs="Times New Roman"/>
            </w:rPr>
          </w:rPrChange>
        </w:rPr>
        <w:t>untuk</w:t>
      </w:r>
      <w:r w:rsidRPr="72B23B11">
        <w:rPr>
          <w:rFonts w:ascii="Times New Roman" w:hAnsi="Times New Roman" w:cs="Times New Roman"/>
          <w:sz w:val="24"/>
          <w:szCs w:val="24"/>
          <w:rPrChange w:id="6372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2BB2E061">
        <w:rPr>
          <w:rFonts w:ascii="Times New Roman" w:hAnsi="Times New Roman" w:cs="Times New Roman"/>
          <w:sz w:val="24"/>
          <w:szCs w:val="24"/>
          <w:rPrChange w:id="6373" w:author="ahmad sahrul" w:date="2026-04-27T19:53:00Z">
            <w:rPr>
              <w:rFonts w:ascii="Times New Roman" w:hAnsi="Times New Roman" w:cs="Times New Roman"/>
            </w:rPr>
          </w:rPrChange>
        </w:rPr>
        <w:t>keperluan</w:t>
      </w:r>
      <w:r w:rsidRPr="DA413A52">
        <w:rPr>
          <w:rFonts w:ascii="Times New Roman" w:hAnsi="Times New Roman" w:cs="Times New Roman"/>
          <w:sz w:val="24"/>
          <w:szCs w:val="24"/>
          <w:rPrChange w:id="6374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1BBD5385">
        <w:rPr>
          <w:rFonts w:ascii="Times New Roman" w:hAnsi="Times New Roman" w:cs="Times New Roman"/>
          <w:sz w:val="24"/>
          <w:szCs w:val="24"/>
          <w:rPrChange w:id="6375" w:author="ahmad sahrul" w:date="2026-04-27T19:53:00Z">
            <w:rPr>
              <w:rFonts w:ascii="Times New Roman" w:hAnsi="Times New Roman" w:cs="Times New Roman"/>
            </w:rPr>
          </w:rPrChange>
        </w:rPr>
        <w:t>pelaporan</w:t>
      </w:r>
      <w:r w:rsidRPr="05BBABF4">
        <w:rPr>
          <w:rFonts w:ascii="Times New Roman" w:hAnsi="Times New Roman" w:cs="Times New Roman"/>
          <w:sz w:val="24"/>
          <w:szCs w:val="24"/>
          <w:rPrChange w:id="6376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E73FEEF6">
        <w:rPr>
          <w:rFonts w:ascii="Times New Roman" w:hAnsi="Times New Roman" w:cs="Times New Roman"/>
          <w:sz w:val="24"/>
          <w:szCs w:val="24"/>
          <w:rPrChange w:id="6377" w:author="ahmad sahrul" w:date="2026-04-27T19:53:00Z">
            <w:rPr>
              <w:rFonts w:ascii="Times New Roman" w:hAnsi="Times New Roman" w:cs="Times New Roman"/>
            </w:rPr>
          </w:rPrChange>
        </w:rPr>
        <w:t>pajak</w:t>
      </w:r>
      <w:r w:rsidRPr="685CC54E">
        <w:rPr>
          <w:rFonts w:ascii="Times New Roman" w:hAnsi="Times New Roman" w:cs="Times New Roman"/>
          <w:sz w:val="24"/>
          <w:szCs w:val="24"/>
          <w:rPrChange w:id="6378" w:author="ahmad sahrul" w:date="2026-04-27T19:53:00Z">
            <w:rPr>
              <w:rFonts w:ascii="Times New Roman" w:hAnsi="Times New Roman" w:cs="Times New Roman"/>
            </w:rPr>
          </w:rPrChange>
        </w:rPr>
        <w:t xml:space="preserve"> UMKM </w:t>
      </w:r>
      <w:r w:rsidRPr="CFC35F25">
        <w:rPr>
          <w:rFonts w:ascii="Times New Roman" w:hAnsi="Times New Roman" w:cs="Times New Roman"/>
          <w:sz w:val="24"/>
          <w:szCs w:val="24"/>
          <w:rPrChange w:id="6379" w:author="ahmad sahrul" w:date="2026-04-27T19:53:00Z">
            <w:rPr>
              <w:rFonts w:ascii="Times New Roman" w:hAnsi="Times New Roman" w:cs="Times New Roman"/>
            </w:rPr>
          </w:rPrChange>
        </w:rPr>
        <w:t>sesuai</w:t>
      </w:r>
      <w:r w:rsidRPr="AA8F6BFF">
        <w:rPr>
          <w:rFonts w:ascii="Times New Roman" w:hAnsi="Times New Roman" w:cs="Times New Roman"/>
          <w:sz w:val="24"/>
          <w:szCs w:val="24"/>
          <w:rPrChange w:id="6380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A999D141">
        <w:rPr>
          <w:rFonts w:ascii="Times New Roman" w:hAnsi="Times New Roman" w:cs="Times New Roman"/>
          <w:sz w:val="24"/>
          <w:szCs w:val="24"/>
          <w:rPrChange w:id="6381" w:author="ahmad sahrul" w:date="2026-04-27T19:53:00Z">
            <w:rPr>
              <w:rFonts w:ascii="Times New Roman" w:hAnsi="Times New Roman" w:cs="Times New Roman"/>
            </w:rPr>
          </w:rPrChange>
        </w:rPr>
        <w:t>ketentuan</w:t>
      </w:r>
      <w:r w:rsidRPr="2E383E05">
        <w:rPr>
          <w:rFonts w:ascii="Times New Roman" w:hAnsi="Times New Roman" w:cs="Times New Roman"/>
          <w:sz w:val="24"/>
          <w:szCs w:val="24"/>
          <w:rPrChange w:id="6382" w:author="ahmad sahrul" w:date="2026-04-27T19:53:00Z">
            <w:rPr>
              <w:rFonts w:ascii="Times New Roman" w:hAnsi="Times New Roman" w:cs="Times New Roman"/>
            </w:rPr>
          </w:rPrChange>
        </w:rPr>
        <w:t xml:space="preserve"> yang </w:t>
      </w:r>
      <w:r w:rsidRPr="38F3F87F">
        <w:rPr>
          <w:rFonts w:ascii="Times New Roman" w:hAnsi="Times New Roman" w:cs="Times New Roman"/>
          <w:sz w:val="24"/>
          <w:szCs w:val="24"/>
          <w:rPrChange w:id="6383" w:author="ahmad sahrul" w:date="2026-04-27T19:53:00Z">
            <w:rPr>
              <w:rFonts w:ascii="Times New Roman" w:hAnsi="Times New Roman" w:cs="Times New Roman"/>
            </w:rPr>
          </w:rPrChange>
        </w:rPr>
        <w:t>berlaku</w:t>
      </w:r>
      <w:r w:rsidRPr="636FAB3F">
        <w:rPr>
          <w:rFonts w:ascii="Times New Roman" w:hAnsi="Times New Roman" w:cs="Times New Roman"/>
          <w:sz w:val="24"/>
          <w:szCs w:val="24"/>
          <w:rPrChange w:id="6384" w:author="ahmad sahrul" w:date="2026-04-27T19:53:00Z">
            <w:rPr>
              <w:rFonts w:ascii="Times New Roman" w:hAnsi="Times New Roman" w:cs="Times New Roman"/>
            </w:rPr>
          </w:rPrChange>
        </w:rPr>
        <w:t xml:space="preserve"> di Indonesia.</w:t>
      </w:r>
    </w:p>
    <w:p w14:paraId="1D72F9E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385" w:author="ahmad sahrul" w:date="2026-04-27T19:53:00Z">
            <w:rPr>
              <w:rFonts w:ascii="Times New Roman" w:hAnsi="Times New Roman" w:cs="Times New Roman"/>
            </w:rPr>
          </w:rPrChange>
        </w:rPr>
        <w:pPrChange w:id="6386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DC6CFE6">
        <w:rPr>
          <w:rFonts w:ascii="Times New Roman" w:hAnsi="Times New Roman" w:cs="Times New Roman"/>
          <w:sz w:val="24"/>
          <w:szCs w:val="24"/>
          <w:rPrChange w:id="6387" w:author="ahmad sahrul" w:date="2026-04-27T19:53:00Z">
            <w:rPr>
              <w:rFonts w:ascii="Times New Roman" w:hAnsi="Times New Roman" w:cs="Times New Roman"/>
            </w:rPr>
          </w:rPrChange>
        </w:rPr>
        <w:t xml:space="preserve">Git &amp; Version Control: Source code </w:t>
      </w:r>
      <w:r w:rsidRPr="4310D2A9">
        <w:rPr>
          <w:rFonts w:ascii="Times New Roman" w:hAnsi="Times New Roman" w:cs="Times New Roman"/>
          <w:sz w:val="24"/>
          <w:szCs w:val="24"/>
          <w:rPrChange w:id="6388" w:author="ahmad sahrul" w:date="2026-04-27T19:53:00Z">
            <w:rPr>
              <w:rFonts w:ascii="Times New Roman" w:hAnsi="Times New Roman" w:cs="Times New Roman"/>
            </w:rPr>
          </w:rPrChange>
        </w:rPr>
        <w:t>wajib</w:t>
      </w:r>
      <w:r w:rsidRPr="EB8ED87E">
        <w:rPr>
          <w:rFonts w:ascii="Times New Roman" w:hAnsi="Times New Roman" w:cs="Times New Roman"/>
          <w:sz w:val="24"/>
          <w:szCs w:val="24"/>
          <w:rPrChange w:id="6389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10F08BD6">
        <w:rPr>
          <w:rFonts w:ascii="Times New Roman" w:hAnsi="Times New Roman" w:cs="Times New Roman"/>
          <w:sz w:val="24"/>
          <w:szCs w:val="24"/>
          <w:rPrChange w:id="6390" w:author="ahmad sahrul" w:date="2026-04-27T19:53:00Z">
            <w:rPr>
              <w:rFonts w:ascii="Times New Roman" w:hAnsi="Times New Roman" w:cs="Times New Roman"/>
            </w:rPr>
          </w:rPrChange>
        </w:rPr>
        <w:t>dikelola</w:t>
      </w:r>
      <w:r w:rsidRPr="D239D4C4">
        <w:rPr>
          <w:rFonts w:ascii="Times New Roman" w:hAnsi="Times New Roman" w:cs="Times New Roman"/>
          <w:sz w:val="24"/>
          <w:szCs w:val="24"/>
          <w:rPrChange w:id="6391" w:author="ahmad sahrul" w:date="2026-04-27T19:53:00Z">
            <w:rPr>
              <w:rFonts w:ascii="Times New Roman" w:hAnsi="Times New Roman" w:cs="Times New Roman"/>
            </w:rPr>
          </w:rPrChange>
        </w:rPr>
        <w:t xml:space="preserve"> di GitHub. </w:t>
      </w:r>
      <w:r w:rsidRPr="EF01252D">
        <w:rPr>
          <w:rFonts w:ascii="Times New Roman" w:hAnsi="Times New Roman" w:cs="Times New Roman"/>
          <w:sz w:val="24"/>
          <w:szCs w:val="24"/>
          <w:rPrChange w:id="6392" w:author="ahmad sahrul" w:date="2026-04-27T19:53:00Z">
            <w:rPr>
              <w:rFonts w:ascii="Times New Roman" w:hAnsi="Times New Roman" w:cs="Times New Roman"/>
            </w:rPr>
          </w:rPrChange>
        </w:rPr>
        <w:t>Kontribusi</w:t>
      </w:r>
      <w:r w:rsidRPr="8858E97E">
        <w:rPr>
          <w:rFonts w:ascii="Times New Roman" w:hAnsi="Times New Roman" w:cs="Times New Roman"/>
          <w:sz w:val="24"/>
          <w:szCs w:val="24"/>
          <w:rPrChange w:id="6393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5C13BE12">
        <w:rPr>
          <w:rFonts w:ascii="Times New Roman" w:hAnsi="Times New Roman" w:cs="Times New Roman"/>
          <w:sz w:val="24"/>
          <w:szCs w:val="24"/>
          <w:rPrChange w:id="6394" w:author="ahmad sahrul" w:date="2026-04-27T19:53:00Z">
            <w:rPr>
              <w:rFonts w:ascii="Times New Roman" w:hAnsi="Times New Roman" w:cs="Times New Roman"/>
            </w:rPr>
          </w:rPrChange>
        </w:rPr>
        <w:t>harus</w:t>
      </w:r>
      <w:r w:rsidRPr="513168BD">
        <w:rPr>
          <w:rFonts w:ascii="Times New Roman" w:hAnsi="Times New Roman" w:cs="Times New Roman"/>
          <w:sz w:val="24"/>
          <w:szCs w:val="24"/>
          <w:rPrChange w:id="6395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B8C0DE04">
        <w:rPr>
          <w:rFonts w:ascii="Times New Roman" w:hAnsi="Times New Roman" w:cs="Times New Roman"/>
          <w:sz w:val="24"/>
          <w:szCs w:val="24"/>
          <w:rPrChange w:id="6396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05899595">
        <w:rPr>
          <w:rFonts w:ascii="Times New Roman" w:hAnsi="Times New Roman" w:cs="Times New Roman"/>
          <w:sz w:val="24"/>
          <w:szCs w:val="24"/>
          <w:rPrChange w:id="6397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E76329F3">
        <w:rPr>
          <w:rFonts w:ascii="Times New Roman" w:hAnsi="Times New Roman" w:cs="Times New Roman"/>
          <w:sz w:val="24"/>
          <w:szCs w:val="24"/>
          <w:rPrChange w:id="6398" w:author="ahmad sahrul" w:date="2026-04-27T19:53:00Z">
            <w:rPr>
              <w:rFonts w:ascii="Times New Roman" w:hAnsi="Times New Roman" w:cs="Times New Roman"/>
            </w:rPr>
          </w:rPrChange>
        </w:rPr>
        <w:t>perintah</w:t>
      </w:r>
      <w:r w:rsidRPr="25062114">
        <w:rPr>
          <w:rFonts w:ascii="Times New Roman" w:hAnsi="Times New Roman" w:cs="Times New Roman"/>
          <w:sz w:val="24"/>
          <w:szCs w:val="24"/>
          <w:rPrChange w:id="6399" w:author="ahmad sahrul" w:date="2026-04-27T19:53:00Z">
            <w:rPr>
              <w:rFonts w:ascii="Times New Roman" w:hAnsi="Times New Roman" w:cs="Times New Roman"/>
            </w:rPr>
          </w:rPrChange>
        </w:rPr>
        <w:t xml:space="preserve"> git clone, git push, git pull, git merge. </w:t>
      </w:r>
      <w:r w:rsidRPr="7E0D604D">
        <w:rPr>
          <w:rFonts w:ascii="Times New Roman" w:hAnsi="Times New Roman" w:cs="Times New Roman"/>
          <w:sz w:val="24"/>
          <w:szCs w:val="24"/>
          <w:rPrChange w:id="6400" w:author="ahmad sahrul" w:date="2026-04-27T19:53:00Z">
            <w:rPr>
              <w:rFonts w:ascii="Times New Roman" w:hAnsi="Times New Roman" w:cs="Times New Roman"/>
            </w:rPr>
          </w:rPrChange>
        </w:rPr>
        <w:t>Struktur</w:t>
      </w:r>
      <w:r w:rsidRPr="FE802CE7">
        <w:rPr>
          <w:rFonts w:ascii="Times New Roman" w:hAnsi="Times New Roman" w:cs="Times New Roman"/>
          <w:sz w:val="24"/>
          <w:szCs w:val="24"/>
          <w:rPrChange w:id="6401" w:author="ahmad sahrul" w:date="2026-04-27T19:53:00Z">
            <w:rPr>
              <w:rFonts w:ascii="Times New Roman" w:hAnsi="Times New Roman" w:cs="Times New Roman"/>
            </w:rPr>
          </w:rPrChange>
        </w:rPr>
        <w:t xml:space="preserve"> repository: /</w:t>
      </w:r>
      <w:r w:rsidRPr="CE3313F9">
        <w:rPr>
          <w:rFonts w:ascii="Times New Roman" w:hAnsi="Times New Roman" w:cs="Times New Roman"/>
          <w:sz w:val="24"/>
          <w:szCs w:val="24"/>
          <w:rPrChange w:id="6402" w:author="ahmad sahrul" w:date="2026-04-27T19:53:00Z">
            <w:rPr>
              <w:rFonts w:ascii="Times New Roman" w:hAnsi="Times New Roman" w:cs="Times New Roman"/>
            </w:rPr>
          </w:rPrChange>
        </w:rPr>
        <w:t>src</w:t>
      </w:r>
      <w:r w:rsidRPr="ECE2BA4E">
        <w:rPr>
          <w:rFonts w:ascii="Times New Roman" w:hAnsi="Times New Roman" w:cs="Times New Roman"/>
          <w:sz w:val="24"/>
          <w:szCs w:val="24"/>
          <w:rPrChange w:id="6403" w:author="ahmad sahrul" w:date="2026-04-27T19:53:00Z">
            <w:rPr>
              <w:rFonts w:ascii="Times New Roman" w:hAnsi="Times New Roman" w:cs="Times New Roman"/>
            </w:rPr>
          </w:rPrChange>
        </w:rPr>
        <w:t xml:space="preserve"> (</w:t>
      </w:r>
      <w:r w:rsidRPr="6DF74BD7">
        <w:rPr>
          <w:rFonts w:ascii="Times New Roman" w:hAnsi="Times New Roman" w:cs="Times New Roman"/>
          <w:sz w:val="24"/>
          <w:szCs w:val="24"/>
          <w:rPrChange w:id="6404" w:author="ahmad sahrul" w:date="2026-04-27T19:53:00Z">
            <w:rPr>
              <w:rFonts w:ascii="Times New Roman" w:hAnsi="Times New Roman" w:cs="Times New Roman"/>
            </w:rPr>
          </w:rPrChange>
        </w:rPr>
        <w:t>kode</w:t>
      </w:r>
      <w:r w:rsidRPr="DC2EB044">
        <w:rPr>
          <w:rFonts w:ascii="Times New Roman" w:hAnsi="Times New Roman" w:cs="Times New Roman"/>
          <w:sz w:val="24"/>
          <w:szCs w:val="24"/>
          <w:rPrChange w:id="6405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FC52BB7C">
        <w:rPr>
          <w:rFonts w:ascii="Times New Roman" w:hAnsi="Times New Roman" w:cs="Times New Roman"/>
          <w:sz w:val="24"/>
          <w:szCs w:val="24"/>
          <w:rPrChange w:id="6406" w:author="ahmad sahrul" w:date="2026-04-27T19:53:00Z">
            <w:rPr>
              <w:rFonts w:ascii="Times New Roman" w:hAnsi="Times New Roman" w:cs="Times New Roman"/>
            </w:rPr>
          </w:rPrChange>
        </w:rPr>
        <w:t>sumber</w:t>
      </w:r>
      <w:r w:rsidRPr="B19B2214">
        <w:rPr>
          <w:rFonts w:ascii="Times New Roman" w:hAnsi="Times New Roman" w:cs="Times New Roman"/>
          <w:sz w:val="24"/>
          <w:szCs w:val="24"/>
          <w:rPrChange w:id="6407" w:author="ahmad sahrul" w:date="2026-04-27T19:53:00Z">
            <w:rPr>
              <w:rFonts w:ascii="Times New Roman" w:hAnsi="Times New Roman" w:cs="Times New Roman"/>
            </w:rPr>
          </w:rPrChange>
        </w:rPr>
        <w:t xml:space="preserve">), /docs (SRS, </w:t>
      </w:r>
      <w:r w:rsidRPr="71848B40">
        <w:rPr>
          <w:rFonts w:ascii="Times New Roman" w:hAnsi="Times New Roman" w:cs="Times New Roman"/>
          <w:sz w:val="24"/>
          <w:szCs w:val="24"/>
          <w:rPrChange w:id="6408" w:author="ahmad sahrul" w:date="2026-04-27T19:53:00Z">
            <w:rPr>
              <w:rFonts w:ascii="Times New Roman" w:hAnsi="Times New Roman" w:cs="Times New Roman"/>
            </w:rPr>
          </w:rPrChange>
        </w:rPr>
        <w:t>notulensi</w:t>
      </w:r>
      <w:r w:rsidRPr="4D2FC7AA">
        <w:rPr>
          <w:rFonts w:ascii="Times New Roman" w:hAnsi="Times New Roman" w:cs="Times New Roman"/>
          <w:sz w:val="24"/>
          <w:szCs w:val="24"/>
          <w:rPrChange w:id="6409" w:author="ahmad sahrul" w:date="2026-04-27T19:53:00Z">
            <w:rPr>
              <w:rFonts w:ascii="Times New Roman" w:hAnsi="Times New Roman" w:cs="Times New Roman"/>
            </w:rPr>
          </w:rPrChange>
        </w:rPr>
        <w:t>), /docs/</w:t>
      </w:r>
      <w:r w:rsidRPr="C490E8E0">
        <w:rPr>
          <w:rFonts w:ascii="Times New Roman" w:hAnsi="Times New Roman" w:cs="Times New Roman"/>
          <w:sz w:val="24"/>
          <w:szCs w:val="24"/>
          <w:rPrChange w:id="6410" w:author="ahmad sahrul" w:date="2026-04-27T19:53:00Z">
            <w:rPr>
              <w:rFonts w:ascii="Times New Roman" w:hAnsi="Times New Roman" w:cs="Times New Roman"/>
            </w:rPr>
          </w:rPrChange>
        </w:rPr>
        <w:t>api</w:t>
      </w:r>
      <w:r w:rsidRPr="43CFBB5D">
        <w:rPr>
          <w:rFonts w:ascii="Times New Roman" w:hAnsi="Times New Roman" w:cs="Times New Roman"/>
          <w:sz w:val="24"/>
          <w:szCs w:val="24"/>
          <w:rPrChange w:id="6411" w:author="ahmad sahrul" w:date="2026-04-27T19:53:00Z">
            <w:rPr>
              <w:rFonts w:ascii="Times New Roman" w:hAnsi="Times New Roman" w:cs="Times New Roman"/>
            </w:rPr>
          </w:rPrChange>
        </w:rPr>
        <w:t>-contract, /docker.</w:t>
      </w:r>
    </w:p>
    <w:p w14:paraId="5EEA962B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412" w:author="ahmad sahrul" w:date="2026-04-27T19:53:00Z">
            <w:rPr>
              <w:rFonts w:ascii="Times New Roman" w:hAnsi="Times New Roman" w:cs="Times New Roman"/>
            </w:rPr>
          </w:rPrChange>
        </w:rPr>
        <w:pPrChange w:id="641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AD3EAB06">
        <w:rPr>
          <w:rFonts w:ascii="Times New Roman" w:hAnsi="Times New Roman" w:cs="Times New Roman"/>
          <w:sz w:val="24"/>
          <w:szCs w:val="24"/>
          <w:rPrChange w:id="6414" w:author="ahmad sahrul" w:date="2026-04-27T19:53:00Z">
            <w:rPr>
              <w:rFonts w:ascii="Times New Roman" w:hAnsi="Times New Roman" w:cs="Times New Roman"/>
            </w:rPr>
          </w:rPrChange>
        </w:rPr>
        <w:t xml:space="preserve">Deployment: Backend di-deploy </w:t>
      </w:r>
      <w:r w:rsidRPr="04BE40CC">
        <w:rPr>
          <w:rFonts w:ascii="Times New Roman" w:hAnsi="Times New Roman" w:cs="Times New Roman"/>
          <w:sz w:val="24"/>
          <w:szCs w:val="24"/>
          <w:rPrChange w:id="6415" w:author="ahmad sahrul" w:date="2026-04-27T19:53:00Z">
            <w:rPr>
              <w:rFonts w:ascii="Times New Roman" w:hAnsi="Times New Roman" w:cs="Times New Roman"/>
            </w:rPr>
          </w:rPrChange>
        </w:rPr>
        <w:t>menggunakan</w:t>
      </w:r>
      <w:r w:rsidRPr="950F2B3C">
        <w:rPr>
          <w:rFonts w:ascii="Times New Roman" w:hAnsi="Times New Roman" w:cs="Times New Roman"/>
          <w:sz w:val="24"/>
          <w:szCs w:val="24"/>
          <w:rPrChange w:id="6416" w:author="ahmad sahrul" w:date="2026-04-27T19:53:00Z">
            <w:rPr>
              <w:rFonts w:ascii="Times New Roman" w:hAnsi="Times New Roman" w:cs="Times New Roman"/>
            </w:rPr>
          </w:rPrChange>
        </w:rPr>
        <w:t xml:space="preserve"> Docker Compose </w:t>
      </w:r>
      <w:r w:rsidRPr="01061F5B">
        <w:rPr>
          <w:rFonts w:ascii="Times New Roman" w:hAnsi="Times New Roman" w:cs="Times New Roman"/>
          <w:sz w:val="24"/>
          <w:szCs w:val="24"/>
          <w:rPrChange w:id="6417" w:author="ahmad sahrul" w:date="2026-04-27T19:53:00Z">
            <w:rPr>
              <w:rFonts w:ascii="Times New Roman" w:hAnsi="Times New Roman" w:cs="Times New Roman"/>
            </w:rPr>
          </w:rPrChange>
        </w:rPr>
        <w:t>ke</w:t>
      </w:r>
      <w:r w:rsidRPr="051BF805">
        <w:rPr>
          <w:rFonts w:ascii="Times New Roman" w:hAnsi="Times New Roman" w:cs="Times New Roman"/>
          <w:sz w:val="24"/>
          <w:szCs w:val="24"/>
          <w:rPrChange w:id="6418" w:author="ahmad sahrul" w:date="2026-04-27T19:53:00Z">
            <w:rPr>
              <w:rFonts w:ascii="Times New Roman" w:hAnsi="Times New Roman" w:cs="Times New Roman"/>
            </w:rPr>
          </w:rPrChange>
        </w:rPr>
        <w:t xml:space="preserve"> server VPS </w:t>
      </w:r>
      <w:r w:rsidRPr="2553E956">
        <w:rPr>
          <w:rFonts w:ascii="Times New Roman" w:hAnsi="Times New Roman" w:cs="Times New Roman"/>
          <w:sz w:val="24"/>
          <w:szCs w:val="24"/>
          <w:rPrChange w:id="6419" w:author="ahmad sahrul" w:date="2026-04-27T19:53:00Z">
            <w:rPr>
              <w:rFonts w:ascii="Times New Roman" w:hAnsi="Times New Roman" w:cs="Times New Roman"/>
            </w:rPr>
          </w:rPrChange>
        </w:rPr>
        <w:t>dengan</w:t>
      </w:r>
      <w:r w:rsidRPr="1C684728">
        <w:rPr>
          <w:rFonts w:ascii="Times New Roman" w:hAnsi="Times New Roman" w:cs="Times New Roman"/>
          <w:sz w:val="24"/>
          <w:szCs w:val="24"/>
          <w:rPrChange w:id="6420" w:author="ahmad sahrul" w:date="2026-04-27T19:53:00Z">
            <w:rPr>
              <w:rFonts w:ascii="Times New Roman" w:hAnsi="Times New Roman" w:cs="Times New Roman"/>
            </w:rPr>
          </w:rPrChange>
        </w:rPr>
        <w:t xml:space="preserve"> domain yang </w:t>
      </w:r>
      <w:r w:rsidRPr="17EB71BB">
        <w:rPr>
          <w:rFonts w:ascii="Times New Roman" w:hAnsi="Times New Roman" w:cs="Times New Roman"/>
          <w:sz w:val="24"/>
          <w:szCs w:val="24"/>
          <w:rPrChange w:id="6421" w:author="ahmad sahrul" w:date="2026-04-27T19:53:00Z">
            <w:rPr>
              <w:rFonts w:ascii="Times New Roman" w:hAnsi="Times New Roman" w:cs="Times New Roman"/>
            </w:rPr>
          </w:rPrChange>
        </w:rPr>
        <w:t>dapat</w:t>
      </w:r>
      <w:r w:rsidRPr="E1A12519">
        <w:rPr>
          <w:rFonts w:ascii="Times New Roman" w:hAnsi="Times New Roman" w:cs="Times New Roman"/>
          <w:sz w:val="24"/>
          <w:szCs w:val="24"/>
          <w:rPrChange w:id="6422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1A2AB327">
        <w:rPr>
          <w:rFonts w:ascii="Times New Roman" w:hAnsi="Times New Roman" w:cs="Times New Roman"/>
          <w:sz w:val="24"/>
          <w:szCs w:val="24"/>
          <w:rPrChange w:id="6423" w:author="ahmad sahrul" w:date="2026-04-27T19:53:00Z">
            <w:rPr>
              <w:rFonts w:ascii="Times New Roman" w:hAnsi="Times New Roman" w:cs="Times New Roman"/>
            </w:rPr>
          </w:rPrChange>
        </w:rPr>
        <w:t>diakses</w:t>
      </w:r>
      <w:r w:rsidRPr="6342DA8B">
        <w:rPr>
          <w:rFonts w:ascii="Times New Roman" w:hAnsi="Times New Roman" w:cs="Times New Roman"/>
          <w:sz w:val="24"/>
          <w:szCs w:val="24"/>
          <w:rPrChange w:id="6424" w:author="ahmad sahrul" w:date="2026-04-27T19:53:00Z">
            <w:rPr>
              <w:rFonts w:ascii="Times New Roman" w:hAnsi="Times New Roman" w:cs="Times New Roman"/>
            </w:rPr>
          </w:rPrChange>
        </w:rPr>
        <w:t xml:space="preserve"> </w:t>
      </w:r>
      <w:r w:rsidRPr="E8F38B14">
        <w:rPr>
          <w:rFonts w:ascii="Times New Roman" w:hAnsi="Times New Roman" w:cs="Times New Roman"/>
          <w:sz w:val="24"/>
          <w:szCs w:val="24"/>
          <w:rPrChange w:id="6425" w:author="ahmad sahrul" w:date="2026-04-27T19:53:00Z">
            <w:rPr>
              <w:rFonts w:ascii="Times New Roman" w:hAnsi="Times New Roman" w:cs="Times New Roman"/>
            </w:rPr>
          </w:rPrChange>
        </w:rPr>
        <w:t>publik</w:t>
      </w:r>
      <w:r w:rsidRPr="4F5369DB">
        <w:rPr>
          <w:rFonts w:ascii="Times New Roman" w:hAnsi="Times New Roman" w:cs="Times New Roman"/>
          <w:sz w:val="24"/>
          <w:szCs w:val="24"/>
          <w:rPrChange w:id="6426" w:author="ahmad sahrul" w:date="2026-04-27T19:53:00Z">
            <w:rPr>
              <w:rFonts w:ascii="Times New Roman" w:hAnsi="Times New Roman" w:cs="Times New Roman"/>
            </w:rPr>
          </w:rPrChange>
        </w:rPr>
        <w:t>.</w:t>
      </w:r>
    </w:p>
    <w:p w14:paraId="688FDBBE" w14:textId="77777777" w:rsidR="00BF190D" w:rsidRPr="00BF190D" w:rsidRDefault="00000000">
      <w:pPr>
        <w:jc w:val="both"/>
        <w:rPr>
          <w:rFonts w:ascii="Times New Roman" w:hAnsi="Times New Roman" w:cs="Times New Roman"/>
          <w:sz w:val="24"/>
          <w:szCs w:val="24"/>
          <w:rPrChange w:id="6427" w:author="ahmad sahrul" w:date="2026-04-27T19:53:00Z">
            <w:rPr>
              <w:rFonts w:ascii="Times New Roman" w:hAnsi="Times New Roman" w:cs="Times New Roman"/>
            </w:rPr>
          </w:rPrChange>
        </w:rPr>
        <w:pPrChange w:id="6428" w:author="6781" w:date="2026-04-27T23:07:00Z">
          <w:pPr/>
        </w:pPrChange>
      </w:pPr>
      <w:r w:rsidRPr="1E1224D9">
        <w:rPr>
          <w:rFonts w:ascii="Times New Roman" w:hAnsi="Times New Roman" w:cs="Times New Roman"/>
          <w:sz w:val="24"/>
          <w:szCs w:val="24"/>
          <w:rPrChange w:id="6429" w:author="ahmad sahrul" w:date="2026-04-27T19:53:00Z">
            <w:rPr>
              <w:rFonts w:ascii="Times New Roman" w:hAnsi="Times New Roman" w:cs="Times New Roman"/>
            </w:rPr>
          </w:rPrChange>
        </w:rPr>
        <w:br w:type="page"/>
      </w:r>
    </w:p>
    <w:p w14:paraId="71EDE5FB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6430" w:author="ahmad sahrul" w:date="2026-04-27T19:36:00Z">
            <w:rPr/>
          </w:rPrChange>
        </w:rPr>
        <w:pPrChange w:id="6431" w:author="6781" w:date="2026-04-27T23:07:00Z">
          <w:pPr>
            <w:pStyle w:val="Heading1"/>
          </w:pPr>
        </w:pPrChange>
      </w:pPr>
      <w:bookmarkStart w:id="6432" w:name="_Toc228212171"/>
      <w:r w:rsidRPr="9D01E2B2">
        <w:rPr>
          <w:rFonts w:ascii="Times New Roman" w:cs="Times New Roman"/>
          <w:color w:val="000000"/>
          <w:rPrChange w:id="6433" w:author="ahmad sahrul" w:date="2026-04-27T19:36:00Z">
            <w:rPr/>
          </w:rPrChange>
        </w:rPr>
        <w:lastRenderedPageBreak/>
        <w:t>Appendix A: Glossary</w:t>
      </w:r>
      <w:bookmarkEnd w:id="6432"/>
    </w:p>
    <w:p w14:paraId="4E9CC5D8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6434" w:author="ahmad sahrul" w:date="2026-04-27T19:32:00Z">
            <w:rPr/>
          </w:rPrChange>
        </w:rPr>
        <w:pPrChange w:id="6435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F190D" w14:paraId="165E4E5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CC74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36" w:author="ahmad sahrul" w:date="2026-04-27T19:32:00Z">
                  <w:rPr/>
                </w:rPrChange>
              </w:rPr>
              <w:pPrChange w:id="6437" w:author="6781" w:date="2026-04-27T23:07:00Z">
                <w:pPr/>
              </w:pPrChange>
            </w:pPr>
            <w:r w:rsidRPr="298D7FF1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6438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Istilah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67F1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39" w:author="ahmad sahrul" w:date="2026-04-27T19:32:00Z">
                  <w:rPr/>
                </w:rPrChange>
              </w:rPr>
              <w:pPrChange w:id="6440" w:author="6781" w:date="2026-04-27T23:07:00Z">
                <w:pPr/>
              </w:pPrChange>
            </w:pPr>
            <w:r w:rsidRPr="8D2215DF">
              <w:rPr>
                <w:rFonts w:ascii="Times New Roman" w:cs="Times New Roman"/>
                <w:b/>
                <w:bCs/>
                <w:color w:val="FFFFFF"/>
                <w:sz w:val="20"/>
                <w:szCs w:val="20"/>
                <w:rPrChange w:id="6441" w:author="ahmad sahrul" w:date="2026-04-27T19:32:00Z">
                  <w:rPr>
                    <w:b/>
                    <w:bCs/>
                    <w:color w:val="FFFFFF"/>
                    <w:sz w:val="20"/>
                    <w:szCs w:val="20"/>
                  </w:rPr>
                </w:rPrChange>
              </w:rPr>
              <w:t>Definisi</w:t>
            </w:r>
          </w:p>
        </w:tc>
      </w:tr>
      <w:tr w:rsidR="00BF190D" w14:paraId="576B513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0AA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42" w:author="ahmad sahrul" w:date="2026-04-27T19:32:00Z">
                  <w:rPr/>
                </w:rPrChange>
              </w:rPr>
              <w:pPrChange w:id="6443" w:author="6781" w:date="2026-04-27T23:07:00Z">
                <w:pPr/>
              </w:pPrChange>
            </w:pPr>
            <w:r w:rsidRPr="ED88BB2B">
              <w:rPr>
                <w:rFonts w:ascii="Times New Roman" w:cs="Times New Roman"/>
                <w:sz w:val="20"/>
                <w:szCs w:val="20"/>
                <w:rPrChange w:id="6444" w:author="ahmad sahrul" w:date="2026-04-27T19:32:00Z">
                  <w:rPr>
                    <w:sz w:val="20"/>
                    <w:szCs w:val="20"/>
                  </w:rPr>
                </w:rPrChange>
              </w:rPr>
              <w:t>API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C6B0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45" w:author="ahmad sahrul" w:date="2026-04-27T19:32:00Z">
                  <w:rPr/>
                </w:rPrChange>
              </w:rPr>
              <w:pPrChange w:id="6446" w:author="6781" w:date="2026-04-27T23:07:00Z">
                <w:pPr/>
              </w:pPrChange>
            </w:pPr>
            <w:r w:rsidRPr="ADB34DEE">
              <w:rPr>
                <w:rFonts w:ascii="Times New Roman" w:cs="Times New Roman"/>
                <w:sz w:val="20"/>
                <w:szCs w:val="20"/>
                <w:rPrChange w:id="644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Application Programming Interface </w:t>
            </w:r>
            <w:r w:rsidRPr="ADB34DEE">
              <w:rPr>
                <w:rFonts w:ascii="Times New Roman" w:cs="Times New Roman"/>
                <w:sz w:val="20"/>
                <w:szCs w:val="20"/>
                <w:rPrChange w:id="6448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ADB34DEE">
              <w:rPr>
                <w:rFonts w:ascii="Times New Roman" w:cs="Times New Roman"/>
                <w:sz w:val="20"/>
                <w:szCs w:val="20"/>
                <w:rPrChange w:id="644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D94E0AB">
              <w:rPr>
                <w:rFonts w:ascii="Times New Roman" w:cs="Times New Roman"/>
                <w:sz w:val="20"/>
                <w:szCs w:val="20"/>
                <w:rPrChange w:id="6450" w:author="ahmad sahrul" w:date="2026-04-27T19:32:00Z">
                  <w:rPr>
                    <w:sz w:val="20"/>
                    <w:szCs w:val="20"/>
                  </w:rPr>
                </w:rPrChange>
              </w:rPr>
              <w:t>antarmuka</w:t>
            </w:r>
            <w:r w:rsidRPr="51EACD94">
              <w:rPr>
                <w:rFonts w:ascii="Times New Roman" w:cs="Times New Roman"/>
                <w:sz w:val="20"/>
                <w:szCs w:val="20"/>
                <w:rPrChange w:id="645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8AFB869">
              <w:rPr>
                <w:rFonts w:ascii="Times New Roman" w:cs="Times New Roman"/>
                <w:sz w:val="20"/>
                <w:szCs w:val="20"/>
                <w:rPrChange w:id="6452" w:author="ahmad sahrul" w:date="2026-04-27T19:32:00Z">
                  <w:rPr>
                    <w:sz w:val="20"/>
                    <w:szCs w:val="20"/>
                  </w:rPr>
                </w:rPrChange>
              </w:rPr>
              <w:t>komunikasi</w:t>
            </w:r>
            <w:r w:rsidRPr="0C1BB4F8">
              <w:rPr>
                <w:rFonts w:ascii="Times New Roman" w:cs="Times New Roman"/>
                <w:sz w:val="20"/>
                <w:szCs w:val="20"/>
                <w:rPrChange w:id="645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CD02942">
              <w:rPr>
                <w:rFonts w:ascii="Times New Roman" w:cs="Times New Roman"/>
                <w:sz w:val="20"/>
                <w:szCs w:val="20"/>
                <w:rPrChange w:id="6454" w:author="ahmad sahrul" w:date="2026-04-27T19:32:00Z">
                  <w:rPr>
                    <w:sz w:val="20"/>
                    <w:szCs w:val="20"/>
                  </w:rPr>
                </w:rPrChange>
              </w:rPr>
              <w:t>antar</w:t>
            </w:r>
            <w:r w:rsidRPr="A807DA51">
              <w:rPr>
                <w:rFonts w:ascii="Times New Roman" w:cs="Times New Roman"/>
                <w:sz w:val="20"/>
                <w:szCs w:val="20"/>
                <w:rPrChange w:id="645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8F339AC">
              <w:rPr>
                <w:rFonts w:ascii="Times New Roman" w:cs="Times New Roman"/>
                <w:sz w:val="20"/>
                <w:szCs w:val="20"/>
                <w:rPrChange w:id="6456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8936AF25">
              <w:rPr>
                <w:rFonts w:ascii="Times New Roman" w:cs="Times New Roman"/>
                <w:sz w:val="20"/>
                <w:szCs w:val="20"/>
                <w:rPrChange w:id="645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778E7F3">
              <w:rPr>
                <w:rFonts w:ascii="Times New Roman" w:cs="Times New Roman"/>
                <w:sz w:val="20"/>
                <w:szCs w:val="20"/>
                <w:rPrChange w:id="6458" w:author="ahmad sahrul" w:date="2026-04-27T19:32:00Z">
                  <w:rPr>
                    <w:sz w:val="20"/>
                    <w:szCs w:val="20"/>
                  </w:rPr>
                </w:rPrChange>
              </w:rPr>
              <w:t>perangkat</w:t>
            </w:r>
            <w:r w:rsidRPr="141AEAA2">
              <w:rPr>
                <w:rFonts w:ascii="Times New Roman" w:cs="Times New Roman"/>
                <w:sz w:val="20"/>
                <w:szCs w:val="20"/>
                <w:rPrChange w:id="645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C869E8A">
              <w:rPr>
                <w:rFonts w:ascii="Times New Roman" w:cs="Times New Roman"/>
                <w:sz w:val="20"/>
                <w:szCs w:val="20"/>
                <w:rPrChange w:id="6460" w:author="ahmad sahrul" w:date="2026-04-27T19:32:00Z">
                  <w:rPr>
                    <w:sz w:val="20"/>
                    <w:szCs w:val="20"/>
                  </w:rPr>
                </w:rPrChange>
              </w:rPr>
              <w:t>lunak</w:t>
            </w:r>
            <w:r w:rsidRPr="E1A8F30B">
              <w:rPr>
                <w:rFonts w:ascii="Times New Roman" w:cs="Times New Roman"/>
                <w:sz w:val="20"/>
                <w:szCs w:val="20"/>
                <w:rPrChange w:id="6461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7F36BA9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6772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62" w:author="ahmad sahrul" w:date="2026-04-27T19:32:00Z">
                  <w:rPr/>
                </w:rPrChange>
              </w:rPr>
              <w:pPrChange w:id="6463" w:author="6781" w:date="2026-04-27T23:07:00Z">
                <w:pPr/>
              </w:pPrChange>
            </w:pPr>
            <w:r w:rsidRPr="FD024F1F">
              <w:rPr>
                <w:rFonts w:ascii="Times New Roman" w:cs="Times New Roman"/>
                <w:sz w:val="20"/>
                <w:szCs w:val="20"/>
                <w:rPrChange w:id="6464" w:author="ahmad sahrul" w:date="2026-04-27T19:32:00Z">
                  <w:rPr>
                    <w:sz w:val="20"/>
                    <w:szCs w:val="20"/>
                  </w:rPr>
                </w:rPrChange>
              </w:rPr>
              <w:t>CRUD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70A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65" w:author="ahmad sahrul" w:date="2026-04-27T19:32:00Z">
                  <w:rPr/>
                </w:rPrChange>
              </w:rPr>
              <w:pPrChange w:id="6466" w:author="6781" w:date="2026-04-27T23:07:00Z">
                <w:pPr/>
              </w:pPrChange>
            </w:pPr>
            <w:r w:rsidRPr="27711699">
              <w:rPr>
                <w:rFonts w:ascii="Times New Roman" w:cs="Times New Roman"/>
                <w:sz w:val="20"/>
                <w:szCs w:val="20"/>
                <w:rPrChange w:id="646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Create, Read, Update, Delete </w:t>
            </w:r>
            <w:r w:rsidRPr="27711699">
              <w:rPr>
                <w:rFonts w:ascii="Times New Roman" w:cs="Times New Roman"/>
                <w:sz w:val="20"/>
                <w:szCs w:val="20"/>
                <w:rPrChange w:id="6468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27711699">
              <w:rPr>
                <w:rFonts w:ascii="Times New Roman" w:cs="Times New Roman"/>
                <w:sz w:val="20"/>
                <w:szCs w:val="20"/>
                <w:rPrChange w:id="646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CC60C7C">
              <w:rPr>
                <w:rFonts w:ascii="Times New Roman" w:cs="Times New Roman"/>
                <w:sz w:val="20"/>
                <w:szCs w:val="20"/>
                <w:rPrChange w:id="6470" w:author="ahmad sahrul" w:date="2026-04-27T19:32:00Z">
                  <w:rPr>
                    <w:sz w:val="20"/>
                    <w:szCs w:val="20"/>
                  </w:rPr>
                </w:rPrChange>
              </w:rPr>
              <w:t>operasi</w:t>
            </w:r>
            <w:r w:rsidRPr="B38A5143">
              <w:rPr>
                <w:rFonts w:ascii="Times New Roman" w:cs="Times New Roman"/>
                <w:sz w:val="20"/>
                <w:szCs w:val="20"/>
                <w:rPrChange w:id="647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4CAEF2F">
              <w:rPr>
                <w:rFonts w:ascii="Times New Roman" w:cs="Times New Roman"/>
                <w:sz w:val="20"/>
                <w:szCs w:val="20"/>
                <w:rPrChange w:id="6472" w:author="ahmad sahrul" w:date="2026-04-27T19:32:00Z">
                  <w:rPr>
                    <w:sz w:val="20"/>
                    <w:szCs w:val="20"/>
                  </w:rPr>
                </w:rPrChange>
              </w:rPr>
              <w:t>dasar</w:t>
            </w:r>
            <w:r w:rsidRPr="ABF98636">
              <w:rPr>
                <w:rFonts w:ascii="Times New Roman" w:cs="Times New Roman"/>
                <w:sz w:val="20"/>
                <w:szCs w:val="20"/>
                <w:rPrChange w:id="647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pada data.</w:t>
            </w:r>
          </w:p>
        </w:tc>
      </w:tr>
      <w:tr w:rsidR="00BF190D" w14:paraId="63D1B0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143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74" w:author="ahmad sahrul" w:date="2026-04-27T19:32:00Z">
                  <w:rPr/>
                </w:rPrChange>
              </w:rPr>
              <w:pPrChange w:id="6475" w:author="6781" w:date="2026-04-27T23:07:00Z">
                <w:pPr/>
              </w:pPrChange>
            </w:pPr>
            <w:r w:rsidRPr="24F2F92E">
              <w:rPr>
                <w:rFonts w:ascii="Times New Roman" w:cs="Times New Roman"/>
                <w:sz w:val="20"/>
                <w:szCs w:val="20"/>
                <w:rPrChange w:id="6476" w:author="ahmad sahrul" w:date="2026-04-27T19:32:00Z">
                  <w:rPr>
                    <w:sz w:val="20"/>
                    <w:szCs w:val="20"/>
                  </w:rPr>
                </w:rPrChange>
              </w:rPr>
              <w:t>Docker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737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77" w:author="ahmad sahrul" w:date="2026-04-27T19:32:00Z">
                  <w:rPr/>
                </w:rPrChange>
              </w:rPr>
              <w:pPrChange w:id="6478" w:author="6781" w:date="2026-04-27T23:07:00Z">
                <w:pPr/>
              </w:pPrChange>
            </w:pPr>
            <w:r w:rsidRPr="6C304A29">
              <w:rPr>
                <w:rFonts w:ascii="Times New Roman" w:cs="Times New Roman"/>
                <w:sz w:val="20"/>
                <w:szCs w:val="20"/>
                <w:rPrChange w:id="647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Platform </w:t>
            </w:r>
            <w:r w:rsidRPr="023E6B74">
              <w:rPr>
                <w:rFonts w:ascii="Times New Roman" w:cs="Times New Roman"/>
                <w:sz w:val="20"/>
                <w:szCs w:val="20"/>
                <w:rPrChange w:id="6480" w:author="ahmad sahrul" w:date="2026-04-27T19:32:00Z">
                  <w:rPr>
                    <w:sz w:val="20"/>
                    <w:szCs w:val="20"/>
                  </w:rPr>
                </w:rPrChange>
              </w:rPr>
              <w:t>kontainerisasi</w:t>
            </w:r>
            <w:r w:rsidRPr="73E5EBA6">
              <w:rPr>
                <w:rFonts w:ascii="Times New Roman" w:cs="Times New Roman"/>
                <w:sz w:val="20"/>
                <w:szCs w:val="20"/>
                <w:rPrChange w:id="648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0FDA6A4E">
              <w:rPr>
                <w:rFonts w:ascii="Times New Roman" w:cs="Times New Roman"/>
                <w:sz w:val="20"/>
                <w:szCs w:val="20"/>
                <w:rPrChange w:id="6482" w:author="ahmad sahrul" w:date="2026-04-27T19:32:00Z">
                  <w:rPr>
                    <w:sz w:val="20"/>
                    <w:szCs w:val="20"/>
                  </w:rPr>
                </w:rPrChange>
              </w:rPr>
              <w:t>memungkinkan</w:t>
            </w:r>
            <w:r w:rsidRPr="798B3E3A">
              <w:rPr>
                <w:rFonts w:ascii="Times New Roman" w:cs="Times New Roman"/>
                <w:sz w:val="20"/>
                <w:szCs w:val="20"/>
                <w:rPrChange w:id="648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CEA022C">
              <w:rPr>
                <w:rFonts w:ascii="Times New Roman" w:cs="Times New Roman"/>
                <w:sz w:val="20"/>
                <w:szCs w:val="20"/>
                <w:rPrChange w:id="6484" w:author="ahmad sahrul" w:date="2026-04-27T19:32:00Z">
                  <w:rPr>
                    <w:sz w:val="20"/>
                    <w:szCs w:val="20"/>
                  </w:rPr>
                </w:rPrChange>
              </w:rPr>
              <w:t>aplikasi</w:t>
            </w:r>
            <w:r w:rsidRPr="62DDA45E">
              <w:rPr>
                <w:rFonts w:ascii="Times New Roman" w:cs="Times New Roman"/>
                <w:sz w:val="20"/>
                <w:szCs w:val="20"/>
                <w:rPrChange w:id="648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48488CA">
              <w:rPr>
                <w:rFonts w:ascii="Times New Roman" w:cs="Times New Roman"/>
                <w:sz w:val="20"/>
                <w:szCs w:val="20"/>
                <w:rPrChange w:id="6486" w:author="ahmad sahrul" w:date="2026-04-27T19:32:00Z">
                  <w:rPr>
                    <w:sz w:val="20"/>
                    <w:szCs w:val="20"/>
                  </w:rPr>
                </w:rPrChange>
              </w:rPr>
              <w:t>berjalan</w:t>
            </w:r>
            <w:r w:rsidRPr="50259F99">
              <w:rPr>
                <w:rFonts w:ascii="Times New Roman" w:cs="Times New Roman"/>
                <w:sz w:val="20"/>
                <w:szCs w:val="20"/>
                <w:rPrChange w:id="648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2FF3E1D">
              <w:rPr>
                <w:rFonts w:ascii="Times New Roman" w:cs="Times New Roman"/>
                <w:sz w:val="20"/>
                <w:szCs w:val="20"/>
                <w:rPrChange w:id="6488" w:author="ahmad sahrul" w:date="2026-04-27T19:32:00Z">
                  <w:rPr>
                    <w:sz w:val="20"/>
                    <w:szCs w:val="20"/>
                  </w:rPr>
                </w:rPrChange>
              </w:rPr>
              <w:t>dalam</w:t>
            </w:r>
            <w:r w:rsidRPr="534F907B">
              <w:rPr>
                <w:rFonts w:ascii="Times New Roman" w:cs="Times New Roman"/>
                <w:sz w:val="20"/>
                <w:szCs w:val="20"/>
                <w:rPrChange w:id="648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DE0A1C12">
              <w:rPr>
                <w:rFonts w:ascii="Times New Roman" w:cs="Times New Roman"/>
                <w:sz w:val="20"/>
                <w:szCs w:val="20"/>
                <w:rPrChange w:id="6490" w:author="ahmad sahrul" w:date="2026-04-27T19:32:00Z">
                  <w:rPr>
                    <w:sz w:val="20"/>
                    <w:szCs w:val="20"/>
                  </w:rPr>
                </w:rPrChange>
              </w:rPr>
              <w:t>lingkungan</w:t>
            </w:r>
            <w:r w:rsidRPr="E58E14FF">
              <w:rPr>
                <w:rFonts w:ascii="Times New Roman" w:cs="Times New Roman"/>
                <w:sz w:val="20"/>
                <w:szCs w:val="20"/>
                <w:rPrChange w:id="649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FEAA272">
              <w:rPr>
                <w:rFonts w:ascii="Times New Roman" w:cs="Times New Roman"/>
                <w:sz w:val="20"/>
                <w:szCs w:val="20"/>
                <w:rPrChange w:id="6492" w:author="ahmad sahrul" w:date="2026-04-27T19:32:00Z">
                  <w:rPr>
                    <w:sz w:val="20"/>
                    <w:szCs w:val="20"/>
                  </w:rPr>
                </w:rPrChange>
              </w:rPr>
              <w:t>terisolasi</w:t>
            </w:r>
            <w:r w:rsidRPr="C1FECD53">
              <w:rPr>
                <w:rFonts w:ascii="Times New Roman" w:cs="Times New Roman"/>
                <w:sz w:val="20"/>
                <w:szCs w:val="20"/>
                <w:rPrChange w:id="6493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3E3B55F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426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94" w:author="ahmad sahrul" w:date="2026-04-27T19:32:00Z">
                  <w:rPr/>
                </w:rPrChange>
              </w:rPr>
              <w:pPrChange w:id="6495" w:author="6781" w:date="2026-04-27T23:07:00Z">
                <w:pPr/>
              </w:pPrChange>
            </w:pPr>
            <w:r w:rsidRPr="3BAA9513">
              <w:rPr>
                <w:rFonts w:ascii="Times New Roman" w:cs="Times New Roman"/>
                <w:sz w:val="20"/>
                <w:szCs w:val="20"/>
                <w:rPrChange w:id="6496" w:author="ahmad sahrul" w:date="2026-04-27T19:32:00Z">
                  <w:rPr>
                    <w:sz w:val="20"/>
                    <w:szCs w:val="20"/>
                  </w:rPr>
                </w:rPrChange>
              </w:rPr>
              <w:t>Flutter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6089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497" w:author="ahmad sahrul" w:date="2026-04-27T19:32:00Z">
                  <w:rPr/>
                </w:rPrChange>
              </w:rPr>
              <w:pPrChange w:id="6498" w:author="6781" w:date="2026-04-27T23:07:00Z">
                <w:pPr/>
              </w:pPrChange>
            </w:pPr>
            <w:r w:rsidRPr="22F58F77">
              <w:rPr>
                <w:rFonts w:ascii="Times New Roman" w:cs="Times New Roman"/>
                <w:sz w:val="20"/>
                <w:szCs w:val="20"/>
                <w:rPrChange w:id="649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Framework open-source </w:t>
            </w:r>
            <w:r w:rsidRPr="F8682F5A">
              <w:rPr>
                <w:rFonts w:ascii="Times New Roman" w:cs="Times New Roman"/>
                <w:sz w:val="20"/>
                <w:szCs w:val="20"/>
                <w:rPrChange w:id="6500" w:author="ahmad sahrul" w:date="2026-04-27T19:32:00Z">
                  <w:rPr>
                    <w:sz w:val="20"/>
                    <w:szCs w:val="20"/>
                  </w:rPr>
                </w:rPrChange>
              </w:rPr>
              <w:t>dari</w:t>
            </w:r>
            <w:r w:rsidRPr="C989CF0E">
              <w:rPr>
                <w:rFonts w:ascii="Times New Roman" w:cs="Times New Roman"/>
                <w:sz w:val="20"/>
                <w:szCs w:val="20"/>
                <w:rPrChange w:id="650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Google </w:t>
            </w:r>
            <w:r w:rsidRPr="E6F34489">
              <w:rPr>
                <w:rFonts w:ascii="Times New Roman" w:cs="Times New Roman"/>
                <w:sz w:val="20"/>
                <w:szCs w:val="20"/>
                <w:rPrChange w:id="6502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9AFF75F3">
              <w:rPr>
                <w:rFonts w:ascii="Times New Roman" w:cs="Times New Roman"/>
                <w:sz w:val="20"/>
                <w:szCs w:val="20"/>
                <w:rPrChange w:id="650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AEC9193">
              <w:rPr>
                <w:rFonts w:ascii="Times New Roman" w:cs="Times New Roman"/>
                <w:sz w:val="20"/>
                <w:szCs w:val="20"/>
                <w:rPrChange w:id="6504" w:author="ahmad sahrul" w:date="2026-04-27T19:32:00Z">
                  <w:rPr>
                    <w:sz w:val="20"/>
                    <w:szCs w:val="20"/>
                  </w:rPr>
                </w:rPrChange>
              </w:rPr>
              <w:t>membangun</w:t>
            </w:r>
            <w:r w:rsidRPr="5F4FF9A1">
              <w:rPr>
                <w:rFonts w:ascii="Times New Roman" w:cs="Times New Roman"/>
                <w:sz w:val="20"/>
                <w:szCs w:val="20"/>
                <w:rPrChange w:id="650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B8596E9">
              <w:rPr>
                <w:rFonts w:ascii="Times New Roman" w:cs="Times New Roman"/>
                <w:sz w:val="20"/>
                <w:szCs w:val="20"/>
                <w:rPrChange w:id="6506" w:author="ahmad sahrul" w:date="2026-04-27T19:32:00Z">
                  <w:rPr>
                    <w:sz w:val="20"/>
                    <w:szCs w:val="20"/>
                  </w:rPr>
                </w:rPrChange>
              </w:rPr>
              <w:t>aplikasi</w:t>
            </w:r>
            <w:r w:rsidRPr="A15F4DD3">
              <w:rPr>
                <w:rFonts w:ascii="Times New Roman" w:cs="Times New Roman"/>
                <w:sz w:val="20"/>
                <w:szCs w:val="20"/>
                <w:rPrChange w:id="650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mobile cross-platform.</w:t>
            </w:r>
          </w:p>
        </w:tc>
      </w:tr>
      <w:tr w:rsidR="00BF190D" w14:paraId="3D409AC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AC2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08" w:author="ahmad sahrul" w:date="2026-04-27T19:32:00Z">
                  <w:rPr/>
                </w:rPrChange>
              </w:rPr>
              <w:pPrChange w:id="6509" w:author="6781" w:date="2026-04-27T23:07:00Z">
                <w:pPr/>
              </w:pPrChange>
            </w:pPr>
            <w:r w:rsidRPr="B4E72C15">
              <w:rPr>
                <w:rFonts w:ascii="Times New Roman" w:cs="Times New Roman"/>
                <w:sz w:val="20"/>
                <w:szCs w:val="20"/>
                <w:rPrChange w:id="6510" w:author="ahmad sahrul" w:date="2026-04-27T19:32:00Z">
                  <w:rPr>
                    <w:sz w:val="20"/>
                    <w:szCs w:val="20"/>
                  </w:rPr>
                </w:rPrChange>
              </w:rPr>
              <w:t>JWT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BE9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11" w:author="ahmad sahrul" w:date="2026-04-27T19:32:00Z">
                  <w:rPr/>
                </w:rPrChange>
              </w:rPr>
              <w:pPrChange w:id="6512" w:author="6781" w:date="2026-04-27T23:07:00Z">
                <w:pPr/>
              </w:pPrChange>
            </w:pPr>
            <w:r w:rsidRPr="271F09E9">
              <w:rPr>
                <w:rFonts w:ascii="Times New Roman" w:cs="Times New Roman"/>
                <w:sz w:val="20"/>
                <w:szCs w:val="20"/>
                <w:rPrChange w:id="651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JSON Web Token </w:t>
            </w:r>
            <w:r w:rsidRPr="271F09E9">
              <w:rPr>
                <w:rFonts w:ascii="Times New Roman" w:cs="Times New Roman"/>
                <w:sz w:val="20"/>
                <w:szCs w:val="20"/>
                <w:rPrChange w:id="6514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271F09E9">
              <w:rPr>
                <w:rFonts w:ascii="Times New Roman" w:cs="Times New Roman"/>
                <w:sz w:val="20"/>
                <w:szCs w:val="20"/>
                <w:rPrChange w:id="651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953CE42">
              <w:rPr>
                <w:rFonts w:ascii="Times New Roman" w:cs="Times New Roman"/>
                <w:sz w:val="20"/>
                <w:szCs w:val="20"/>
                <w:rPrChange w:id="6516" w:author="ahmad sahrul" w:date="2026-04-27T19:32:00Z">
                  <w:rPr>
                    <w:sz w:val="20"/>
                    <w:szCs w:val="20"/>
                  </w:rPr>
                </w:rPrChange>
              </w:rPr>
              <w:t>standar</w:t>
            </w:r>
            <w:r w:rsidRPr="62F9A5B4">
              <w:rPr>
                <w:rFonts w:ascii="Times New Roman" w:cs="Times New Roman"/>
                <w:sz w:val="20"/>
                <w:szCs w:val="20"/>
                <w:rPrChange w:id="651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17B0E74">
              <w:rPr>
                <w:rFonts w:ascii="Times New Roman" w:cs="Times New Roman"/>
                <w:sz w:val="20"/>
                <w:szCs w:val="20"/>
                <w:rPrChange w:id="6518" w:author="ahmad sahrul" w:date="2026-04-27T19:32:00Z">
                  <w:rPr>
                    <w:sz w:val="20"/>
                    <w:szCs w:val="20"/>
                  </w:rPr>
                </w:rPrChange>
              </w:rPr>
              <w:t>terbuka</w:t>
            </w:r>
            <w:r w:rsidRPr="9200F2CE">
              <w:rPr>
                <w:rFonts w:ascii="Times New Roman" w:cs="Times New Roman"/>
                <w:sz w:val="20"/>
                <w:szCs w:val="20"/>
                <w:rPrChange w:id="651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0815E72">
              <w:rPr>
                <w:rFonts w:ascii="Times New Roman" w:cs="Times New Roman"/>
                <w:sz w:val="20"/>
                <w:szCs w:val="20"/>
                <w:rPrChange w:id="6520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0D3EA767">
              <w:rPr>
                <w:rFonts w:ascii="Times New Roman" w:cs="Times New Roman"/>
                <w:sz w:val="20"/>
                <w:szCs w:val="20"/>
                <w:rPrChange w:id="652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398B028A">
              <w:rPr>
                <w:rFonts w:ascii="Times New Roman" w:cs="Times New Roman"/>
                <w:sz w:val="20"/>
                <w:szCs w:val="20"/>
                <w:rPrChange w:id="6522" w:author="ahmad sahrul" w:date="2026-04-27T19:32:00Z">
                  <w:rPr>
                    <w:sz w:val="20"/>
                    <w:szCs w:val="20"/>
                  </w:rPr>
                </w:rPrChange>
              </w:rPr>
              <w:t>transmisi</w:t>
            </w:r>
            <w:r w:rsidRPr="04055325">
              <w:rPr>
                <w:rFonts w:ascii="Times New Roman" w:cs="Times New Roman"/>
                <w:sz w:val="20"/>
                <w:szCs w:val="20"/>
                <w:rPrChange w:id="652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601343D">
              <w:rPr>
                <w:rFonts w:ascii="Times New Roman" w:cs="Times New Roman"/>
                <w:sz w:val="20"/>
                <w:szCs w:val="20"/>
                <w:rPrChange w:id="6524" w:author="ahmad sahrul" w:date="2026-04-27T19:32:00Z">
                  <w:rPr>
                    <w:sz w:val="20"/>
                    <w:szCs w:val="20"/>
                  </w:rPr>
                </w:rPrChange>
              </w:rPr>
              <w:t>informasi</w:t>
            </w:r>
            <w:r w:rsidRPr="5A88C3A0">
              <w:rPr>
                <w:rFonts w:ascii="Times New Roman" w:cs="Times New Roman"/>
                <w:sz w:val="20"/>
                <w:szCs w:val="20"/>
                <w:rPrChange w:id="652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B4D497E">
              <w:rPr>
                <w:rFonts w:ascii="Times New Roman" w:cs="Times New Roman"/>
                <w:sz w:val="20"/>
                <w:szCs w:val="20"/>
                <w:rPrChange w:id="6526" w:author="ahmad sahrul" w:date="2026-04-27T19:32:00Z">
                  <w:rPr>
                    <w:sz w:val="20"/>
                    <w:szCs w:val="20"/>
                  </w:rPr>
                </w:rPrChange>
              </w:rPr>
              <w:t>secara</w:t>
            </w:r>
            <w:r w:rsidRPr="EDE82426">
              <w:rPr>
                <w:rFonts w:ascii="Times New Roman" w:cs="Times New Roman"/>
                <w:sz w:val="20"/>
                <w:szCs w:val="20"/>
                <w:rPrChange w:id="652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5903004">
              <w:rPr>
                <w:rFonts w:ascii="Times New Roman" w:cs="Times New Roman"/>
                <w:sz w:val="20"/>
                <w:szCs w:val="20"/>
                <w:rPrChange w:id="6528" w:author="ahmad sahrul" w:date="2026-04-27T19:32:00Z">
                  <w:rPr>
                    <w:sz w:val="20"/>
                    <w:szCs w:val="20"/>
                  </w:rPr>
                </w:rPrChange>
              </w:rPr>
              <w:t>aman</w:t>
            </w:r>
            <w:r w:rsidRPr="748EC879">
              <w:rPr>
                <w:rFonts w:ascii="Times New Roman" w:cs="Times New Roman"/>
                <w:sz w:val="20"/>
                <w:szCs w:val="20"/>
                <w:rPrChange w:id="652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5013737">
              <w:rPr>
                <w:rFonts w:ascii="Times New Roman" w:cs="Times New Roman"/>
                <w:sz w:val="20"/>
                <w:szCs w:val="20"/>
                <w:rPrChange w:id="6530" w:author="ahmad sahrul" w:date="2026-04-27T19:32:00Z">
                  <w:rPr>
                    <w:sz w:val="20"/>
                    <w:szCs w:val="20"/>
                  </w:rPr>
                </w:rPrChange>
              </w:rPr>
              <w:t>antar</w:t>
            </w:r>
            <w:r w:rsidRPr="6F2E7E5A">
              <w:rPr>
                <w:rFonts w:ascii="Times New Roman" w:cs="Times New Roman"/>
                <w:sz w:val="20"/>
                <w:szCs w:val="20"/>
                <w:rPrChange w:id="653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9DE3A87">
              <w:rPr>
                <w:rFonts w:ascii="Times New Roman" w:cs="Times New Roman"/>
                <w:sz w:val="20"/>
                <w:szCs w:val="20"/>
                <w:rPrChange w:id="6532" w:author="ahmad sahrul" w:date="2026-04-27T19:32:00Z">
                  <w:rPr>
                    <w:sz w:val="20"/>
                    <w:szCs w:val="20"/>
                  </w:rPr>
                </w:rPrChange>
              </w:rPr>
              <w:t>pihak</w:t>
            </w:r>
            <w:r w:rsidRPr="0D56A81D">
              <w:rPr>
                <w:rFonts w:ascii="Times New Roman" w:cs="Times New Roman"/>
                <w:sz w:val="20"/>
                <w:szCs w:val="20"/>
                <w:rPrChange w:id="653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81A0472C">
              <w:rPr>
                <w:rFonts w:ascii="Times New Roman" w:cs="Times New Roman"/>
                <w:sz w:val="20"/>
                <w:szCs w:val="20"/>
                <w:rPrChange w:id="6534" w:author="ahmad sahrul" w:date="2026-04-27T19:32:00Z">
                  <w:rPr>
                    <w:sz w:val="20"/>
                    <w:szCs w:val="20"/>
                  </w:rPr>
                </w:rPrChange>
              </w:rPr>
              <w:t>sebagai</w:t>
            </w:r>
            <w:r w:rsidRPr="3193D2A3">
              <w:rPr>
                <w:rFonts w:ascii="Times New Roman" w:cs="Times New Roman"/>
                <w:sz w:val="20"/>
                <w:szCs w:val="20"/>
                <w:rPrChange w:id="653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2F9239B">
              <w:rPr>
                <w:rFonts w:ascii="Times New Roman" w:cs="Times New Roman"/>
                <w:sz w:val="20"/>
                <w:szCs w:val="20"/>
                <w:rPrChange w:id="6536" w:author="ahmad sahrul" w:date="2026-04-27T19:32:00Z">
                  <w:rPr>
                    <w:sz w:val="20"/>
                    <w:szCs w:val="20"/>
                  </w:rPr>
                </w:rPrChange>
              </w:rPr>
              <w:t>objek</w:t>
            </w:r>
            <w:r w:rsidRPr="D4BC0367">
              <w:rPr>
                <w:rFonts w:ascii="Times New Roman" w:cs="Times New Roman"/>
                <w:sz w:val="20"/>
                <w:szCs w:val="20"/>
                <w:rPrChange w:id="653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JSON.</w:t>
            </w:r>
          </w:p>
        </w:tc>
      </w:tr>
      <w:tr w:rsidR="00BF190D" w14:paraId="11035AA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776C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38" w:author="ahmad sahrul" w:date="2026-04-27T19:32:00Z">
                  <w:rPr/>
                </w:rPrChange>
              </w:rPr>
              <w:pPrChange w:id="6539" w:author="6781" w:date="2026-04-27T23:07:00Z">
                <w:pPr/>
              </w:pPrChange>
            </w:pPr>
            <w:r w:rsidRPr="2C232F7F">
              <w:rPr>
                <w:rFonts w:ascii="Times New Roman" w:cs="Times New Roman"/>
                <w:sz w:val="20"/>
                <w:szCs w:val="20"/>
                <w:rPrChange w:id="6540" w:author="ahmad sahrul" w:date="2026-04-27T19:32:00Z">
                  <w:rPr>
                    <w:sz w:val="20"/>
                    <w:szCs w:val="20"/>
                  </w:rPr>
                </w:rPrChange>
              </w:rPr>
              <w:t>Laravel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8F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41" w:author="ahmad sahrul" w:date="2026-04-27T19:32:00Z">
                  <w:rPr/>
                </w:rPrChange>
              </w:rPr>
              <w:pPrChange w:id="6542" w:author="6781" w:date="2026-04-27T23:07:00Z">
                <w:pPr/>
              </w:pPrChange>
            </w:pPr>
            <w:r w:rsidRPr="44023AC8">
              <w:rPr>
                <w:rFonts w:ascii="Times New Roman" w:cs="Times New Roman"/>
                <w:sz w:val="20"/>
                <w:szCs w:val="20"/>
                <w:rPrChange w:id="6543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Framework PHP </w:t>
            </w:r>
            <w:r w:rsidRPr="7BE069B9">
              <w:rPr>
                <w:rFonts w:ascii="Times New Roman" w:cs="Times New Roman"/>
                <w:sz w:val="20"/>
                <w:szCs w:val="20"/>
                <w:rPrChange w:id="6544" w:author="ahmad sahrul" w:date="2026-04-27T19:32:00Z">
                  <w:rPr>
                    <w:sz w:val="20"/>
                    <w:szCs w:val="20"/>
                  </w:rPr>
                </w:rPrChange>
              </w:rPr>
              <w:t>berbasis</w:t>
            </w:r>
            <w:r w:rsidRPr="7C49168D">
              <w:rPr>
                <w:rFonts w:ascii="Times New Roman" w:cs="Times New Roman"/>
                <w:sz w:val="20"/>
                <w:szCs w:val="20"/>
                <w:rPrChange w:id="6545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MVC </w:t>
            </w:r>
            <w:r w:rsidRPr="4A22C31C">
              <w:rPr>
                <w:rFonts w:ascii="Times New Roman" w:cs="Times New Roman"/>
                <w:sz w:val="20"/>
                <w:szCs w:val="20"/>
                <w:rPrChange w:id="6546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39FC296D">
              <w:rPr>
                <w:rFonts w:ascii="Times New Roman" w:cs="Times New Roman"/>
                <w:sz w:val="20"/>
                <w:szCs w:val="20"/>
                <w:rPrChange w:id="6547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D2839C9">
              <w:rPr>
                <w:rFonts w:ascii="Times New Roman" w:cs="Times New Roman"/>
                <w:sz w:val="20"/>
                <w:szCs w:val="20"/>
                <w:rPrChange w:id="6548" w:author="ahmad sahrul" w:date="2026-04-27T19:32:00Z">
                  <w:rPr>
                    <w:sz w:val="20"/>
                    <w:szCs w:val="20"/>
                  </w:rPr>
                </w:rPrChange>
              </w:rPr>
              <w:t>pengembangan</w:t>
            </w:r>
            <w:r w:rsidRPr="7CEEA64F">
              <w:rPr>
                <w:rFonts w:ascii="Times New Roman" w:cs="Times New Roman"/>
                <w:sz w:val="20"/>
                <w:szCs w:val="20"/>
                <w:rPrChange w:id="6549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B5A2EE63">
              <w:rPr>
                <w:rFonts w:ascii="Times New Roman" w:cs="Times New Roman"/>
                <w:sz w:val="20"/>
                <w:szCs w:val="20"/>
                <w:rPrChange w:id="6550" w:author="ahmad sahrul" w:date="2026-04-27T19:32:00Z">
                  <w:rPr>
                    <w:sz w:val="20"/>
                    <w:szCs w:val="20"/>
                  </w:rPr>
                </w:rPrChange>
              </w:rPr>
              <w:t>aplikasi</w:t>
            </w:r>
            <w:r w:rsidRPr="FE51EEA0">
              <w:rPr>
                <w:rFonts w:ascii="Times New Roman" w:cs="Times New Roman"/>
                <w:sz w:val="20"/>
                <w:szCs w:val="20"/>
                <w:rPrChange w:id="6551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web dan API.</w:t>
            </w:r>
          </w:p>
        </w:tc>
      </w:tr>
      <w:tr w:rsidR="00BF190D" w14:paraId="52E20E1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883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52" w:author="ahmad sahrul" w:date="2026-04-27T19:32:00Z">
                  <w:rPr/>
                </w:rPrChange>
              </w:rPr>
              <w:pPrChange w:id="6553" w:author="6781" w:date="2026-04-27T23:07:00Z">
                <w:pPr/>
              </w:pPrChange>
            </w:pPr>
            <w:r w:rsidRPr="E62DA876">
              <w:rPr>
                <w:rFonts w:ascii="Times New Roman" w:cs="Times New Roman"/>
                <w:sz w:val="20"/>
                <w:szCs w:val="20"/>
                <w:rPrChange w:id="6554" w:author="ahmad sahrul" w:date="2026-04-27T19:32:00Z">
                  <w:rPr>
                    <w:sz w:val="20"/>
                    <w:szCs w:val="20"/>
                  </w:rPr>
                </w:rPrChange>
              </w:rPr>
              <w:t>POS (Point of Sale)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2603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55" w:author="ahmad sahrul" w:date="2026-04-27T19:32:00Z">
                  <w:rPr/>
                </w:rPrChange>
              </w:rPr>
              <w:pPrChange w:id="6556" w:author="6781" w:date="2026-04-27T23:07:00Z">
                <w:pPr/>
              </w:pPrChange>
            </w:pPr>
            <w:r w:rsidRPr="ED840523">
              <w:rPr>
                <w:rFonts w:ascii="Times New Roman" w:cs="Times New Roman"/>
                <w:sz w:val="20"/>
                <w:szCs w:val="20"/>
                <w:rPrChange w:id="6557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B834090B">
              <w:rPr>
                <w:rFonts w:ascii="Times New Roman" w:cs="Times New Roman"/>
                <w:sz w:val="20"/>
                <w:szCs w:val="20"/>
                <w:rPrChange w:id="655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2AD4D09">
              <w:rPr>
                <w:rFonts w:ascii="Times New Roman" w:cs="Times New Roman"/>
                <w:sz w:val="20"/>
                <w:szCs w:val="20"/>
                <w:rPrChange w:id="6559" w:author="ahmad sahrul" w:date="2026-04-27T19:32:00Z">
                  <w:rPr>
                    <w:sz w:val="20"/>
                    <w:szCs w:val="20"/>
                  </w:rPr>
                </w:rPrChange>
              </w:rPr>
              <w:t>kasir</w:t>
            </w:r>
            <w:r w:rsidRPr="627C9C95">
              <w:rPr>
                <w:rFonts w:ascii="Times New Roman" w:cs="Times New Roman"/>
                <w:sz w:val="20"/>
                <w:szCs w:val="20"/>
                <w:rPrChange w:id="656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5E3388D4">
              <w:rPr>
                <w:rFonts w:ascii="Times New Roman" w:cs="Times New Roman"/>
                <w:sz w:val="20"/>
                <w:szCs w:val="20"/>
                <w:rPrChange w:id="6561" w:author="ahmad sahrul" w:date="2026-04-27T19:32:00Z">
                  <w:rPr>
                    <w:sz w:val="20"/>
                    <w:szCs w:val="20"/>
                  </w:rPr>
                </w:rPrChange>
              </w:rPr>
              <w:t>digunakan</w:t>
            </w:r>
            <w:r w:rsidRPr="3744C537">
              <w:rPr>
                <w:rFonts w:ascii="Times New Roman" w:cs="Times New Roman"/>
                <w:sz w:val="20"/>
                <w:szCs w:val="20"/>
                <w:rPrChange w:id="656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8A03203">
              <w:rPr>
                <w:rFonts w:ascii="Times New Roman" w:cs="Times New Roman"/>
                <w:sz w:val="20"/>
                <w:szCs w:val="20"/>
                <w:rPrChange w:id="6563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1309E143">
              <w:rPr>
                <w:rFonts w:ascii="Times New Roman" w:cs="Times New Roman"/>
                <w:sz w:val="20"/>
                <w:szCs w:val="20"/>
                <w:rPrChange w:id="656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D25C0EF">
              <w:rPr>
                <w:rFonts w:ascii="Times New Roman" w:cs="Times New Roman"/>
                <w:sz w:val="20"/>
                <w:szCs w:val="20"/>
                <w:rPrChange w:id="6565" w:author="ahmad sahrul" w:date="2026-04-27T19:32:00Z">
                  <w:rPr>
                    <w:sz w:val="20"/>
                    <w:szCs w:val="20"/>
                  </w:rPr>
                </w:rPrChange>
              </w:rPr>
              <w:t>mencatat</w:t>
            </w:r>
            <w:r w:rsidRPr="9C21BCA6">
              <w:rPr>
                <w:rFonts w:ascii="Times New Roman" w:cs="Times New Roman"/>
                <w:sz w:val="20"/>
                <w:szCs w:val="20"/>
                <w:rPrChange w:id="656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65E334F6">
              <w:rPr>
                <w:rFonts w:ascii="Times New Roman" w:cs="Times New Roman"/>
                <w:sz w:val="20"/>
                <w:szCs w:val="20"/>
                <w:rPrChange w:id="6567" w:author="ahmad sahrul" w:date="2026-04-27T19:32:00Z">
                  <w:rPr>
                    <w:sz w:val="20"/>
                    <w:szCs w:val="20"/>
                  </w:rPr>
                </w:rPrChange>
              </w:rPr>
              <w:t>transaksi</w:t>
            </w:r>
            <w:r w:rsidRPr="0440B074">
              <w:rPr>
                <w:rFonts w:ascii="Times New Roman" w:cs="Times New Roman"/>
                <w:sz w:val="20"/>
                <w:szCs w:val="20"/>
                <w:rPrChange w:id="656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DF4A7D3">
              <w:rPr>
                <w:rFonts w:ascii="Times New Roman" w:cs="Times New Roman"/>
                <w:sz w:val="20"/>
                <w:szCs w:val="20"/>
                <w:rPrChange w:id="6569" w:author="ahmad sahrul" w:date="2026-04-27T19:32:00Z">
                  <w:rPr>
                    <w:sz w:val="20"/>
                    <w:szCs w:val="20"/>
                  </w:rPr>
                </w:rPrChange>
              </w:rPr>
              <w:t>penjualan</w:t>
            </w:r>
            <w:r w:rsidRPr="3DD3F296">
              <w:rPr>
                <w:rFonts w:ascii="Times New Roman" w:cs="Times New Roman"/>
                <w:sz w:val="20"/>
                <w:szCs w:val="20"/>
                <w:rPrChange w:id="657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di </w:t>
            </w:r>
            <w:r w:rsidRPr="9BED3872">
              <w:rPr>
                <w:rFonts w:ascii="Times New Roman" w:cs="Times New Roman"/>
                <w:sz w:val="20"/>
                <w:szCs w:val="20"/>
                <w:rPrChange w:id="6571" w:author="ahmad sahrul" w:date="2026-04-27T19:32:00Z">
                  <w:rPr>
                    <w:sz w:val="20"/>
                    <w:szCs w:val="20"/>
                  </w:rPr>
                </w:rPrChange>
              </w:rPr>
              <w:t>tempat</w:t>
            </w:r>
            <w:r w:rsidRPr="E0A54055">
              <w:rPr>
                <w:rFonts w:ascii="Times New Roman" w:cs="Times New Roman"/>
                <w:sz w:val="20"/>
                <w:szCs w:val="20"/>
                <w:rPrChange w:id="6572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3FD21F9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643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73" w:author="ahmad sahrul" w:date="2026-04-27T19:32:00Z">
                  <w:rPr/>
                </w:rPrChange>
              </w:rPr>
              <w:pPrChange w:id="6574" w:author="6781" w:date="2026-04-27T23:07:00Z">
                <w:pPr/>
              </w:pPrChange>
            </w:pPr>
            <w:r w:rsidRPr="D380F290">
              <w:rPr>
                <w:rFonts w:ascii="Times New Roman" w:cs="Times New Roman"/>
                <w:sz w:val="20"/>
                <w:szCs w:val="20"/>
                <w:rPrChange w:id="6575" w:author="ahmad sahrul" w:date="2026-04-27T19:32:00Z">
                  <w:rPr>
                    <w:sz w:val="20"/>
                    <w:szCs w:val="20"/>
                  </w:rPr>
                </w:rPrChange>
              </w:rPr>
              <w:t>RBAC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AC6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76" w:author="ahmad sahrul" w:date="2026-04-27T19:32:00Z">
                  <w:rPr/>
                </w:rPrChange>
              </w:rPr>
              <w:pPrChange w:id="6577" w:author="6781" w:date="2026-04-27T23:07:00Z">
                <w:pPr/>
              </w:pPrChange>
            </w:pPr>
            <w:r w:rsidRPr="955AA8DD">
              <w:rPr>
                <w:rFonts w:ascii="Times New Roman" w:cs="Times New Roman"/>
                <w:sz w:val="20"/>
                <w:szCs w:val="20"/>
                <w:rPrChange w:id="657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Role-Based Access Control </w:t>
            </w:r>
            <w:r w:rsidRPr="955AA8DD">
              <w:rPr>
                <w:rFonts w:ascii="Times New Roman" w:cs="Times New Roman"/>
                <w:sz w:val="20"/>
                <w:szCs w:val="20"/>
                <w:rPrChange w:id="6579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955AA8DD">
              <w:rPr>
                <w:rFonts w:ascii="Times New Roman" w:cs="Times New Roman"/>
                <w:sz w:val="20"/>
                <w:szCs w:val="20"/>
                <w:rPrChange w:id="658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0AA65AE">
              <w:rPr>
                <w:rFonts w:ascii="Times New Roman" w:cs="Times New Roman"/>
                <w:sz w:val="20"/>
                <w:szCs w:val="20"/>
                <w:rPrChange w:id="6581" w:author="ahmad sahrul" w:date="2026-04-27T19:32:00Z">
                  <w:rPr>
                    <w:sz w:val="20"/>
                    <w:szCs w:val="20"/>
                  </w:rPr>
                </w:rPrChange>
              </w:rPr>
              <w:t>pembatasan</w:t>
            </w:r>
            <w:r w:rsidRPr="ABA2A0ED">
              <w:rPr>
                <w:rFonts w:ascii="Times New Roman" w:cs="Times New Roman"/>
                <w:sz w:val="20"/>
                <w:szCs w:val="20"/>
                <w:rPrChange w:id="658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7F7DD5D">
              <w:rPr>
                <w:rFonts w:ascii="Times New Roman" w:cs="Times New Roman"/>
                <w:sz w:val="20"/>
                <w:szCs w:val="20"/>
                <w:rPrChange w:id="6583" w:author="ahmad sahrul" w:date="2026-04-27T19:32:00Z">
                  <w:rPr>
                    <w:sz w:val="20"/>
                    <w:szCs w:val="20"/>
                  </w:rPr>
                </w:rPrChange>
              </w:rPr>
              <w:t>akses</w:t>
            </w:r>
            <w:r w:rsidRPr="27AC91E9">
              <w:rPr>
                <w:rFonts w:ascii="Times New Roman" w:cs="Times New Roman"/>
                <w:sz w:val="20"/>
                <w:szCs w:val="20"/>
                <w:rPrChange w:id="658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A78C91D">
              <w:rPr>
                <w:rFonts w:ascii="Times New Roman" w:cs="Times New Roman"/>
                <w:sz w:val="20"/>
                <w:szCs w:val="20"/>
                <w:rPrChange w:id="6585" w:author="ahmad sahrul" w:date="2026-04-27T19:32:00Z">
                  <w:rPr>
                    <w:sz w:val="20"/>
                    <w:szCs w:val="20"/>
                  </w:rPr>
                </w:rPrChange>
              </w:rPr>
              <w:t>sistem</w:t>
            </w:r>
            <w:r w:rsidRPr="3FCD0F9C">
              <w:rPr>
                <w:rFonts w:ascii="Times New Roman" w:cs="Times New Roman"/>
                <w:sz w:val="20"/>
                <w:szCs w:val="20"/>
                <w:rPrChange w:id="658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954C5D5">
              <w:rPr>
                <w:rFonts w:ascii="Times New Roman" w:cs="Times New Roman"/>
                <w:sz w:val="20"/>
                <w:szCs w:val="20"/>
                <w:rPrChange w:id="6587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A5031FA8">
              <w:rPr>
                <w:rFonts w:ascii="Times New Roman" w:cs="Times New Roman"/>
                <w:sz w:val="20"/>
                <w:szCs w:val="20"/>
                <w:rPrChange w:id="658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AA3F02B">
              <w:rPr>
                <w:rFonts w:ascii="Times New Roman" w:cs="Times New Roman"/>
                <w:sz w:val="20"/>
                <w:szCs w:val="20"/>
                <w:rPrChange w:id="6589" w:author="ahmad sahrul" w:date="2026-04-27T19:32:00Z">
                  <w:rPr>
                    <w:sz w:val="20"/>
                    <w:szCs w:val="20"/>
                  </w:rPr>
                </w:rPrChange>
              </w:rPr>
              <w:t>peran</w:t>
            </w:r>
            <w:r w:rsidRPr="1C765B21">
              <w:rPr>
                <w:rFonts w:ascii="Times New Roman" w:cs="Times New Roman"/>
                <w:sz w:val="20"/>
                <w:szCs w:val="20"/>
                <w:rPrChange w:id="659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79F9F13">
              <w:rPr>
                <w:rFonts w:ascii="Times New Roman" w:cs="Times New Roman"/>
                <w:sz w:val="20"/>
                <w:szCs w:val="20"/>
                <w:rPrChange w:id="6591" w:author="ahmad sahrul" w:date="2026-04-27T19:32:00Z">
                  <w:rPr>
                    <w:sz w:val="20"/>
                    <w:szCs w:val="20"/>
                  </w:rPr>
                </w:rPrChange>
              </w:rPr>
              <w:t>pengguna</w:t>
            </w:r>
            <w:r w:rsidRPr="B3FEC138">
              <w:rPr>
                <w:rFonts w:ascii="Times New Roman" w:cs="Times New Roman"/>
                <w:sz w:val="20"/>
                <w:szCs w:val="20"/>
                <w:rPrChange w:id="6592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56D918F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30FA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93" w:author="ahmad sahrul" w:date="2026-04-27T19:32:00Z">
                  <w:rPr/>
                </w:rPrChange>
              </w:rPr>
              <w:pPrChange w:id="6594" w:author="6781" w:date="2026-04-27T23:07:00Z">
                <w:pPr/>
              </w:pPrChange>
            </w:pPr>
            <w:r w:rsidRPr="48F0D3E0">
              <w:rPr>
                <w:rFonts w:ascii="Times New Roman" w:cs="Times New Roman"/>
                <w:sz w:val="20"/>
                <w:szCs w:val="20"/>
                <w:rPrChange w:id="6595" w:author="ahmad sahrul" w:date="2026-04-27T19:32:00Z">
                  <w:rPr>
                    <w:sz w:val="20"/>
                    <w:szCs w:val="20"/>
                  </w:rPr>
                </w:rPrChange>
              </w:rPr>
              <w:t>RESTful API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DA37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596" w:author="ahmad sahrul" w:date="2026-04-27T19:32:00Z">
                  <w:rPr/>
                </w:rPrChange>
              </w:rPr>
              <w:pPrChange w:id="6597" w:author="6781" w:date="2026-04-27T23:07:00Z">
                <w:pPr/>
              </w:pPrChange>
            </w:pPr>
            <w:r w:rsidRPr="492FC591">
              <w:rPr>
                <w:rFonts w:ascii="Times New Roman" w:cs="Times New Roman"/>
                <w:sz w:val="20"/>
                <w:szCs w:val="20"/>
                <w:rPrChange w:id="659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Gaya </w:t>
            </w:r>
            <w:r w:rsidRPr="53740C23">
              <w:rPr>
                <w:rFonts w:ascii="Times New Roman" w:cs="Times New Roman"/>
                <w:sz w:val="20"/>
                <w:szCs w:val="20"/>
                <w:rPrChange w:id="6599" w:author="ahmad sahrul" w:date="2026-04-27T19:32:00Z">
                  <w:rPr>
                    <w:sz w:val="20"/>
                    <w:szCs w:val="20"/>
                  </w:rPr>
                </w:rPrChange>
              </w:rPr>
              <w:t>arsitektur</w:t>
            </w:r>
            <w:r w:rsidRPr="B807F79B">
              <w:rPr>
                <w:rFonts w:ascii="Times New Roman" w:cs="Times New Roman"/>
                <w:sz w:val="20"/>
                <w:szCs w:val="20"/>
                <w:rPrChange w:id="660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API yang </w:t>
            </w:r>
            <w:r w:rsidRPr="F7E3BB17">
              <w:rPr>
                <w:rFonts w:ascii="Times New Roman" w:cs="Times New Roman"/>
                <w:sz w:val="20"/>
                <w:szCs w:val="20"/>
                <w:rPrChange w:id="6601" w:author="ahmad sahrul" w:date="2026-04-27T19:32:00Z">
                  <w:rPr>
                    <w:sz w:val="20"/>
                    <w:szCs w:val="20"/>
                  </w:rPr>
                </w:rPrChange>
              </w:rPr>
              <w:t>menggunakan</w:t>
            </w:r>
            <w:r w:rsidRPr="5AB7DAA2">
              <w:rPr>
                <w:rFonts w:ascii="Times New Roman" w:cs="Times New Roman"/>
                <w:sz w:val="20"/>
                <w:szCs w:val="20"/>
                <w:rPrChange w:id="660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A17BA2E">
              <w:rPr>
                <w:rFonts w:ascii="Times New Roman" w:cs="Times New Roman"/>
                <w:sz w:val="20"/>
                <w:szCs w:val="20"/>
                <w:rPrChange w:id="6603" w:author="ahmad sahrul" w:date="2026-04-27T19:32:00Z">
                  <w:rPr>
                    <w:sz w:val="20"/>
                    <w:szCs w:val="20"/>
                  </w:rPr>
                </w:rPrChange>
              </w:rPr>
              <w:t>metode</w:t>
            </w:r>
            <w:r w:rsidRPr="41B4FF38">
              <w:rPr>
                <w:rFonts w:ascii="Times New Roman" w:cs="Times New Roman"/>
                <w:sz w:val="20"/>
                <w:szCs w:val="20"/>
                <w:rPrChange w:id="660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HTTP </w:t>
            </w:r>
            <w:r w:rsidRPr="24393AA0">
              <w:rPr>
                <w:rFonts w:ascii="Times New Roman" w:cs="Times New Roman"/>
                <w:sz w:val="20"/>
                <w:szCs w:val="20"/>
                <w:rPrChange w:id="6605" w:author="ahmad sahrul" w:date="2026-04-27T19:32:00Z">
                  <w:rPr>
                    <w:sz w:val="20"/>
                    <w:szCs w:val="20"/>
                  </w:rPr>
                </w:rPrChange>
              </w:rPr>
              <w:t>standar</w:t>
            </w:r>
            <w:r w:rsidRPr="5261DAB9">
              <w:rPr>
                <w:rFonts w:ascii="Times New Roman" w:cs="Times New Roman"/>
                <w:sz w:val="20"/>
                <w:szCs w:val="20"/>
                <w:rPrChange w:id="660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(GET, POST, PUT, DELETE) dan format JSON.</w:t>
            </w:r>
          </w:p>
        </w:tc>
      </w:tr>
      <w:tr w:rsidR="00BF190D" w14:paraId="13D1788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A348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07" w:author="ahmad sahrul" w:date="2026-04-27T19:32:00Z">
                  <w:rPr/>
                </w:rPrChange>
              </w:rPr>
              <w:pPrChange w:id="6608" w:author="6781" w:date="2026-04-27T23:07:00Z">
                <w:pPr/>
              </w:pPrChange>
            </w:pPr>
            <w:r w:rsidRPr="B26804C7">
              <w:rPr>
                <w:rFonts w:ascii="Times New Roman" w:cs="Times New Roman"/>
                <w:sz w:val="20"/>
                <w:szCs w:val="20"/>
                <w:rPrChange w:id="6609" w:author="ahmad sahrul" w:date="2026-04-27T19:32:00Z">
                  <w:rPr>
                    <w:sz w:val="20"/>
                    <w:szCs w:val="20"/>
                  </w:rPr>
                </w:rPrChange>
              </w:rPr>
              <w:t>SKU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DC0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10" w:author="ahmad sahrul" w:date="2026-04-27T19:32:00Z">
                  <w:rPr/>
                </w:rPrChange>
              </w:rPr>
              <w:pPrChange w:id="6611" w:author="6781" w:date="2026-04-27T23:07:00Z">
                <w:pPr/>
              </w:pPrChange>
            </w:pPr>
            <w:r w:rsidRPr="3F9E8C27">
              <w:rPr>
                <w:rFonts w:ascii="Times New Roman" w:cs="Times New Roman"/>
                <w:sz w:val="20"/>
                <w:szCs w:val="20"/>
                <w:rPrChange w:id="661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Stock Keeping Unit </w:t>
            </w:r>
            <w:r w:rsidRPr="3F9E8C27">
              <w:rPr>
                <w:rFonts w:ascii="Times New Roman" w:cs="Times New Roman"/>
                <w:sz w:val="20"/>
                <w:szCs w:val="20"/>
                <w:rPrChange w:id="6613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3F9E8C27">
              <w:rPr>
                <w:rFonts w:ascii="Times New Roman" w:cs="Times New Roman"/>
                <w:sz w:val="20"/>
                <w:szCs w:val="20"/>
                <w:rPrChange w:id="661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0451D51">
              <w:rPr>
                <w:rFonts w:ascii="Times New Roman" w:cs="Times New Roman"/>
                <w:sz w:val="20"/>
                <w:szCs w:val="20"/>
                <w:rPrChange w:id="6615" w:author="ahmad sahrul" w:date="2026-04-27T19:32:00Z">
                  <w:rPr>
                    <w:sz w:val="20"/>
                    <w:szCs w:val="20"/>
                  </w:rPr>
                </w:rPrChange>
              </w:rPr>
              <w:t>kode</w:t>
            </w:r>
            <w:r w:rsidRPr="58AF05C4">
              <w:rPr>
                <w:rFonts w:ascii="Times New Roman" w:cs="Times New Roman"/>
                <w:sz w:val="20"/>
                <w:szCs w:val="20"/>
                <w:rPrChange w:id="661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C6589A6">
              <w:rPr>
                <w:rFonts w:ascii="Times New Roman" w:cs="Times New Roman"/>
                <w:sz w:val="20"/>
                <w:szCs w:val="20"/>
                <w:rPrChange w:id="6617" w:author="ahmad sahrul" w:date="2026-04-27T19:32:00Z">
                  <w:rPr>
                    <w:sz w:val="20"/>
                    <w:szCs w:val="20"/>
                  </w:rPr>
                </w:rPrChange>
              </w:rPr>
              <w:t>unik</w:t>
            </w:r>
            <w:r w:rsidRPr="209B3723">
              <w:rPr>
                <w:rFonts w:ascii="Times New Roman" w:cs="Times New Roman"/>
                <w:sz w:val="20"/>
                <w:szCs w:val="20"/>
                <w:rPrChange w:id="661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yang </w:t>
            </w:r>
            <w:r w:rsidRPr="620A264E">
              <w:rPr>
                <w:rFonts w:ascii="Times New Roman" w:cs="Times New Roman"/>
                <w:sz w:val="20"/>
                <w:szCs w:val="20"/>
                <w:rPrChange w:id="6619" w:author="ahmad sahrul" w:date="2026-04-27T19:32:00Z">
                  <w:rPr>
                    <w:sz w:val="20"/>
                    <w:szCs w:val="20"/>
                  </w:rPr>
                </w:rPrChange>
              </w:rPr>
              <w:t>mengidentifikasi</w:t>
            </w:r>
            <w:r w:rsidRPr="66D44598">
              <w:rPr>
                <w:rFonts w:ascii="Times New Roman" w:cs="Times New Roman"/>
                <w:sz w:val="20"/>
                <w:szCs w:val="20"/>
                <w:rPrChange w:id="662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CCFB316">
              <w:rPr>
                <w:rFonts w:ascii="Times New Roman" w:cs="Times New Roman"/>
                <w:sz w:val="20"/>
                <w:szCs w:val="20"/>
                <w:rPrChange w:id="6621" w:author="ahmad sahrul" w:date="2026-04-27T19:32:00Z">
                  <w:rPr>
                    <w:sz w:val="20"/>
                    <w:szCs w:val="20"/>
                  </w:rPr>
                </w:rPrChange>
              </w:rPr>
              <w:t>setiap</w:t>
            </w:r>
            <w:r w:rsidRPr="DD9135EE">
              <w:rPr>
                <w:rFonts w:ascii="Times New Roman" w:cs="Times New Roman"/>
                <w:sz w:val="20"/>
                <w:szCs w:val="20"/>
                <w:rPrChange w:id="662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ED33A30E">
              <w:rPr>
                <w:rFonts w:ascii="Times New Roman" w:cs="Times New Roman"/>
                <w:sz w:val="20"/>
                <w:szCs w:val="20"/>
                <w:rPrChange w:id="6623" w:author="ahmad sahrul" w:date="2026-04-27T19:32:00Z">
                  <w:rPr>
                    <w:sz w:val="20"/>
                    <w:szCs w:val="20"/>
                  </w:rPr>
                </w:rPrChange>
              </w:rPr>
              <w:t>produk</w:t>
            </w:r>
            <w:r w:rsidRPr="7FA1D465">
              <w:rPr>
                <w:rFonts w:ascii="Times New Roman" w:cs="Times New Roman"/>
                <w:sz w:val="20"/>
                <w:szCs w:val="20"/>
                <w:rPrChange w:id="6624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  <w:tr w:rsidR="00BF190D" w14:paraId="6C46790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8C8E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25" w:author="ahmad sahrul" w:date="2026-04-27T19:32:00Z">
                  <w:rPr/>
                </w:rPrChange>
              </w:rPr>
              <w:pPrChange w:id="6626" w:author="6781" w:date="2026-04-27T23:07:00Z">
                <w:pPr/>
              </w:pPrChange>
            </w:pPr>
            <w:r w:rsidRPr="01BBE338">
              <w:rPr>
                <w:rFonts w:ascii="Times New Roman" w:cs="Times New Roman"/>
                <w:sz w:val="20"/>
                <w:szCs w:val="20"/>
                <w:rPrChange w:id="6627" w:author="ahmad sahrul" w:date="2026-04-27T19:32:00Z">
                  <w:rPr>
                    <w:sz w:val="20"/>
                    <w:szCs w:val="20"/>
                  </w:rPr>
                </w:rPrChange>
              </w:rPr>
              <w:lastRenderedPageBreak/>
              <w:t>Soft Delete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1D6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28" w:author="ahmad sahrul" w:date="2026-04-27T19:32:00Z">
                  <w:rPr/>
                </w:rPrChange>
              </w:rPr>
              <w:pPrChange w:id="6629" w:author="6781" w:date="2026-04-27T23:07:00Z">
                <w:pPr/>
              </w:pPrChange>
            </w:pPr>
            <w:r w:rsidRPr="E4103E02">
              <w:rPr>
                <w:rFonts w:ascii="Times New Roman" w:cs="Times New Roman"/>
                <w:sz w:val="20"/>
                <w:szCs w:val="20"/>
                <w:rPrChange w:id="663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Teknik </w:t>
            </w:r>
            <w:r w:rsidRPr="61789C9A">
              <w:rPr>
                <w:rFonts w:ascii="Times New Roman" w:cs="Times New Roman"/>
                <w:sz w:val="20"/>
                <w:szCs w:val="20"/>
                <w:rPrChange w:id="6631" w:author="ahmad sahrul" w:date="2026-04-27T19:32:00Z">
                  <w:rPr>
                    <w:sz w:val="20"/>
                    <w:szCs w:val="20"/>
                  </w:rPr>
                </w:rPrChange>
              </w:rPr>
              <w:t>penghapusan</w:t>
            </w:r>
            <w:r w:rsidRPr="BC548AC2">
              <w:rPr>
                <w:rFonts w:ascii="Times New Roman" w:cs="Times New Roman"/>
                <w:sz w:val="20"/>
                <w:szCs w:val="20"/>
                <w:rPrChange w:id="663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data di mana record </w:t>
            </w:r>
            <w:r w:rsidRPr="725A8436">
              <w:rPr>
                <w:rFonts w:ascii="Times New Roman" w:cs="Times New Roman"/>
                <w:sz w:val="20"/>
                <w:szCs w:val="20"/>
                <w:rPrChange w:id="6633" w:author="ahmad sahrul" w:date="2026-04-27T19:32:00Z">
                  <w:rPr>
                    <w:sz w:val="20"/>
                    <w:szCs w:val="20"/>
                  </w:rPr>
                </w:rPrChange>
              </w:rPr>
              <w:t>tidak</w:t>
            </w:r>
            <w:r w:rsidRPr="3F82A544">
              <w:rPr>
                <w:rFonts w:ascii="Times New Roman" w:cs="Times New Roman"/>
                <w:sz w:val="20"/>
                <w:szCs w:val="20"/>
                <w:rPrChange w:id="663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5CF1E4B9">
              <w:rPr>
                <w:rFonts w:ascii="Times New Roman" w:cs="Times New Roman"/>
                <w:sz w:val="20"/>
                <w:szCs w:val="20"/>
                <w:rPrChange w:id="6635" w:author="ahmad sahrul" w:date="2026-04-27T19:32:00Z">
                  <w:rPr>
                    <w:sz w:val="20"/>
                    <w:szCs w:val="20"/>
                  </w:rPr>
                </w:rPrChange>
              </w:rPr>
              <w:t>benar-benar</w:t>
            </w:r>
            <w:r w:rsidRPr="07CA4043">
              <w:rPr>
                <w:rFonts w:ascii="Times New Roman" w:cs="Times New Roman"/>
                <w:sz w:val="20"/>
                <w:szCs w:val="20"/>
                <w:rPrChange w:id="663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EC91F8C">
              <w:rPr>
                <w:rFonts w:ascii="Times New Roman" w:cs="Times New Roman"/>
                <w:sz w:val="20"/>
                <w:szCs w:val="20"/>
                <w:rPrChange w:id="6637" w:author="ahmad sahrul" w:date="2026-04-27T19:32:00Z">
                  <w:rPr>
                    <w:sz w:val="20"/>
                    <w:szCs w:val="20"/>
                  </w:rPr>
                </w:rPrChange>
              </w:rPr>
              <w:t>dihapus</w:t>
            </w:r>
            <w:r w:rsidRPr="D192CF7F">
              <w:rPr>
                <w:rFonts w:ascii="Times New Roman" w:cs="Times New Roman"/>
                <w:sz w:val="20"/>
                <w:szCs w:val="20"/>
                <w:rPrChange w:id="663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, </w:t>
            </w:r>
            <w:r w:rsidRPr="61B5707E">
              <w:rPr>
                <w:rFonts w:ascii="Times New Roman" w:cs="Times New Roman"/>
                <w:sz w:val="20"/>
                <w:szCs w:val="20"/>
                <w:rPrChange w:id="6639" w:author="ahmad sahrul" w:date="2026-04-27T19:32:00Z">
                  <w:rPr>
                    <w:sz w:val="20"/>
                    <w:szCs w:val="20"/>
                  </w:rPr>
                </w:rPrChange>
              </w:rPr>
              <w:t>melainkan</w:t>
            </w:r>
            <w:r w:rsidRPr="E865C08F">
              <w:rPr>
                <w:rFonts w:ascii="Times New Roman" w:cs="Times New Roman"/>
                <w:sz w:val="20"/>
                <w:szCs w:val="20"/>
                <w:rPrChange w:id="664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16C327EC">
              <w:rPr>
                <w:rFonts w:ascii="Times New Roman" w:cs="Times New Roman"/>
                <w:sz w:val="20"/>
                <w:szCs w:val="20"/>
                <w:rPrChange w:id="6641" w:author="ahmad sahrul" w:date="2026-04-27T19:32:00Z">
                  <w:rPr>
                    <w:sz w:val="20"/>
                    <w:szCs w:val="20"/>
                  </w:rPr>
                </w:rPrChange>
              </w:rPr>
              <w:t>ditandai</w:t>
            </w:r>
            <w:r w:rsidRPr="4393E44C">
              <w:rPr>
                <w:rFonts w:ascii="Times New Roman" w:cs="Times New Roman"/>
                <w:sz w:val="20"/>
                <w:szCs w:val="20"/>
                <w:rPrChange w:id="664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C8B0C0C">
              <w:rPr>
                <w:rFonts w:ascii="Times New Roman" w:cs="Times New Roman"/>
                <w:sz w:val="20"/>
                <w:szCs w:val="20"/>
                <w:rPrChange w:id="6643" w:author="ahmad sahrul" w:date="2026-04-27T19:32:00Z">
                  <w:rPr>
                    <w:sz w:val="20"/>
                    <w:szCs w:val="20"/>
                  </w:rPr>
                </w:rPrChange>
              </w:rPr>
              <w:t>sebagai</w:t>
            </w:r>
            <w:r w:rsidRPr="D3E7C0F6">
              <w:rPr>
                <w:rFonts w:ascii="Times New Roman" w:cs="Times New Roman"/>
                <w:sz w:val="20"/>
                <w:szCs w:val="20"/>
                <w:rPrChange w:id="664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'</w:t>
            </w:r>
            <w:r w:rsidRPr="51103A68">
              <w:rPr>
                <w:rFonts w:ascii="Times New Roman" w:cs="Times New Roman"/>
                <w:sz w:val="20"/>
                <w:szCs w:val="20"/>
                <w:rPrChange w:id="6645" w:author="ahmad sahrul" w:date="2026-04-27T19:32:00Z">
                  <w:rPr>
                    <w:sz w:val="20"/>
                    <w:szCs w:val="20"/>
                  </w:rPr>
                </w:rPrChange>
              </w:rPr>
              <w:t>terhapus</w:t>
            </w:r>
            <w:r w:rsidRPr="6D1AE58B">
              <w:rPr>
                <w:rFonts w:ascii="Times New Roman" w:cs="Times New Roman"/>
                <w:sz w:val="20"/>
                <w:szCs w:val="20"/>
                <w:rPrChange w:id="6646" w:author="ahmad sahrul" w:date="2026-04-27T19:32:00Z">
                  <w:rPr>
                    <w:sz w:val="20"/>
                    <w:szCs w:val="20"/>
                  </w:rPr>
                </w:rPrChange>
              </w:rPr>
              <w:t>' (</w:t>
            </w:r>
            <w:r w:rsidRPr="F87C5DCA">
              <w:rPr>
                <w:rFonts w:ascii="Times New Roman" w:cs="Times New Roman"/>
                <w:sz w:val="20"/>
                <w:szCs w:val="20"/>
                <w:rPrChange w:id="6647" w:author="ahmad sahrul" w:date="2026-04-27T19:32:00Z">
                  <w:rPr>
                    <w:sz w:val="20"/>
                    <w:szCs w:val="20"/>
                  </w:rPr>
                </w:rPrChange>
              </w:rPr>
              <w:t>deleted_at</w:t>
            </w:r>
            <w:r w:rsidRPr="73B250EA">
              <w:rPr>
                <w:rFonts w:ascii="Times New Roman" w:cs="Times New Roman"/>
                <w:sz w:val="20"/>
                <w:szCs w:val="20"/>
                <w:rPrChange w:id="6648" w:author="ahmad sahrul" w:date="2026-04-27T19:32:00Z">
                  <w:rPr>
                    <w:sz w:val="20"/>
                    <w:szCs w:val="20"/>
                  </w:rPr>
                </w:rPrChange>
              </w:rPr>
              <w:t>).</w:t>
            </w:r>
          </w:p>
        </w:tc>
      </w:tr>
      <w:tr w:rsidR="00BF190D" w14:paraId="573A306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F20F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49" w:author="ahmad sahrul" w:date="2026-04-27T19:32:00Z">
                  <w:rPr/>
                </w:rPrChange>
              </w:rPr>
              <w:pPrChange w:id="6650" w:author="6781" w:date="2026-04-27T23:07:00Z">
                <w:pPr/>
              </w:pPrChange>
            </w:pPr>
            <w:r w:rsidRPr="630D6215">
              <w:rPr>
                <w:rFonts w:ascii="Times New Roman" w:cs="Times New Roman"/>
                <w:sz w:val="20"/>
                <w:szCs w:val="20"/>
                <w:rPrChange w:id="6651" w:author="ahmad sahrul" w:date="2026-04-27T19:32:00Z">
                  <w:rPr>
                    <w:sz w:val="20"/>
                    <w:szCs w:val="20"/>
                  </w:rPr>
                </w:rPrChange>
              </w:rPr>
              <w:t>UMKM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016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52" w:author="ahmad sahrul" w:date="2026-04-27T19:32:00Z">
                  <w:rPr/>
                </w:rPrChange>
              </w:rPr>
              <w:pPrChange w:id="6653" w:author="6781" w:date="2026-04-27T23:07:00Z">
                <w:pPr/>
              </w:pPrChange>
            </w:pPr>
            <w:r w:rsidRPr="234AA62A">
              <w:rPr>
                <w:rFonts w:ascii="Times New Roman" w:cs="Times New Roman"/>
                <w:sz w:val="20"/>
                <w:szCs w:val="20"/>
                <w:rPrChange w:id="665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Usaha Mikro, Kecil, dan </w:t>
            </w:r>
            <w:r w:rsidRPr="6E4A29E1">
              <w:rPr>
                <w:rFonts w:ascii="Times New Roman" w:cs="Times New Roman"/>
                <w:sz w:val="20"/>
                <w:szCs w:val="20"/>
                <w:rPrChange w:id="6655" w:author="ahmad sahrul" w:date="2026-04-27T19:32:00Z">
                  <w:rPr>
                    <w:sz w:val="20"/>
                    <w:szCs w:val="20"/>
                  </w:rPr>
                </w:rPrChange>
              </w:rPr>
              <w:t>Menengah</w:t>
            </w:r>
            <w:r w:rsidRPr="A09D1AB4">
              <w:rPr>
                <w:rFonts w:ascii="Times New Roman" w:cs="Times New Roman"/>
                <w:sz w:val="20"/>
                <w:szCs w:val="20"/>
                <w:rPrChange w:id="665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A09D1AB4">
              <w:rPr>
                <w:rFonts w:ascii="Times New Roman" w:cs="Times New Roman"/>
                <w:sz w:val="20"/>
                <w:szCs w:val="20"/>
                <w:rPrChange w:id="6657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A09D1AB4">
              <w:rPr>
                <w:rFonts w:ascii="Times New Roman" w:cs="Times New Roman"/>
                <w:sz w:val="20"/>
                <w:szCs w:val="20"/>
                <w:rPrChange w:id="665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73617FEA">
              <w:rPr>
                <w:rFonts w:ascii="Times New Roman" w:cs="Times New Roman"/>
                <w:sz w:val="20"/>
                <w:szCs w:val="20"/>
                <w:rPrChange w:id="6659" w:author="ahmad sahrul" w:date="2026-04-27T19:32:00Z">
                  <w:rPr>
                    <w:sz w:val="20"/>
                    <w:szCs w:val="20"/>
                  </w:rPr>
                </w:rPrChange>
              </w:rPr>
              <w:t>kategori</w:t>
            </w:r>
            <w:r w:rsidRPr="8E3D2BAA">
              <w:rPr>
                <w:rFonts w:ascii="Times New Roman" w:cs="Times New Roman"/>
                <w:sz w:val="20"/>
                <w:szCs w:val="20"/>
                <w:rPrChange w:id="666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F929131A">
              <w:rPr>
                <w:rFonts w:ascii="Times New Roman" w:cs="Times New Roman"/>
                <w:sz w:val="20"/>
                <w:szCs w:val="20"/>
                <w:rPrChange w:id="6661" w:author="ahmad sahrul" w:date="2026-04-27T19:32:00Z">
                  <w:rPr>
                    <w:sz w:val="20"/>
                    <w:szCs w:val="20"/>
                  </w:rPr>
                </w:rPrChange>
              </w:rPr>
              <w:t>usaha</w:t>
            </w:r>
            <w:r w:rsidRPr="0ED236A6">
              <w:rPr>
                <w:rFonts w:ascii="Times New Roman" w:cs="Times New Roman"/>
                <w:sz w:val="20"/>
                <w:szCs w:val="20"/>
                <w:rPrChange w:id="666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0AE818A1">
              <w:rPr>
                <w:rFonts w:ascii="Times New Roman" w:cs="Times New Roman"/>
                <w:sz w:val="20"/>
                <w:szCs w:val="20"/>
                <w:rPrChange w:id="6663" w:author="ahmad sahrul" w:date="2026-04-27T19:32:00Z">
                  <w:rPr>
                    <w:sz w:val="20"/>
                    <w:szCs w:val="20"/>
                  </w:rPr>
                </w:rPrChange>
              </w:rPr>
              <w:t>berdasarkan</w:t>
            </w:r>
            <w:r w:rsidRPr="3FFA878F">
              <w:rPr>
                <w:rFonts w:ascii="Times New Roman" w:cs="Times New Roman"/>
                <w:sz w:val="20"/>
                <w:szCs w:val="20"/>
                <w:rPrChange w:id="666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C3FD77B5">
              <w:rPr>
                <w:rFonts w:ascii="Times New Roman" w:cs="Times New Roman"/>
                <w:sz w:val="20"/>
                <w:szCs w:val="20"/>
                <w:rPrChange w:id="6665" w:author="ahmad sahrul" w:date="2026-04-27T19:32:00Z">
                  <w:rPr>
                    <w:sz w:val="20"/>
                    <w:szCs w:val="20"/>
                  </w:rPr>
                </w:rPrChange>
              </w:rPr>
              <w:t>skala</w:t>
            </w:r>
            <w:r w:rsidRPr="E62CB9A7">
              <w:rPr>
                <w:rFonts w:ascii="Times New Roman" w:cs="Times New Roman"/>
                <w:sz w:val="20"/>
                <w:szCs w:val="20"/>
                <w:rPrChange w:id="6666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modal dan </w:t>
            </w:r>
            <w:r w:rsidRPr="6557DA22">
              <w:rPr>
                <w:rFonts w:ascii="Times New Roman" w:cs="Times New Roman"/>
                <w:sz w:val="20"/>
                <w:szCs w:val="20"/>
                <w:rPrChange w:id="6667" w:author="ahmad sahrul" w:date="2026-04-27T19:32:00Z">
                  <w:rPr>
                    <w:sz w:val="20"/>
                    <w:szCs w:val="20"/>
                  </w:rPr>
                </w:rPrChange>
              </w:rPr>
              <w:t>omzet</w:t>
            </w:r>
            <w:r w:rsidRPr="B38F0E65">
              <w:rPr>
                <w:rFonts w:ascii="Times New Roman" w:cs="Times New Roman"/>
                <w:sz w:val="20"/>
                <w:szCs w:val="20"/>
                <w:rPrChange w:id="666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43C5F966">
              <w:rPr>
                <w:rFonts w:ascii="Times New Roman" w:cs="Times New Roman"/>
                <w:sz w:val="20"/>
                <w:szCs w:val="20"/>
                <w:rPrChange w:id="6669" w:author="ahmad sahrul" w:date="2026-04-27T19:32:00Z">
                  <w:rPr>
                    <w:sz w:val="20"/>
                    <w:szCs w:val="20"/>
                  </w:rPr>
                </w:rPrChange>
              </w:rPr>
              <w:t>sesuai</w:t>
            </w:r>
            <w:r w:rsidRPr="38AA6DBB">
              <w:rPr>
                <w:rFonts w:ascii="Times New Roman" w:cs="Times New Roman"/>
                <w:sz w:val="20"/>
                <w:szCs w:val="20"/>
                <w:rPrChange w:id="667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953596F6">
              <w:rPr>
                <w:rFonts w:ascii="Times New Roman" w:cs="Times New Roman"/>
                <w:sz w:val="20"/>
                <w:szCs w:val="20"/>
                <w:rPrChange w:id="6671" w:author="ahmad sahrul" w:date="2026-04-27T19:32:00Z">
                  <w:rPr>
                    <w:sz w:val="20"/>
                    <w:szCs w:val="20"/>
                  </w:rPr>
                </w:rPrChange>
              </w:rPr>
              <w:t>peraturan</w:t>
            </w:r>
            <w:r w:rsidRPr="13344FB3">
              <w:rPr>
                <w:rFonts w:ascii="Times New Roman" w:cs="Times New Roman"/>
                <w:sz w:val="20"/>
                <w:szCs w:val="20"/>
                <w:rPrChange w:id="667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Indonesia.</w:t>
            </w:r>
          </w:p>
        </w:tc>
      </w:tr>
      <w:tr w:rsidR="00BF190D" w14:paraId="7648C0D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952B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73" w:author="ahmad sahrul" w:date="2026-04-27T19:32:00Z">
                  <w:rPr/>
                </w:rPrChange>
              </w:rPr>
              <w:pPrChange w:id="6674" w:author="6781" w:date="2026-04-27T23:07:00Z">
                <w:pPr/>
              </w:pPrChange>
            </w:pPr>
            <w:r w:rsidRPr="8EBBD596">
              <w:rPr>
                <w:rFonts w:ascii="Times New Roman" w:cs="Times New Roman"/>
                <w:sz w:val="20"/>
                <w:szCs w:val="20"/>
                <w:rPrChange w:id="6675" w:author="ahmad sahrul" w:date="2026-04-27T19:32:00Z">
                  <w:rPr>
                    <w:sz w:val="20"/>
                    <w:szCs w:val="20"/>
                  </w:rPr>
                </w:rPrChange>
              </w:rPr>
              <w:t>VPS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8F15" w14:textId="77777777" w:rsidR="00BF190D" w:rsidRPr="00BF190D" w:rsidRDefault="00000000">
            <w:pPr>
              <w:jc w:val="both"/>
              <w:rPr>
                <w:rFonts w:ascii="Times New Roman" w:cs="Times New Roman"/>
                <w:rPrChange w:id="6676" w:author="ahmad sahrul" w:date="2026-04-27T19:32:00Z">
                  <w:rPr/>
                </w:rPrChange>
              </w:rPr>
              <w:pPrChange w:id="6677" w:author="6781" w:date="2026-04-27T23:07:00Z">
                <w:pPr/>
              </w:pPrChange>
            </w:pPr>
            <w:r w:rsidRPr="5FC068F3">
              <w:rPr>
                <w:rFonts w:ascii="Times New Roman" w:cs="Times New Roman"/>
                <w:sz w:val="20"/>
                <w:szCs w:val="20"/>
                <w:rPrChange w:id="6678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Virtual Private Server </w:t>
            </w:r>
            <w:r w:rsidRPr="5FC068F3">
              <w:rPr>
                <w:rFonts w:ascii="Times New Roman" w:cs="Times New Roman"/>
                <w:sz w:val="20"/>
                <w:szCs w:val="20"/>
                <w:rPrChange w:id="6679" w:author="ahmad sahrul" w:date="2026-04-27T19:32:00Z">
                  <w:rPr>
                    <w:sz w:val="20"/>
                    <w:szCs w:val="20"/>
                  </w:rPr>
                </w:rPrChange>
              </w:rPr>
              <w:t>–</w:t>
            </w:r>
            <w:r w:rsidRPr="5FC068F3">
              <w:rPr>
                <w:rFonts w:ascii="Times New Roman" w:cs="Times New Roman"/>
                <w:sz w:val="20"/>
                <w:szCs w:val="20"/>
                <w:rPrChange w:id="6680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</w:t>
            </w:r>
            <w:r w:rsidRPr="2E508505">
              <w:rPr>
                <w:rFonts w:ascii="Times New Roman" w:cs="Times New Roman"/>
                <w:sz w:val="20"/>
                <w:szCs w:val="20"/>
                <w:rPrChange w:id="6681" w:author="ahmad sahrul" w:date="2026-04-27T19:32:00Z">
                  <w:rPr>
                    <w:sz w:val="20"/>
                    <w:szCs w:val="20"/>
                  </w:rPr>
                </w:rPrChange>
              </w:rPr>
              <w:t>layanan</w:t>
            </w:r>
            <w:r w:rsidRPr="5EAB613D">
              <w:rPr>
                <w:rFonts w:ascii="Times New Roman" w:cs="Times New Roman"/>
                <w:sz w:val="20"/>
                <w:szCs w:val="20"/>
                <w:rPrChange w:id="6682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server virtual </w:t>
            </w:r>
            <w:r w:rsidRPr="9F43FD03">
              <w:rPr>
                <w:rFonts w:ascii="Times New Roman" w:cs="Times New Roman"/>
                <w:sz w:val="20"/>
                <w:szCs w:val="20"/>
                <w:rPrChange w:id="6683" w:author="ahmad sahrul" w:date="2026-04-27T19:32:00Z">
                  <w:rPr>
                    <w:sz w:val="20"/>
                    <w:szCs w:val="20"/>
                  </w:rPr>
                </w:rPrChange>
              </w:rPr>
              <w:t>untuk</w:t>
            </w:r>
            <w:r w:rsidRPr="7F8904DD">
              <w:rPr>
                <w:rFonts w:ascii="Times New Roman" w:cs="Times New Roman"/>
                <w:sz w:val="20"/>
                <w:szCs w:val="20"/>
                <w:rPrChange w:id="6684" w:author="ahmad sahrul" w:date="2026-04-27T19:32:00Z">
                  <w:rPr>
                    <w:sz w:val="20"/>
                    <w:szCs w:val="20"/>
                  </w:rPr>
                </w:rPrChange>
              </w:rPr>
              <w:t xml:space="preserve"> hosting </w:t>
            </w:r>
            <w:r w:rsidRPr="AB3825E5">
              <w:rPr>
                <w:rFonts w:ascii="Times New Roman" w:cs="Times New Roman"/>
                <w:sz w:val="20"/>
                <w:szCs w:val="20"/>
                <w:rPrChange w:id="6685" w:author="ahmad sahrul" w:date="2026-04-27T19:32:00Z">
                  <w:rPr>
                    <w:sz w:val="20"/>
                    <w:szCs w:val="20"/>
                  </w:rPr>
                </w:rPrChange>
              </w:rPr>
              <w:t>aplikasi</w:t>
            </w:r>
            <w:r w:rsidRPr="8F30C8EC">
              <w:rPr>
                <w:rFonts w:ascii="Times New Roman" w:cs="Times New Roman"/>
                <w:sz w:val="20"/>
                <w:szCs w:val="20"/>
                <w:rPrChange w:id="6686" w:author="ahmad sahrul" w:date="2026-04-27T19:32:00Z">
                  <w:rPr>
                    <w:sz w:val="20"/>
                    <w:szCs w:val="20"/>
                  </w:rPr>
                </w:rPrChange>
              </w:rPr>
              <w:t>.</w:t>
            </w:r>
          </w:p>
        </w:tc>
      </w:tr>
    </w:tbl>
    <w:p w14:paraId="601BCCE1" w14:textId="77777777" w:rsidR="00BF190D" w:rsidRPr="00BF190D" w:rsidRDefault="00000000">
      <w:pPr>
        <w:jc w:val="both"/>
        <w:rPr>
          <w:rFonts w:ascii="Times New Roman" w:cs="Times New Roman"/>
          <w:rPrChange w:id="6687" w:author="ahmad sahrul" w:date="2026-04-27T19:32:00Z">
            <w:rPr/>
          </w:rPrChange>
        </w:rPr>
        <w:pPrChange w:id="6688" w:author="6781" w:date="2026-04-27T23:07:00Z">
          <w:pPr/>
        </w:pPrChange>
      </w:pPr>
      <w:r w:rsidRPr="F3E08AEB">
        <w:rPr>
          <w:rFonts w:ascii="Times New Roman" w:cs="Times New Roman"/>
          <w:rPrChange w:id="6689" w:author="ahmad sahrul" w:date="2026-04-27T19:32:00Z">
            <w:rPr/>
          </w:rPrChange>
        </w:rPr>
        <w:br w:type="page"/>
      </w:r>
    </w:p>
    <w:p w14:paraId="258FB17A" w14:textId="77777777" w:rsidR="00BF190D" w:rsidRPr="00BF190D" w:rsidRDefault="00000000">
      <w:pPr>
        <w:pStyle w:val="Heading1"/>
        <w:jc w:val="both"/>
        <w:rPr>
          <w:rFonts w:ascii="Times New Roman" w:cs="Times New Roman"/>
          <w:color w:val="000000"/>
          <w:rPrChange w:id="6690" w:author="ahmad sahrul" w:date="2026-04-27T19:36:00Z">
            <w:rPr/>
          </w:rPrChange>
        </w:rPr>
        <w:pPrChange w:id="6691" w:author="6781" w:date="2026-04-27T23:07:00Z">
          <w:pPr>
            <w:pStyle w:val="Heading1"/>
          </w:pPr>
        </w:pPrChange>
      </w:pPr>
      <w:bookmarkStart w:id="6692" w:name="_Toc228212172"/>
      <w:r w:rsidRPr="6D24B23A">
        <w:rPr>
          <w:rFonts w:ascii="Times New Roman" w:cs="Times New Roman"/>
          <w:color w:val="000000"/>
          <w:rPrChange w:id="6693" w:author="ahmad sahrul" w:date="2026-04-27T19:36:00Z">
            <w:rPr/>
          </w:rPrChange>
        </w:rPr>
        <w:lastRenderedPageBreak/>
        <w:t>Appendix B: Analysis Models</w:t>
      </w:r>
      <w:bookmarkEnd w:id="6692"/>
    </w:p>
    <w:p w14:paraId="149851B7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6694" w:author="ahmad sahrul" w:date="2026-04-27T19:36:00Z">
            <w:rPr/>
          </w:rPrChange>
        </w:rPr>
        <w:pPrChange w:id="6695" w:author="6781" w:date="2026-04-27T23:07:00Z">
          <w:pPr>
            <w:spacing w:before="80"/>
          </w:pPr>
        </w:pPrChange>
      </w:pPr>
      <w:r w:rsidRPr="E1B84319">
        <w:rPr>
          <w:rFonts w:ascii="Times New Roman" w:cs="Times New Roman"/>
          <w:sz w:val="24"/>
          <w:szCs w:val="24"/>
          <w:rPrChange w:id="6696" w:author="ahmad sahrul" w:date="2026-04-27T19:36:00Z">
            <w:rPr/>
          </w:rPrChange>
        </w:rPr>
        <w:t xml:space="preserve">Appendix </w:t>
      </w:r>
      <w:r w:rsidRPr="DB3D88C6">
        <w:rPr>
          <w:rFonts w:ascii="Times New Roman" w:cs="Times New Roman"/>
          <w:sz w:val="24"/>
          <w:szCs w:val="24"/>
          <w:rPrChange w:id="6697" w:author="ahmad sahrul" w:date="2026-04-27T19:36:00Z">
            <w:rPr/>
          </w:rPrChange>
        </w:rPr>
        <w:t>ini</w:t>
      </w:r>
      <w:r w:rsidRPr="C4E7037A">
        <w:rPr>
          <w:rFonts w:ascii="Times New Roman" w:cs="Times New Roman"/>
          <w:sz w:val="24"/>
          <w:szCs w:val="24"/>
          <w:rPrChange w:id="6698" w:author="ahmad sahrul" w:date="2026-04-27T19:36:00Z">
            <w:rPr/>
          </w:rPrChange>
        </w:rPr>
        <w:t xml:space="preserve"> </w:t>
      </w:r>
      <w:r w:rsidRPr="713A1D72">
        <w:rPr>
          <w:rFonts w:ascii="Times New Roman" w:cs="Times New Roman"/>
          <w:sz w:val="24"/>
          <w:szCs w:val="24"/>
          <w:rPrChange w:id="6699" w:author="ahmad sahrul" w:date="2026-04-27T19:36:00Z">
            <w:rPr/>
          </w:rPrChange>
        </w:rPr>
        <w:t>memuat</w:t>
      </w:r>
      <w:r w:rsidRPr="115A71ED">
        <w:rPr>
          <w:rFonts w:ascii="Times New Roman" w:cs="Times New Roman"/>
          <w:sz w:val="24"/>
          <w:szCs w:val="24"/>
          <w:rPrChange w:id="6700" w:author="ahmad sahrul" w:date="2026-04-27T19:36:00Z">
            <w:rPr/>
          </w:rPrChange>
        </w:rPr>
        <w:t xml:space="preserve"> </w:t>
      </w:r>
      <w:r w:rsidRPr="0C0717B8">
        <w:rPr>
          <w:rFonts w:ascii="Times New Roman" w:cs="Times New Roman"/>
          <w:sz w:val="24"/>
          <w:szCs w:val="24"/>
          <w:rPrChange w:id="6701" w:author="ahmad sahrul" w:date="2026-04-27T19:36:00Z">
            <w:rPr/>
          </w:rPrChange>
        </w:rPr>
        <w:t>deskripsi</w:t>
      </w:r>
      <w:r w:rsidRPr="5C4C8964">
        <w:rPr>
          <w:rFonts w:ascii="Times New Roman" w:cs="Times New Roman"/>
          <w:sz w:val="24"/>
          <w:szCs w:val="24"/>
          <w:rPrChange w:id="6702" w:author="ahmad sahrul" w:date="2026-04-27T19:36:00Z">
            <w:rPr/>
          </w:rPrChange>
        </w:rPr>
        <w:t xml:space="preserve"> diagram </w:t>
      </w:r>
      <w:r w:rsidRPr="AA57A824">
        <w:rPr>
          <w:rFonts w:ascii="Times New Roman" w:cs="Times New Roman"/>
          <w:sz w:val="24"/>
          <w:szCs w:val="24"/>
          <w:rPrChange w:id="6703" w:author="ahmad sahrul" w:date="2026-04-27T19:36:00Z">
            <w:rPr/>
          </w:rPrChange>
        </w:rPr>
        <w:t>arsitektur</w:t>
      </w:r>
      <w:r w:rsidRPr="A6DBB0B6">
        <w:rPr>
          <w:rFonts w:ascii="Times New Roman" w:cs="Times New Roman"/>
          <w:sz w:val="24"/>
          <w:szCs w:val="24"/>
          <w:rPrChange w:id="6704" w:author="ahmad sahrul" w:date="2026-04-27T19:36:00Z">
            <w:rPr/>
          </w:rPrChange>
        </w:rPr>
        <w:t xml:space="preserve"> </w:t>
      </w:r>
      <w:r w:rsidRPr="2D7E5471">
        <w:rPr>
          <w:rFonts w:ascii="Times New Roman" w:cs="Times New Roman"/>
          <w:sz w:val="24"/>
          <w:szCs w:val="24"/>
          <w:rPrChange w:id="6705" w:author="ahmad sahrul" w:date="2026-04-27T19:36:00Z">
            <w:rPr/>
          </w:rPrChange>
        </w:rPr>
        <w:t>sistem</w:t>
      </w:r>
      <w:r w:rsidRPr="F00ED2F5">
        <w:rPr>
          <w:rFonts w:ascii="Times New Roman" w:cs="Times New Roman"/>
          <w:sz w:val="24"/>
          <w:szCs w:val="24"/>
          <w:rPrChange w:id="6706" w:author="ahmad sahrul" w:date="2026-04-27T19:36:00Z">
            <w:rPr/>
          </w:rPrChange>
        </w:rPr>
        <w:t>. Diagram visual (</w:t>
      </w:r>
      <w:r w:rsidRPr="FA1EF527">
        <w:rPr>
          <w:rFonts w:ascii="Times New Roman" w:cs="Times New Roman"/>
          <w:sz w:val="24"/>
          <w:szCs w:val="24"/>
          <w:rPrChange w:id="6707" w:author="ahmad sahrul" w:date="2026-04-27T19:36:00Z">
            <w:rPr/>
          </w:rPrChange>
        </w:rPr>
        <w:t>dalam</w:t>
      </w:r>
      <w:r w:rsidRPr="39130618">
        <w:rPr>
          <w:rFonts w:ascii="Times New Roman" w:cs="Times New Roman"/>
          <w:sz w:val="24"/>
          <w:szCs w:val="24"/>
          <w:rPrChange w:id="6708" w:author="ahmad sahrul" w:date="2026-04-27T19:36:00Z">
            <w:rPr/>
          </w:rPrChange>
        </w:rPr>
        <w:t xml:space="preserve"> format PNG/SVG) </w:t>
      </w:r>
      <w:r w:rsidRPr="6A83DE4E">
        <w:rPr>
          <w:rFonts w:ascii="Times New Roman" w:cs="Times New Roman"/>
          <w:sz w:val="24"/>
          <w:szCs w:val="24"/>
          <w:rPrChange w:id="6709" w:author="ahmad sahrul" w:date="2026-04-27T19:36:00Z">
            <w:rPr/>
          </w:rPrChange>
        </w:rPr>
        <w:t>dilampirkan</w:t>
      </w:r>
      <w:r w:rsidRPr="52036793">
        <w:rPr>
          <w:rFonts w:ascii="Times New Roman" w:cs="Times New Roman"/>
          <w:sz w:val="24"/>
          <w:szCs w:val="24"/>
          <w:rPrChange w:id="6710" w:author="ahmad sahrul" w:date="2026-04-27T19:36:00Z">
            <w:rPr/>
          </w:rPrChange>
        </w:rPr>
        <w:t xml:space="preserve"> </w:t>
      </w:r>
      <w:r w:rsidRPr="886E85BD">
        <w:rPr>
          <w:rFonts w:ascii="Times New Roman" w:cs="Times New Roman"/>
          <w:sz w:val="24"/>
          <w:szCs w:val="24"/>
          <w:rPrChange w:id="6711" w:author="ahmad sahrul" w:date="2026-04-27T19:36:00Z">
            <w:rPr/>
          </w:rPrChange>
        </w:rPr>
        <w:t>secara</w:t>
      </w:r>
      <w:r w:rsidRPr="FBDC82C7">
        <w:rPr>
          <w:rFonts w:ascii="Times New Roman" w:cs="Times New Roman"/>
          <w:sz w:val="24"/>
          <w:szCs w:val="24"/>
          <w:rPrChange w:id="6712" w:author="ahmad sahrul" w:date="2026-04-27T19:36:00Z">
            <w:rPr/>
          </w:rPrChange>
        </w:rPr>
        <w:t xml:space="preserve"> </w:t>
      </w:r>
      <w:r w:rsidRPr="6A56D0CC">
        <w:rPr>
          <w:rFonts w:ascii="Times New Roman" w:cs="Times New Roman"/>
          <w:sz w:val="24"/>
          <w:szCs w:val="24"/>
          <w:rPrChange w:id="6713" w:author="ahmad sahrul" w:date="2026-04-27T19:36:00Z">
            <w:rPr/>
          </w:rPrChange>
        </w:rPr>
        <w:t>terpisah</w:t>
      </w:r>
      <w:r w:rsidRPr="F20DBB73">
        <w:rPr>
          <w:rFonts w:ascii="Times New Roman" w:cs="Times New Roman"/>
          <w:sz w:val="24"/>
          <w:szCs w:val="24"/>
          <w:rPrChange w:id="6714" w:author="ahmad sahrul" w:date="2026-04-27T19:36:00Z">
            <w:rPr/>
          </w:rPrChange>
        </w:rPr>
        <w:t xml:space="preserve"> dan di-upload </w:t>
      </w:r>
      <w:r w:rsidRPr="B576FC78">
        <w:rPr>
          <w:rFonts w:ascii="Times New Roman" w:cs="Times New Roman"/>
          <w:sz w:val="24"/>
          <w:szCs w:val="24"/>
          <w:rPrChange w:id="6715" w:author="ahmad sahrul" w:date="2026-04-27T19:36:00Z">
            <w:rPr/>
          </w:rPrChange>
        </w:rPr>
        <w:t>ke</w:t>
      </w:r>
      <w:r w:rsidRPr="54626691">
        <w:rPr>
          <w:rFonts w:ascii="Times New Roman" w:cs="Times New Roman"/>
          <w:sz w:val="24"/>
          <w:szCs w:val="24"/>
          <w:rPrChange w:id="6716" w:author="ahmad sahrul" w:date="2026-04-27T19:36:00Z">
            <w:rPr/>
          </w:rPrChange>
        </w:rPr>
        <w:t xml:space="preserve"> folder /docs/diagrams/ pada repository GitHub.</w:t>
      </w:r>
    </w:p>
    <w:p w14:paraId="32839C65" w14:textId="77777777" w:rsidR="00BF190D" w:rsidRPr="00BF190D" w:rsidRDefault="00BF190D">
      <w:pPr>
        <w:spacing w:before="60" w:after="60"/>
        <w:jc w:val="both"/>
        <w:rPr>
          <w:rFonts w:ascii="Times New Roman" w:cs="Times New Roman"/>
          <w:rPrChange w:id="6717" w:author="ahmad sahrul" w:date="2026-04-27T19:32:00Z">
            <w:rPr/>
          </w:rPrChange>
        </w:rPr>
        <w:pPrChange w:id="6718" w:author="6781" w:date="2026-04-27T23:07:00Z">
          <w:pPr>
            <w:spacing w:before="60" w:after="60"/>
          </w:pPr>
        </w:pPrChange>
      </w:pPr>
    </w:p>
    <w:p w14:paraId="7E138A08" w14:textId="77777777" w:rsidR="00BF190D" w:rsidRPr="00BF190D" w:rsidRDefault="00000000">
      <w:pPr>
        <w:pStyle w:val="Heading2"/>
        <w:jc w:val="both"/>
        <w:rPr>
          <w:rFonts w:ascii="Times New Roman" w:cs="Times New Roman"/>
          <w:color w:val="000000"/>
          <w:rPrChange w:id="6719" w:author="ahmad sahrul" w:date="2026-04-27T19:36:00Z">
            <w:rPr/>
          </w:rPrChange>
        </w:rPr>
        <w:pPrChange w:id="6720" w:author="6781" w:date="2026-04-27T23:07:00Z">
          <w:pPr>
            <w:pStyle w:val="Heading2"/>
          </w:pPr>
        </w:pPrChange>
      </w:pPr>
      <w:bookmarkStart w:id="6721" w:name="_Toc228212173"/>
      <w:r w:rsidRPr="57F15913">
        <w:rPr>
          <w:rFonts w:ascii="Times New Roman" w:cs="Times New Roman"/>
          <w:color w:val="000000"/>
          <w:rPrChange w:id="6722" w:author="ahmad sahrul" w:date="2026-04-27T19:36:00Z">
            <w:rPr/>
          </w:rPrChange>
        </w:rPr>
        <w:t>B.1 Class Diagram</w:t>
      </w:r>
      <w:bookmarkEnd w:id="6721"/>
    </w:p>
    <w:p w14:paraId="4EA34FB7" w14:textId="77777777" w:rsidR="00BF190D" w:rsidRPr="00BF190D" w:rsidRDefault="00000000">
      <w:pPr>
        <w:spacing w:before="80"/>
        <w:jc w:val="both"/>
        <w:rPr>
          <w:rFonts w:ascii="Times New Roman" w:cs="Times New Roman"/>
          <w:sz w:val="24"/>
          <w:szCs w:val="24"/>
          <w:rPrChange w:id="6723" w:author="ahmad sahrul" w:date="2026-04-27T19:36:00Z">
            <w:rPr/>
          </w:rPrChange>
        </w:rPr>
        <w:pPrChange w:id="6724" w:author="6781" w:date="2026-04-27T23:07:00Z">
          <w:pPr>
            <w:spacing w:before="80"/>
          </w:pPr>
        </w:pPrChange>
      </w:pPr>
      <w:r w:rsidRPr="19BE61AE">
        <w:rPr>
          <w:rFonts w:ascii="Times New Roman" w:cs="Times New Roman"/>
          <w:sz w:val="24"/>
          <w:szCs w:val="24"/>
          <w:rPrChange w:id="6725" w:author="ahmad sahrul" w:date="2026-04-27T19:36:00Z">
            <w:rPr/>
          </w:rPrChange>
        </w:rPr>
        <w:t xml:space="preserve">Class diagram </w:t>
      </w:r>
      <w:r w:rsidRPr="F9615FF2">
        <w:rPr>
          <w:rFonts w:ascii="Times New Roman" w:cs="Times New Roman"/>
          <w:sz w:val="24"/>
          <w:szCs w:val="24"/>
          <w:rPrChange w:id="6726" w:author="ahmad sahrul" w:date="2026-04-27T19:36:00Z">
            <w:rPr/>
          </w:rPrChange>
        </w:rPr>
        <w:t>menggambarkan</w:t>
      </w:r>
      <w:r w:rsidRPr="D35C9D7E">
        <w:rPr>
          <w:rFonts w:ascii="Times New Roman" w:cs="Times New Roman"/>
          <w:sz w:val="24"/>
          <w:szCs w:val="24"/>
          <w:rPrChange w:id="6727" w:author="ahmad sahrul" w:date="2026-04-27T19:36:00Z">
            <w:rPr/>
          </w:rPrChange>
        </w:rPr>
        <w:t xml:space="preserve"> </w:t>
      </w:r>
      <w:r w:rsidRPr="C23A4603">
        <w:rPr>
          <w:rFonts w:ascii="Times New Roman" w:cs="Times New Roman"/>
          <w:sz w:val="24"/>
          <w:szCs w:val="24"/>
          <w:rPrChange w:id="6728" w:author="ahmad sahrul" w:date="2026-04-27T19:36:00Z">
            <w:rPr/>
          </w:rPrChange>
        </w:rPr>
        <w:t>entitas</w:t>
      </w:r>
      <w:r w:rsidRPr="A5935C3C">
        <w:rPr>
          <w:rFonts w:ascii="Times New Roman" w:cs="Times New Roman"/>
          <w:sz w:val="24"/>
          <w:szCs w:val="24"/>
          <w:rPrChange w:id="6729" w:author="ahmad sahrul" w:date="2026-04-27T19:36:00Z">
            <w:rPr/>
          </w:rPrChange>
        </w:rPr>
        <w:t xml:space="preserve"> domain </w:t>
      </w:r>
      <w:r w:rsidRPr="697FC806">
        <w:rPr>
          <w:rFonts w:ascii="Times New Roman" w:cs="Times New Roman"/>
          <w:sz w:val="24"/>
          <w:szCs w:val="24"/>
          <w:rPrChange w:id="6730" w:author="ahmad sahrul" w:date="2026-04-27T19:36:00Z">
            <w:rPr/>
          </w:rPrChange>
        </w:rPr>
        <w:t>bisnis</w:t>
      </w:r>
      <w:r w:rsidRPr="1DC8303A">
        <w:rPr>
          <w:rFonts w:ascii="Times New Roman" w:cs="Times New Roman"/>
          <w:sz w:val="24"/>
          <w:szCs w:val="24"/>
          <w:rPrChange w:id="6731" w:author="ahmad sahrul" w:date="2026-04-27T19:36:00Z">
            <w:rPr/>
          </w:rPrChange>
        </w:rPr>
        <w:t xml:space="preserve"> </w:t>
      </w:r>
      <w:r w:rsidRPr="93C07D63">
        <w:rPr>
          <w:rFonts w:ascii="Times New Roman" w:cs="Times New Roman"/>
          <w:sz w:val="24"/>
          <w:szCs w:val="24"/>
          <w:rPrChange w:id="6732" w:author="ahmad sahrul" w:date="2026-04-27T19:36:00Z">
            <w:rPr/>
          </w:rPrChange>
        </w:rPr>
        <w:t>utama</w:t>
      </w:r>
      <w:r w:rsidRPr="634B9164">
        <w:rPr>
          <w:rFonts w:ascii="Times New Roman" w:cs="Times New Roman"/>
          <w:sz w:val="24"/>
          <w:szCs w:val="24"/>
          <w:rPrChange w:id="6733" w:author="ahmad sahrul" w:date="2026-04-27T19:36:00Z">
            <w:rPr/>
          </w:rPrChange>
        </w:rPr>
        <w:t xml:space="preserve"> dan </w:t>
      </w:r>
      <w:r w:rsidRPr="32C6FAD1">
        <w:rPr>
          <w:rFonts w:ascii="Times New Roman" w:cs="Times New Roman"/>
          <w:sz w:val="24"/>
          <w:szCs w:val="24"/>
          <w:rPrChange w:id="6734" w:author="ahmad sahrul" w:date="2026-04-27T19:36:00Z">
            <w:rPr/>
          </w:rPrChange>
        </w:rPr>
        <w:t>relasi</w:t>
      </w:r>
      <w:r w:rsidRPr="2F318FE7">
        <w:rPr>
          <w:rFonts w:ascii="Times New Roman" w:cs="Times New Roman"/>
          <w:sz w:val="24"/>
          <w:szCs w:val="24"/>
          <w:rPrChange w:id="6735" w:author="ahmad sahrul" w:date="2026-04-27T19:36:00Z">
            <w:rPr/>
          </w:rPrChange>
        </w:rPr>
        <w:t xml:space="preserve"> </w:t>
      </w:r>
      <w:r w:rsidRPr="BB0B571A">
        <w:rPr>
          <w:rFonts w:ascii="Times New Roman" w:cs="Times New Roman"/>
          <w:sz w:val="24"/>
          <w:szCs w:val="24"/>
          <w:rPrChange w:id="6736" w:author="ahmad sahrul" w:date="2026-04-27T19:36:00Z">
            <w:rPr/>
          </w:rPrChange>
        </w:rPr>
        <w:t>antar-entitas</w:t>
      </w:r>
      <w:r w:rsidRPr="D519B6CC">
        <w:rPr>
          <w:rFonts w:ascii="Times New Roman" w:cs="Times New Roman"/>
          <w:sz w:val="24"/>
          <w:szCs w:val="24"/>
          <w:rPrChange w:id="6737" w:author="ahmad sahrul" w:date="2026-04-27T19:36:00Z">
            <w:rPr/>
          </w:rPrChange>
        </w:rPr>
        <w:t>:</w:t>
      </w:r>
    </w:p>
    <w:p w14:paraId="6A35EE3A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6738" w:author="ahmad sahrul" w:date="2026-04-27T19:36:00Z">
            <w:rPr/>
          </w:rPrChange>
        </w:rPr>
        <w:pPrChange w:id="673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AA5A626A">
        <w:rPr>
          <w:rFonts w:ascii="Times New Roman" w:cs="Times New Roman"/>
          <w:sz w:val="24"/>
          <w:szCs w:val="24"/>
          <w:rPrChange w:id="6740" w:author="ahmad sahrul" w:date="2026-04-27T19:36:00Z">
            <w:rPr/>
          </w:rPrChange>
        </w:rPr>
        <w:t xml:space="preserve">User (id, name, email, password, </w:t>
      </w:r>
      <w:r w:rsidRPr="75BEEB30">
        <w:rPr>
          <w:rFonts w:ascii="Times New Roman" w:cs="Times New Roman"/>
          <w:sz w:val="24"/>
          <w:szCs w:val="24"/>
          <w:rPrChange w:id="6741" w:author="ahmad sahrul" w:date="2026-04-27T19:36:00Z">
            <w:rPr/>
          </w:rPrChange>
        </w:rPr>
        <w:t>role_id</w:t>
      </w:r>
      <w:r w:rsidRPr="0DA96655">
        <w:rPr>
          <w:rFonts w:ascii="Times New Roman" w:cs="Times New Roman"/>
          <w:sz w:val="24"/>
          <w:szCs w:val="24"/>
          <w:rPrChange w:id="6742" w:author="ahmad sahrul" w:date="2026-04-27T19:36:00Z">
            <w:rPr/>
          </w:rPrChange>
        </w:rPr>
        <w:t xml:space="preserve">) </w:t>
      </w:r>
      <w:r w:rsidRPr="0DA96655">
        <w:rPr>
          <w:rFonts w:ascii="Times New Roman" w:cs="Times New Roman"/>
          <w:sz w:val="24"/>
          <w:szCs w:val="24"/>
          <w:rPrChange w:id="6743" w:author="ahmad sahrul" w:date="2026-04-27T19:36:00Z">
            <w:rPr/>
          </w:rPrChange>
        </w:rPr>
        <w:t>–</w:t>
      </w:r>
      <w:r w:rsidRPr="0DA96655">
        <w:rPr>
          <w:rFonts w:ascii="Times New Roman" w:cs="Times New Roman"/>
          <w:sz w:val="24"/>
          <w:szCs w:val="24"/>
          <w:rPrChange w:id="6744" w:author="ahmad sahrul" w:date="2026-04-27T19:36:00Z">
            <w:rPr/>
          </w:rPrChange>
        </w:rPr>
        <w:t xml:space="preserve"> </w:t>
      </w:r>
      <w:r w:rsidRPr="241B7774">
        <w:rPr>
          <w:rFonts w:ascii="Times New Roman" w:cs="Times New Roman"/>
          <w:sz w:val="24"/>
          <w:szCs w:val="24"/>
          <w:rPrChange w:id="6745" w:author="ahmad sahrul" w:date="2026-04-27T19:36:00Z">
            <w:rPr/>
          </w:rPrChange>
        </w:rPr>
        <w:t>memiliki</w:t>
      </w:r>
      <w:r w:rsidRPr="DE3BC907">
        <w:rPr>
          <w:rFonts w:ascii="Times New Roman" w:cs="Times New Roman"/>
          <w:sz w:val="24"/>
          <w:szCs w:val="24"/>
          <w:rPrChange w:id="6746" w:author="ahmad sahrul" w:date="2026-04-27T19:36:00Z">
            <w:rPr/>
          </w:rPrChange>
        </w:rPr>
        <w:t xml:space="preserve"> </w:t>
      </w:r>
      <w:r w:rsidRPr="B92FE896">
        <w:rPr>
          <w:rFonts w:ascii="Times New Roman" w:cs="Times New Roman"/>
          <w:sz w:val="24"/>
          <w:szCs w:val="24"/>
          <w:rPrChange w:id="6747" w:author="ahmad sahrul" w:date="2026-04-27T19:36:00Z">
            <w:rPr/>
          </w:rPrChange>
        </w:rPr>
        <w:t>relasi</w:t>
      </w:r>
      <w:r w:rsidRPr="FC0A2016">
        <w:rPr>
          <w:rFonts w:ascii="Times New Roman" w:cs="Times New Roman"/>
          <w:sz w:val="24"/>
          <w:szCs w:val="24"/>
          <w:rPrChange w:id="6748" w:author="ahmad sahrul" w:date="2026-04-27T19:36:00Z">
            <w:rPr/>
          </w:rPrChange>
        </w:rPr>
        <w:t xml:space="preserve"> many-to-one </w:t>
      </w:r>
      <w:r w:rsidRPr="8BF886EF">
        <w:rPr>
          <w:rFonts w:ascii="Times New Roman" w:cs="Times New Roman"/>
          <w:sz w:val="24"/>
          <w:szCs w:val="24"/>
          <w:rPrChange w:id="6749" w:author="ahmad sahrul" w:date="2026-04-27T19:36:00Z">
            <w:rPr/>
          </w:rPrChange>
        </w:rPr>
        <w:t>dengan</w:t>
      </w:r>
      <w:r w:rsidRPr="26D09DD9">
        <w:rPr>
          <w:rFonts w:ascii="Times New Roman" w:cs="Times New Roman"/>
          <w:sz w:val="24"/>
          <w:szCs w:val="24"/>
          <w:rPrChange w:id="6750" w:author="ahmad sahrul" w:date="2026-04-27T19:36:00Z">
            <w:rPr/>
          </w:rPrChange>
        </w:rPr>
        <w:t xml:space="preserve"> Role.</w:t>
      </w:r>
    </w:p>
    <w:p w14:paraId="3201239A" w14:textId="794EEA52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6751" w:author="ahmad sahrul" w:date="2026-04-27T19:36:00Z">
            <w:rPr/>
          </w:rPrChange>
        </w:rPr>
        <w:pPrChange w:id="675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C005D27B">
        <w:rPr>
          <w:rFonts w:ascii="Times New Roman" w:cs="Times New Roman"/>
          <w:sz w:val="24"/>
          <w:szCs w:val="24"/>
          <w:rPrChange w:id="6753" w:author="ahmad sahrul" w:date="2026-04-27T19:36:00Z">
            <w:rPr/>
          </w:rPrChange>
        </w:rPr>
        <w:t xml:space="preserve">Role (id, name) </w:t>
      </w:r>
      <w:r w:rsidRPr="C005D27B">
        <w:rPr>
          <w:rFonts w:ascii="Times New Roman" w:cs="Times New Roman"/>
          <w:sz w:val="24"/>
          <w:szCs w:val="24"/>
          <w:rPrChange w:id="6754" w:author="ahmad sahrul" w:date="2026-04-27T19:36:00Z">
            <w:rPr/>
          </w:rPrChange>
        </w:rPr>
        <w:t>–</w:t>
      </w:r>
      <w:r w:rsidRPr="C005D27B">
        <w:rPr>
          <w:rFonts w:ascii="Times New Roman" w:cs="Times New Roman"/>
          <w:sz w:val="24"/>
          <w:szCs w:val="24"/>
          <w:rPrChange w:id="6755" w:author="ahmad sahrul" w:date="2026-04-27T19:36:00Z">
            <w:rPr/>
          </w:rPrChange>
        </w:rPr>
        <w:t xml:space="preserve"> </w:t>
      </w:r>
      <w:r w:rsidRPr="8440D3FF">
        <w:rPr>
          <w:rFonts w:ascii="Times New Roman" w:cs="Times New Roman"/>
          <w:sz w:val="24"/>
          <w:szCs w:val="24"/>
          <w:rPrChange w:id="6756" w:author="ahmad sahrul" w:date="2026-04-27T19:36:00Z">
            <w:rPr/>
          </w:rPrChange>
        </w:rPr>
        <w:t>memiliki</w:t>
      </w:r>
      <w:r w:rsidRPr="CEF81AF7">
        <w:rPr>
          <w:rFonts w:ascii="Times New Roman" w:cs="Times New Roman"/>
          <w:sz w:val="24"/>
          <w:szCs w:val="24"/>
          <w:rPrChange w:id="6757" w:author="ahmad sahrul" w:date="2026-04-27T19:36:00Z">
            <w:rPr/>
          </w:rPrChange>
        </w:rPr>
        <w:t xml:space="preserve"> </w:t>
      </w:r>
      <w:r w:rsidRPr="48859DCE">
        <w:rPr>
          <w:rFonts w:ascii="Times New Roman" w:cs="Times New Roman"/>
          <w:sz w:val="24"/>
          <w:szCs w:val="24"/>
          <w:rPrChange w:id="6758" w:author="ahmad sahrul" w:date="2026-04-27T19:36:00Z">
            <w:rPr/>
          </w:rPrChange>
        </w:rPr>
        <w:t>nilai</w:t>
      </w:r>
      <w:r w:rsidRPr="F4DAEAC9">
        <w:rPr>
          <w:rFonts w:ascii="Times New Roman" w:cs="Times New Roman"/>
          <w:sz w:val="24"/>
          <w:szCs w:val="24"/>
          <w:rPrChange w:id="6759" w:author="ahmad sahrul" w:date="2026-04-27T19:36:00Z">
            <w:rPr/>
          </w:rPrChange>
        </w:rPr>
        <w:t xml:space="preserve">: owner, </w:t>
      </w:r>
      <w:r w:rsidRPr="23C92217">
        <w:rPr>
          <w:rFonts w:ascii="Times New Roman" w:cs="Times New Roman"/>
          <w:sz w:val="24"/>
          <w:szCs w:val="24"/>
          <w:rPrChange w:id="6760" w:author="ahmad sahrul" w:date="2026-04-27T19:36:00Z">
            <w:rPr/>
          </w:rPrChange>
        </w:rPr>
        <w:t>kasir</w:t>
      </w:r>
      <w:r w:rsidRPr="8DAD1DCD">
        <w:rPr>
          <w:rFonts w:ascii="Times New Roman" w:cs="Times New Roman"/>
          <w:sz w:val="24"/>
          <w:szCs w:val="24"/>
          <w:rPrChange w:id="6761" w:author="ahmad sahrul" w:date="2026-04-27T19:36:00Z">
            <w:rPr/>
          </w:rPrChange>
        </w:rPr>
        <w:t xml:space="preserve">, </w:t>
      </w:r>
      <w:r w:rsidRPr="3CC65ACF">
        <w:rPr>
          <w:rFonts w:ascii="Times New Roman" w:cs="Times New Roman"/>
          <w:sz w:val="24"/>
          <w:szCs w:val="24"/>
          <w:rPrChange w:id="6762" w:author="ahmad sahrul" w:date="2026-04-27T19:36:00Z">
            <w:rPr/>
          </w:rPrChange>
        </w:rPr>
        <w:t>admin</w:t>
      </w:r>
      <w:del w:id="6763" w:author="pajar280505@gmail.com" w:date="2026-05-16T10:00:00Z">
        <w:r w:rsidRPr="3CC65ACF" w:rsidDel="00E360FD">
          <w:rPr>
            <w:rFonts w:ascii="Times New Roman" w:cs="Times New Roman"/>
            <w:sz w:val="24"/>
            <w:szCs w:val="24"/>
            <w:rPrChange w:id="6764" w:author="ahmad sahrul" w:date="2026-04-27T19:36:00Z">
              <w:rPr/>
            </w:rPrChange>
          </w:rPr>
          <w:delText>_online</w:delText>
        </w:r>
      </w:del>
      <w:r w:rsidRPr="82833865">
        <w:rPr>
          <w:rFonts w:ascii="Times New Roman" w:cs="Times New Roman"/>
          <w:sz w:val="24"/>
          <w:szCs w:val="24"/>
          <w:rPrChange w:id="6765" w:author="ahmad sahrul" w:date="2026-04-27T19:36:00Z">
            <w:rPr/>
          </w:rPrChange>
        </w:rPr>
        <w:t>.</w:t>
      </w:r>
    </w:p>
    <w:p w14:paraId="70BFA070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6766" w:author="ahmad sahrul" w:date="2026-04-27T19:36:00Z">
            <w:rPr/>
          </w:rPrChange>
        </w:rPr>
        <w:pPrChange w:id="676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5932DE82">
        <w:rPr>
          <w:rFonts w:ascii="Times New Roman" w:cs="Times New Roman"/>
          <w:sz w:val="24"/>
          <w:szCs w:val="24"/>
          <w:rPrChange w:id="6768" w:author="ahmad sahrul" w:date="2026-04-27T19:36:00Z">
            <w:rPr/>
          </w:rPrChange>
        </w:rPr>
        <w:t xml:space="preserve">Product (id, name, </w:t>
      </w:r>
      <w:r w:rsidRPr="EEEC180A">
        <w:rPr>
          <w:rFonts w:ascii="Times New Roman" w:cs="Times New Roman"/>
          <w:sz w:val="24"/>
          <w:szCs w:val="24"/>
          <w:rPrChange w:id="6769" w:author="ahmad sahrul" w:date="2026-04-27T19:36:00Z">
            <w:rPr/>
          </w:rPrChange>
        </w:rPr>
        <w:t>sku</w:t>
      </w:r>
      <w:r w:rsidRPr="37FDDB4F">
        <w:rPr>
          <w:rFonts w:ascii="Times New Roman" w:cs="Times New Roman"/>
          <w:sz w:val="24"/>
          <w:szCs w:val="24"/>
          <w:rPrChange w:id="6770" w:author="ahmad sahrul" w:date="2026-04-27T19:36:00Z">
            <w:rPr/>
          </w:rPrChange>
        </w:rPr>
        <w:t xml:space="preserve">, </w:t>
      </w:r>
      <w:r w:rsidRPr="7D442063">
        <w:rPr>
          <w:rFonts w:ascii="Times New Roman" w:cs="Times New Roman"/>
          <w:sz w:val="24"/>
          <w:szCs w:val="24"/>
          <w:rPrChange w:id="6771" w:author="ahmad sahrul" w:date="2026-04-27T19:36:00Z">
            <w:rPr/>
          </w:rPrChange>
        </w:rPr>
        <w:t>category_id</w:t>
      </w:r>
      <w:r w:rsidRPr="5BDCE441">
        <w:rPr>
          <w:rFonts w:ascii="Times New Roman" w:cs="Times New Roman"/>
          <w:sz w:val="24"/>
          <w:szCs w:val="24"/>
          <w:rPrChange w:id="6772" w:author="ahmad sahrul" w:date="2026-04-27T19:36:00Z">
            <w:rPr/>
          </w:rPrChange>
        </w:rPr>
        <w:t xml:space="preserve">, </w:t>
      </w:r>
      <w:r w:rsidRPr="6627E831">
        <w:rPr>
          <w:rFonts w:ascii="Times New Roman" w:cs="Times New Roman"/>
          <w:sz w:val="24"/>
          <w:szCs w:val="24"/>
          <w:rPrChange w:id="6773" w:author="ahmad sahrul" w:date="2026-04-27T19:36:00Z">
            <w:rPr/>
          </w:rPrChange>
        </w:rPr>
        <w:t>buy_price</w:t>
      </w:r>
      <w:r w:rsidRPr="57C77DFA">
        <w:rPr>
          <w:rFonts w:ascii="Times New Roman" w:cs="Times New Roman"/>
          <w:sz w:val="24"/>
          <w:szCs w:val="24"/>
          <w:rPrChange w:id="6774" w:author="ahmad sahrul" w:date="2026-04-27T19:36:00Z">
            <w:rPr/>
          </w:rPrChange>
        </w:rPr>
        <w:t xml:space="preserve">, </w:t>
      </w:r>
      <w:r w:rsidRPr="5FF0EF7E">
        <w:rPr>
          <w:rFonts w:ascii="Times New Roman" w:cs="Times New Roman"/>
          <w:sz w:val="24"/>
          <w:szCs w:val="24"/>
          <w:rPrChange w:id="6775" w:author="ahmad sahrul" w:date="2026-04-27T19:36:00Z">
            <w:rPr/>
          </w:rPrChange>
        </w:rPr>
        <w:t>sell_price</w:t>
      </w:r>
      <w:r w:rsidRPr="8E24DA05">
        <w:rPr>
          <w:rFonts w:ascii="Times New Roman" w:cs="Times New Roman"/>
          <w:sz w:val="24"/>
          <w:szCs w:val="24"/>
          <w:rPrChange w:id="6776" w:author="ahmad sahrul" w:date="2026-04-27T19:36:00Z">
            <w:rPr/>
          </w:rPrChange>
        </w:rPr>
        <w:t xml:space="preserve">, </w:t>
      </w:r>
      <w:r w:rsidRPr="BA5BDBEA">
        <w:rPr>
          <w:rFonts w:ascii="Times New Roman" w:cs="Times New Roman"/>
          <w:sz w:val="24"/>
          <w:szCs w:val="24"/>
          <w:rPrChange w:id="6777" w:author="ahmad sahrul" w:date="2026-04-27T19:36:00Z">
            <w:rPr/>
          </w:rPrChange>
        </w:rPr>
        <w:t>image_url</w:t>
      </w:r>
      <w:r w:rsidRPr="3630A3F2">
        <w:rPr>
          <w:rFonts w:ascii="Times New Roman" w:cs="Times New Roman"/>
          <w:sz w:val="24"/>
          <w:szCs w:val="24"/>
          <w:rPrChange w:id="6778" w:author="ahmad sahrul" w:date="2026-04-27T19:36:00Z">
            <w:rPr/>
          </w:rPrChange>
        </w:rPr>
        <w:t xml:space="preserve">, </w:t>
      </w:r>
      <w:r w:rsidRPr="43DF0599">
        <w:rPr>
          <w:rFonts w:ascii="Times New Roman" w:cs="Times New Roman"/>
          <w:sz w:val="24"/>
          <w:szCs w:val="24"/>
          <w:rPrChange w:id="6779" w:author="ahmad sahrul" w:date="2026-04-27T19:36:00Z">
            <w:rPr/>
          </w:rPrChange>
        </w:rPr>
        <w:t>deleted_at</w:t>
      </w:r>
      <w:r w:rsidRPr="8D924050">
        <w:rPr>
          <w:rFonts w:ascii="Times New Roman" w:cs="Times New Roman"/>
          <w:sz w:val="24"/>
          <w:szCs w:val="24"/>
          <w:rPrChange w:id="6780" w:author="ahmad sahrul" w:date="2026-04-27T19:36:00Z">
            <w:rPr/>
          </w:rPrChange>
        </w:rPr>
        <w:t xml:space="preserve">) </w:t>
      </w:r>
      <w:r w:rsidRPr="8D924050">
        <w:rPr>
          <w:rFonts w:ascii="Times New Roman" w:cs="Times New Roman"/>
          <w:sz w:val="24"/>
          <w:szCs w:val="24"/>
          <w:rPrChange w:id="6781" w:author="ahmad sahrul" w:date="2026-04-27T19:36:00Z">
            <w:rPr/>
          </w:rPrChange>
        </w:rPr>
        <w:t>–</w:t>
      </w:r>
      <w:r w:rsidRPr="8D924050">
        <w:rPr>
          <w:rFonts w:ascii="Times New Roman" w:cs="Times New Roman"/>
          <w:sz w:val="24"/>
          <w:szCs w:val="24"/>
          <w:rPrChange w:id="6782" w:author="ahmad sahrul" w:date="2026-04-27T19:36:00Z">
            <w:rPr/>
          </w:rPrChange>
        </w:rPr>
        <w:t xml:space="preserve"> </w:t>
      </w:r>
      <w:r w:rsidRPr="6C37A6EF">
        <w:rPr>
          <w:rFonts w:ascii="Times New Roman" w:cs="Times New Roman"/>
          <w:sz w:val="24"/>
          <w:szCs w:val="24"/>
          <w:rPrChange w:id="6783" w:author="ahmad sahrul" w:date="2026-04-27T19:36:00Z">
            <w:rPr/>
          </w:rPrChange>
        </w:rPr>
        <w:t>berelasi</w:t>
      </w:r>
      <w:r w:rsidRPr="0B778AFB">
        <w:rPr>
          <w:rFonts w:ascii="Times New Roman" w:cs="Times New Roman"/>
          <w:sz w:val="24"/>
          <w:szCs w:val="24"/>
          <w:rPrChange w:id="6784" w:author="ahmad sahrul" w:date="2026-04-27T19:36:00Z">
            <w:rPr/>
          </w:rPrChange>
        </w:rPr>
        <w:t xml:space="preserve"> </w:t>
      </w:r>
      <w:r w:rsidRPr="D59BD466">
        <w:rPr>
          <w:rFonts w:ascii="Times New Roman" w:cs="Times New Roman"/>
          <w:sz w:val="24"/>
          <w:szCs w:val="24"/>
          <w:rPrChange w:id="6785" w:author="ahmad sahrul" w:date="2026-04-27T19:36:00Z">
            <w:rPr/>
          </w:rPrChange>
        </w:rPr>
        <w:t>dengan</w:t>
      </w:r>
      <w:r w:rsidRPr="64F7A44D">
        <w:rPr>
          <w:rFonts w:ascii="Times New Roman" w:cs="Times New Roman"/>
          <w:sz w:val="24"/>
          <w:szCs w:val="24"/>
          <w:rPrChange w:id="6786" w:author="ahmad sahrul" w:date="2026-04-27T19:36:00Z">
            <w:rPr/>
          </w:rPrChange>
        </w:rPr>
        <w:t xml:space="preserve"> Category dan Stock.</w:t>
      </w:r>
    </w:p>
    <w:p w14:paraId="027ACC32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6787" w:author="ahmad sahrul" w:date="2026-04-27T19:36:00Z">
            <w:rPr/>
          </w:rPrChange>
        </w:rPr>
        <w:pPrChange w:id="678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AD5D9AF3">
        <w:rPr>
          <w:rFonts w:ascii="Times New Roman" w:cs="Times New Roman"/>
          <w:sz w:val="24"/>
          <w:szCs w:val="24"/>
          <w:rPrChange w:id="6789" w:author="ahmad sahrul" w:date="2026-04-27T19:36:00Z">
            <w:rPr/>
          </w:rPrChange>
        </w:rPr>
        <w:t xml:space="preserve">Category (id, name, </w:t>
      </w:r>
      <w:r w:rsidRPr="4BD99835">
        <w:rPr>
          <w:rFonts w:ascii="Times New Roman" w:cs="Times New Roman"/>
          <w:sz w:val="24"/>
          <w:szCs w:val="24"/>
          <w:rPrChange w:id="6790" w:author="ahmad sahrul" w:date="2026-04-27T19:36:00Z">
            <w:rPr/>
          </w:rPrChange>
        </w:rPr>
        <w:t>animal_type</w:t>
      </w:r>
      <w:r w:rsidRPr="43C0EE47">
        <w:rPr>
          <w:rFonts w:ascii="Times New Roman" w:cs="Times New Roman"/>
          <w:sz w:val="24"/>
          <w:szCs w:val="24"/>
          <w:rPrChange w:id="6791" w:author="ahmad sahrul" w:date="2026-04-27T19:36:00Z">
            <w:rPr/>
          </w:rPrChange>
        </w:rPr>
        <w:t xml:space="preserve">, </w:t>
      </w:r>
      <w:r w:rsidRPr="8BA19604">
        <w:rPr>
          <w:rFonts w:ascii="Times New Roman" w:cs="Times New Roman"/>
          <w:sz w:val="24"/>
          <w:szCs w:val="24"/>
          <w:rPrChange w:id="6792" w:author="ahmad sahrul" w:date="2026-04-27T19:36:00Z">
            <w:rPr/>
          </w:rPrChange>
        </w:rPr>
        <w:t>sub_category</w:t>
      </w:r>
      <w:r w:rsidRPr="00E59467">
        <w:rPr>
          <w:rFonts w:ascii="Times New Roman" w:cs="Times New Roman"/>
          <w:sz w:val="24"/>
          <w:szCs w:val="24"/>
          <w:rPrChange w:id="6793" w:author="ahmad sahrul" w:date="2026-04-27T19:36:00Z">
            <w:rPr/>
          </w:rPrChange>
        </w:rPr>
        <w:t xml:space="preserve">) </w:t>
      </w:r>
      <w:r w:rsidRPr="00E59467">
        <w:rPr>
          <w:rFonts w:ascii="Times New Roman" w:cs="Times New Roman"/>
          <w:sz w:val="24"/>
          <w:szCs w:val="24"/>
          <w:rPrChange w:id="6794" w:author="ahmad sahrul" w:date="2026-04-27T19:36:00Z">
            <w:rPr/>
          </w:rPrChange>
        </w:rPr>
        <w:t>–</w:t>
      </w:r>
      <w:r w:rsidRPr="00E59467">
        <w:rPr>
          <w:rFonts w:ascii="Times New Roman" w:cs="Times New Roman"/>
          <w:sz w:val="24"/>
          <w:szCs w:val="24"/>
          <w:rPrChange w:id="6795" w:author="ahmad sahrul" w:date="2026-04-27T19:36:00Z">
            <w:rPr/>
          </w:rPrChange>
        </w:rPr>
        <w:t xml:space="preserve"> </w:t>
      </w:r>
      <w:r w:rsidRPr="BFA24DF3">
        <w:rPr>
          <w:rFonts w:ascii="Times New Roman" w:cs="Times New Roman"/>
          <w:sz w:val="24"/>
          <w:szCs w:val="24"/>
          <w:rPrChange w:id="6796" w:author="ahmad sahrul" w:date="2026-04-27T19:36:00Z">
            <w:rPr/>
          </w:rPrChange>
        </w:rPr>
        <w:t>mengelompokkan</w:t>
      </w:r>
      <w:r w:rsidRPr="0E64938D">
        <w:rPr>
          <w:rFonts w:ascii="Times New Roman" w:cs="Times New Roman"/>
          <w:sz w:val="24"/>
          <w:szCs w:val="24"/>
          <w:rPrChange w:id="6797" w:author="ahmad sahrul" w:date="2026-04-27T19:36:00Z">
            <w:rPr/>
          </w:rPrChange>
        </w:rPr>
        <w:t xml:space="preserve"> </w:t>
      </w:r>
      <w:r w:rsidRPr="579F9F83">
        <w:rPr>
          <w:rFonts w:ascii="Times New Roman" w:cs="Times New Roman"/>
          <w:sz w:val="24"/>
          <w:szCs w:val="24"/>
          <w:rPrChange w:id="6798" w:author="ahmad sahrul" w:date="2026-04-27T19:36:00Z">
            <w:rPr/>
          </w:rPrChange>
        </w:rPr>
        <w:t>produk</w:t>
      </w:r>
      <w:r w:rsidRPr="15C9DDEB">
        <w:rPr>
          <w:rFonts w:ascii="Times New Roman" w:cs="Times New Roman"/>
          <w:sz w:val="24"/>
          <w:szCs w:val="24"/>
          <w:rPrChange w:id="6799" w:author="ahmad sahrul" w:date="2026-04-27T19:36:00Z">
            <w:rPr/>
          </w:rPrChange>
        </w:rPr>
        <w:t xml:space="preserve"> </w:t>
      </w:r>
      <w:r w:rsidRPr="26A1B80A">
        <w:rPr>
          <w:rFonts w:ascii="Times New Roman" w:cs="Times New Roman"/>
          <w:sz w:val="24"/>
          <w:szCs w:val="24"/>
          <w:rPrChange w:id="6800" w:author="ahmad sahrul" w:date="2026-04-27T19:36:00Z">
            <w:rPr/>
          </w:rPrChange>
        </w:rPr>
        <w:t>berdasarkan</w:t>
      </w:r>
      <w:r w:rsidRPr="EE7F6AF0">
        <w:rPr>
          <w:rFonts w:ascii="Times New Roman" w:cs="Times New Roman"/>
          <w:sz w:val="24"/>
          <w:szCs w:val="24"/>
          <w:rPrChange w:id="6801" w:author="ahmad sahrul" w:date="2026-04-27T19:36:00Z">
            <w:rPr/>
          </w:rPrChange>
        </w:rPr>
        <w:t xml:space="preserve"> </w:t>
      </w:r>
      <w:r w:rsidRPr="863C6FDE">
        <w:rPr>
          <w:rFonts w:ascii="Times New Roman" w:cs="Times New Roman"/>
          <w:sz w:val="24"/>
          <w:szCs w:val="24"/>
          <w:rPrChange w:id="6802" w:author="ahmad sahrul" w:date="2026-04-27T19:36:00Z">
            <w:rPr/>
          </w:rPrChange>
        </w:rPr>
        <w:t>jenis</w:t>
      </w:r>
      <w:r w:rsidRPr="36A347E5">
        <w:rPr>
          <w:rFonts w:ascii="Times New Roman" w:cs="Times New Roman"/>
          <w:sz w:val="24"/>
          <w:szCs w:val="24"/>
          <w:rPrChange w:id="6803" w:author="ahmad sahrul" w:date="2026-04-27T19:36:00Z">
            <w:rPr/>
          </w:rPrChange>
        </w:rPr>
        <w:t xml:space="preserve"> </w:t>
      </w:r>
      <w:r w:rsidRPr="527454B6">
        <w:rPr>
          <w:rFonts w:ascii="Times New Roman" w:cs="Times New Roman"/>
          <w:sz w:val="24"/>
          <w:szCs w:val="24"/>
          <w:rPrChange w:id="6804" w:author="ahmad sahrul" w:date="2026-04-27T19:36:00Z">
            <w:rPr/>
          </w:rPrChange>
        </w:rPr>
        <w:t>hewan</w:t>
      </w:r>
      <w:r w:rsidRPr="F7C66C62">
        <w:rPr>
          <w:rFonts w:ascii="Times New Roman" w:cs="Times New Roman"/>
          <w:sz w:val="24"/>
          <w:szCs w:val="24"/>
          <w:rPrChange w:id="6805" w:author="ahmad sahrul" w:date="2026-04-27T19:36:00Z">
            <w:rPr/>
          </w:rPrChange>
        </w:rPr>
        <w:t xml:space="preserve"> dan </w:t>
      </w:r>
      <w:r w:rsidRPr="4D73A725">
        <w:rPr>
          <w:rFonts w:ascii="Times New Roman" w:cs="Times New Roman"/>
          <w:sz w:val="24"/>
          <w:szCs w:val="24"/>
          <w:rPrChange w:id="6806" w:author="ahmad sahrul" w:date="2026-04-27T19:36:00Z">
            <w:rPr/>
          </w:rPrChange>
        </w:rPr>
        <w:t>tipe</w:t>
      </w:r>
      <w:r w:rsidRPr="1CAA866B">
        <w:rPr>
          <w:rFonts w:ascii="Times New Roman" w:cs="Times New Roman"/>
          <w:sz w:val="24"/>
          <w:szCs w:val="24"/>
          <w:rPrChange w:id="6807" w:author="ahmad sahrul" w:date="2026-04-27T19:36:00Z">
            <w:rPr/>
          </w:rPrChange>
        </w:rPr>
        <w:t xml:space="preserve"> </w:t>
      </w:r>
      <w:r w:rsidRPr="F4690751">
        <w:rPr>
          <w:rFonts w:ascii="Times New Roman" w:cs="Times New Roman"/>
          <w:sz w:val="24"/>
          <w:szCs w:val="24"/>
          <w:rPrChange w:id="6808" w:author="ahmad sahrul" w:date="2026-04-27T19:36:00Z">
            <w:rPr/>
          </w:rPrChange>
        </w:rPr>
        <w:t>produk</w:t>
      </w:r>
      <w:r w:rsidRPr="771FCB38">
        <w:rPr>
          <w:rFonts w:ascii="Times New Roman" w:cs="Times New Roman"/>
          <w:sz w:val="24"/>
          <w:szCs w:val="24"/>
          <w:rPrChange w:id="6809" w:author="ahmad sahrul" w:date="2026-04-27T19:36:00Z">
            <w:rPr/>
          </w:rPrChange>
        </w:rPr>
        <w:t>.</w:t>
      </w:r>
    </w:p>
    <w:p w14:paraId="3BF85608" w14:textId="2744A2B7" w:rsidR="00BF190D" w:rsidRPr="00BF190D" w:rsidDel="00DE2C5B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810" w:author="muhammad aldi oktavian" w:date="2026-05-16T02:53:00Z"/>
          <w:rFonts w:ascii="Times New Roman" w:cs="Times New Roman"/>
          <w:sz w:val="24"/>
          <w:szCs w:val="24"/>
          <w:rPrChange w:id="6811" w:author="ahmad sahrul" w:date="2026-04-27T19:36:00Z">
            <w:rPr>
              <w:del w:id="6812" w:author="muhammad aldi oktavian" w:date="2026-05-16T02:53:00Z"/>
            </w:rPr>
          </w:rPrChange>
        </w:rPr>
        <w:pPrChange w:id="681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814" w:author="muhammad aldi oktavian" w:date="2026-05-16T02:53:00Z">
        <w:r w:rsidRPr="FD20A3F8" w:rsidDel="00DE2C5B">
          <w:rPr>
            <w:rFonts w:ascii="Times New Roman" w:cs="Times New Roman"/>
            <w:sz w:val="24"/>
            <w:szCs w:val="24"/>
            <w:rPrChange w:id="6815" w:author="ahmad sahrul" w:date="2026-04-27T19:36:00Z">
              <w:rPr/>
            </w:rPrChange>
          </w:rPr>
          <w:delText xml:space="preserve">Stock (id, </w:delText>
        </w:r>
        <w:r w:rsidRPr="F436C2FD" w:rsidDel="00DE2C5B">
          <w:rPr>
            <w:rFonts w:ascii="Times New Roman" w:cs="Times New Roman"/>
            <w:sz w:val="24"/>
            <w:szCs w:val="24"/>
            <w:rPrChange w:id="6816" w:author="ahmad sahrul" w:date="2026-04-27T19:36:00Z">
              <w:rPr/>
            </w:rPrChange>
          </w:rPr>
          <w:delText>product_id</w:delText>
        </w:r>
        <w:r w:rsidRPr="2955C095" w:rsidDel="00DE2C5B">
          <w:rPr>
            <w:rFonts w:ascii="Times New Roman" w:cs="Times New Roman"/>
            <w:sz w:val="24"/>
            <w:szCs w:val="24"/>
            <w:rPrChange w:id="6817" w:author="ahmad sahrul" w:date="2026-04-27T19:36:00Z">
              <w:rPr/>
            </w:rPrChange>
          </w:rPr>
          <w:delText xml:space="preserve">, </w:delText>
        </w:r>
        <w:r w:rsidRPr="8B2C6155" w:rsidDel="00DE2C5B">
          <w:rPr>
            <w:rFonts w:ascii="Times New Roman" w:cs="Times New Roman"/>
            <w:sz w:val="24"/>
            <w:szCs w:val="24"/>
            <w:rPrChange w:id="6818" w:author="ahmad sahrul" w:date="2026-04-27T19:36:00Z">
              <w:rPr/>
            </w:rPrChange>
          </w:rPr>
          <w:delText>offline_qty</w:delText>
        </w:r>
        <w:r w:rsidRPr="6728116E" w:rsidDel="00DE2C5B">
          <w:rPr>
            <w:rFonts w:ascii="Times New Roman" w:cs="Times New Roman"/>
            <w:sz w:val="24"/>
            <w:szCs w:val="24"/>
            <w:rPrChange w:id="6819" w:author="ahmad sahrul" w:date="2026-04-27T19:36:00Z">
              <w:rPr/>
            </w:rPrChange>
          </w:rPr>
          <w:delText xml:space="preserve">, </w:delText>
        </w:r>
        <w:r w:rsidRPr="E5BEDD83" w:rsidDel="00DE2C5B">
          <w:rPr>
            <w:rFonts w:ascii="Times New Roman" w:cs="Times New Roman"/>
            <w:sz w:val="24"/>
            <w:szCs w:val="24"/>
            <w:rPrChange w:id="6820" w:author="ahmad sahrul" w:date="2026-04-27T19:36:00Z">
              <w:rPr/>
            </w:rPrChange>
          </w:rPr>
          <w:delText>online_qty</w:delText>
        </w:r>
        <w:r w:rsidRPr="BC8203BD" w:rsidDel="00DE2C5B">
          <w:rPr>
            <w:rFonts w:ascii="Times New Roman" w:cs="Times New Roman"/>
            <w:sz w:val="24"/>
            <w:szCs w:val="24"/>
            <w:rPrChange w:id="6821" w:author="ahmad sahrul" w:date="2026-04-27T19:36:00Z">
              <w:rPr/>
            </w:rPrChange>
          </w:rPr>
          <w:delText xml:space="preserve">, </w:delText>
        </w:r>
        <w:r w:rsidRPr="723291E5" w:rsidDel="00DE2C5B">
          <w:rPr>
            <w:rFonts w:ascii="Times New Roman" w:cs="Times New Roman"/>
            <w:sz w:val="24"/>
            <w:szCs w:val="24"/>
            <w:rPrChange w:id="6822" w:author="ahmad sahrul" w:date="2026-04-27T19:36:00Z">
              <w:rPr/>
            </w:rPrChange>
          </w:rPr>
          <w:delText>min_threshold</w:delText>
        </w:r>
        <w:r w:rsidRPr="ACF8253F" w:rsidDel="00DE2C5B">
          <w:rPr>
            <w:rFonts w:ascii="Times New Roman" w:cs="Times New Roman"/>
            <w:sz w:val="24"/>
            <w:szCs w:val="24"/>
            <w:rPrChange w:id="6823" w:author="ahmad sahrul" w:date="2026-04-27T19:36:00Z">
              <w:rPr/>
            </w:rPrChange>
          </w:rPr>
          <w:delText xml:space="preserve">) </w:delText>
        </w:r>
        <w:r w:rsidRPr="ACF8253F" w:rsidDel="00DE2C5B">
          <w:rPr>
            <w:rFonts w:ascii="Times New Roman" w:cs="Times New Roman"/>
            <w:sz w:val="24"/>
            <w:szCs w:val="24"/>
            <w:rPrChange w:id="6824" w:author="ahmad sahrul" w:date="2026-04-27T19:36:00Z">
              <w:rPr/>
            </w:rPrChange>
          </w:rPr>
          <w:delText>–</w:delText>
        </w:r>
        <w:r w:rsidRPr="ACF8253F" w:rsidDel="00DE2C5B">
          <w:rPr>
            <w:rFonts w:ascii="Times New Roman" w:cs="Times New Roman"/>
            <w:sz w:val="24"/>
            <w:szCs w:val="24"/>
            <w:rPrChange w:id="6825" w:author="ahmad sahrul" w:date="2026-04-27T19:36:00Z">
              <w:rPr/>
            </w:rPrChange>
          </w:rPr>
          <w:delText xml:space="preserve"> </w:delText>
        </w:r>
        <w:r w:rsidRPr="F85D063A" w:rsidDel="00DE2C5B">
          <w:rPr>
            <w:rFonts w:ascii="Times New Roman" w:cs="Times New Roman"/>
            <w:sz w:val="24"/>
            <w:szCs w:val="24"/>
            <w:rPrChange w:id="6826" w:author="ahmad sahrul" w:date="2026-04-27T19:36:00Z">
              <w:rPr/>
            </w:rPrChange>
          </w:rPr>
          <w:delText>menyimpan</w:delText>
        </w:r>
        <w:r w:rsidRPr="4B60F117" w:rsidDel="00DE2C5B">
          <w:rPr>
            <w:rFonts w:ascii="Times New Roman" w:cs="Times New Roman"/>
            <w:sz w:val="24"/>
            <w:szCs w:val="24"/>
            <w:rPrChange w:id="6827" w:author="ahmad sahrul" w:date="2026-04-27T19:36:00Z">
              <w:rPr/>
            </w:rPrChange>
          </w:rPr>
          <w:delText xml:space="preserve"> </w:delText>
        </w:r>
        <w:r w:rsidRPr="432C7AFF" w:rsidDel="00DE2C5B">
          <w:rPr>
            <w:rFonts w:ascii="Times New Roman" w:cs="Times New Roman"/>
            <w:sz w:val="24"/>
            <w:szCs w:val="24"/>
            <w:rPrChange w:id="6828" w:author="ahmad sahrul" w:date="2026-04-27T19:36:00Z">
              <w:rPr/>
            </w:rPrChange>
          </w:rPr>
          <w:delText>stok</w:delText>
        </w:r>
        <w:r w:rsidRPr="23D49E28" w:rsidDel="00DE2C5B">
          <w:rPr>
            <w:rFonts w:ascii="Times New Roman" w:cs="Times New Roman"/>
            <w:sz w:val="24"/>
            <w:szCs w:val="24"/>
            <w:rPrChange w:id="6829" w:author="ahmad sahrul" w:date="2026-04-27T19:36:00Z">
              <w:rPr/>
            </w:rPrChange>
          </w:rPr>
          <w:delText xml:space="preserve"> per </w:delText>
        </w:r>
        <w:r w:rsidRPr="A0BDFEC4" w:rsidDel="00DE2C5B">
          <w:rPr>
            <w:rFonts w:ascii="Times New Roman" w:cs="Times New Roman"/>
            <w:sz w:val="24"/>
            <w:szCs w:val="24"/>
            <w:rPrChange w:id="6830" w:author="ahmad sahrul" w:date="2026-04-27T19:36:00Z">
              <w:rPr/>
            </w:rPrChange>
          </w:rPr>
          <w:delText>kanal</w:delText>
        </w:r>
        <w:r w:rsidRPr="3CC49568" w:rsidDel="00DE2C5B">
          <w:rPr>
            <w:rFonts w:ascii="Times New Roman" w:cs="Times New Roman"/>
            <w:sz w:val="24"/>
            <w:szCs w:val="24"/>
            <w:rPrChange w:id="6831" w:author="ahmad sahrul" w:date="2026-04-27T19:36:00Z">
              <w:rPr/>
            </w:rPrChange>
          </w:rPr>
          <w:delText>.</w:delText>
        </w:r>
      </w:del>
    </w:p>
    <w:p w14:paraId="41094FC5" w14:textId="2F12B91F" w:rsidR="00BF190D" w:rsidRPr="00BF190D" w:rsidDel="00DE2C5B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832" w:author="muhammad aldi oktavian" w:date="2026-05-16T02:53:00Z"/>
          <w:rFonts w:ascii="Times New Roman" w:cs="Times New Roman"/>
          <w:sz w:val="24"/>
          <w:szCs w:val="24"/>
          <w:rPrChange w:id="6833" w:author="ahmad sahrul" w:date="2026-04-27T19:36:00Z">
            <w:rPr>
              <w:del w:id="6834" w:author="muhammad aldi oktavian" w:date="2026-05-16T02:53:00Z"/>
            </w:rPr>
          </w:rPrChange>
        </w:rPr>
        <w:pPrChange w:id="6835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836" w:author="muhammad aldi oktavian" w:date="2026-05-16T02:53:00Z">
        <w:r w:rsidRPr="F9C708C8" w:rsidDel="00DE2C5B">
          <w:rPr>
            <w:rFonts w:ascii="Times New Roman" w:cs="Times New Roman"/>
            <w:sz w:val="24"/>
            <w:szCs w:val="24"/>
            <w:rPrChange w:id="6837" w:author="ahmad sahrul" w:date="2026-04-27T19:36:00Z">
              <w:rPr/>
            </w:rPrChange>
          </w:rPr>
          <w:delText>StockMovement</w:delText>
        </w:r>
        <w:r w:rsidRPr="52E93730" w:rsidDel="00DE2C5B">
          <w:rPr>
            <w:rFonts w:ascii="Times New Roman" w:cs="Times New Roman"/>
            <w:sz w:val="24"/>
            <w:szCs w:val="24"/>
            <w:rPrChange w:id="6838" w:author="ahmad sahrul" w:date="2026-04-27T19:36:00Z">
              <w:rPr/>
            </w:rPrChange>
          </w:rPr>
          <w:delText xml:space="preserve"> (id, </w:delText>
        </w:r>
        <w:r w:rsidRPr="046D19AF" w:rsidDel="00DE2C5B">
          <w:rPr>
            <w:rFonts w:ascii="Times New Roman" w:cs="Times New Roman"/>
            <w:sz w:val="24"/>
            <w:szCs w:val="24"/>
            <w:rPrChange w:id="6839" w:author="ahmad sahrul" w:date="2026-04-27T19:36:00Z">
              <w:rPr/>
            </w:rPrChange>
          </w:rPr>
          <w:delText>product_id</w:delText>
        </w:r>
        <w:r w:rsidRPr="40FF5A2C" w:rsidDel="00DE2C5B">
          <w:rPr>
            <w:rFonts w:ascii="Times New Roman" w:cs="Times New Roman"/>
            <w:sz w:val="24"/>
            <w:szCs w:val="24"/>
            <w:rPrChange w:id="6840" w:author="ahmad sahrul" w:date="2026-04-27T19:36:00Z">
              <w:rPr/>
            </w:rPrChange>
          </w:rPr>
          <w:delText xml:space="preserve">, </w:delText>
        </w:r>
        <w:r w:rsidRPr="5146D905" w:rsidDel="00DE2C5B">
          <w:rPr>
            <w:rFonts w:ascii="Times New Roman" w:cs="Times New Roman"/>
            <w:sz w:val="24"/>
            <w:szCs w:val="24"/>
            <w:rPrChange w:id="6841" w:author="ahmad sahrul" w:date="2026-04-27T19:36:00Z">
              <w:rPr/>
            </w:rPrChange>
          </w:rPr>
          <w:delText>movement_type</w:delText>
        </w:r>
        <w:r w:rsidRPr="FBA0CE31" w:rsidDel="00DE2C5B">
          <w:rPr>
            <w:rFonts w:ascii="Times New Roman" w:cs="Times New Roman"/>
            <w:sz w:val="24"/>
            <w:szCs w:val="24"/>
            <w:rPrChange w:id="6842" w:author="ahmad sahrul" w:date="2026-04-27T19:36:00Z">
              <w:rPr/>
            </w:rPrChange>
          </w:rPr>
          <w:delText xml:space="preserve">, qty, channel, notes, </w:delText>
        </w:r>
        <w:r w:rsidRPr="AFDAE48B" w:rsidDel="00DE2C5B">
          <w:rPr>
            <w:rFonts w:ascii="Times New Roman" w:cs="Times New Roman"/>
            <w:sz w:val="24"/>
            <w:szCs w:val="24"/>
            <w:rPrChange w:id="6843" w:author="ahmad sahrul" w:date="2026-04-27T19:36:00Z">
              <w:rPr/>
            </w:rPrChange>
          </w:rPr>
          <w:delText>created_at</w:delText>
        </w:r>
        <w:r w:rsidRPr="107EADA9" w:rsidDel="00DE2C5B">
          <w:rPr>
            <w:rFonts w:ascii="Times New Roman" w:cs="Times New Roman"/>
            <w:sz w:val="24"/>
            <w:szCs w:val="24"/>
            <w:rPrChange w:id="6844" w:author="ahmad sahrul" w:date="2026-04-27T19:36:00Z">
              <w:rPr/>
            </w:rPrChange>
          </w:rPr>
          <w:delText xml:space="preserve">) </w:delText>
        </w:r>
        <w:r w:rsidRPr="107EADA9" w:rsidDel="00DE2C5B">
          <w:rPr>
            <w:rFonts w:ascii="Times New Roman" w:cs="Times New Roman"/>
            <w:sz w:val="24"/>
            <w:szCs w:val="24"/>
            <w:rPrChange w:id="6845" w:author="ahmad sahrul" w:date="2026-04-27T19:36:00Z">
              <w:rPr/>
            </w:rPrChange>
          </w:rPr>
          <w:delText>–</w:delText>
        </w:r>
        <w:r w:rsidRPr="107EADA9" w:rsidDel="00DE2C5B">
          <w:rPr>
            <w:rFonts w:ascii="Times New Roman" w:cs="Times New Roman"/>
            <w:sz w:val="24"/>
            <w:szCs w:val="24"/>
            <w:rPrChange w:id="6846" w:author="ahmad sahrul" w:date="2026-04-27T19:36:00Z">
              <w:rPr/>
            </w:rPrChange>
          </w:rPr>
          <w:delText xml:space="preserve"> log </w:delText>
        </w:r>
        <w:r w:rsidRPr="3D5A27AA" w:rsidDel="00DE2C5B">
          <w:rPr>
            <w:rFonts w:ascii="Times New Roman" w:cs="Times New Roman"/>
            <w:sz w:val="24"/>
            <w:szCs w:val="24"/>
            <w:rPrChange w:id="6847" w:author="ahmad sahrul" w:date="2026-04-27T19:36:00Z">
              <w:rPr/>
            </w:rPrChange>
          </w:rPr>
          <w:delText>pergerakan</w:delText>
        </w:r>
        <w:r w:rsidRPr="AB3FEF2D" w:rsidDel="00DE2C5B">
          <w:rPr>
            <w:rFonts w:ascii="Times New Roman" w:cs="Times New Roman"/>
            <w:sz w:val="24"/>
            <w:szCs w:val="24"/>
            <w:rPrChange w:id="6848" w:author="ahmad sahrul" w:date="2026-04-27T19:36:00Z">
              <w:rPr/>
            </w:rPrChange>
          </w:rPr>
          <w:delText xml:space="preserve"> </w:delText>
        </w:r>
        <w:r w:rsidRPr="747F8824" w:rsidDel="00DE2C5B">
          <w:rPr>
            <w:rFonts w:ascii="Times New Roman" w:cs="Times New Roman"/>
            <w:sz w:val="24"/>
            <w:szCs w:val="24"/>
            <w:rPrChange w:id="6849" w:author="ahmad sahrul" w:date="2026-04-27T19:36:00Z">
              <w:rPr/>
            </w:rPrChange>
          </w:rPr>
          <w:delText>stok</w:delText>
        </w:r>
        <w:r w:rsidRPr="5F4E0F8A" w:rsidDel="00DE2C5B">
          <w:rPr>
            <w:rFonts w:ascii="Times New Roman" w:cs="Times New Roman"/>
            <w:sz w:val="24"/>
            <w:szCs w:val="24"/>
            <w:rPrChange w:id="6850" w:author="ahmad sahrul" w:date="2026-04-27T19:36:00Z">
              <w:rPr/>
            </w:rPrChange>
          </w:rPr>
          <w:delText>.</w:delText>
        </w:r>
      </w:del>
    </w:p>
    <w:p w14:paraId="1D460166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cs="Times New Roman"/>
          <w:sz w:val="24"/>
          <w:szCs w:val="24"/>
          <w:rPrChange w:id="6851" w:author="ahmad sahrul" w:date="2026-04-27T19:36:00Z">
            <w:rPr/>
          </w:rPrChange>
        </w:rPr>
        <w:pPrChange w:id="685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E68AE5B">
        <w:rPr>
          <w:rFonts w:ascii="Times New Roman" w:cs="Times New Roman"/>
          <w:sz w:val="24"/>
          <w:szCs w:val="24"/>
          <w:rPrChange w:id="6853" w:author="ahmad sahrul" w:date="2026-04-27T19:36:00Z">
            <w:rPr/>
          </w:rPrChange>
        </w:rPr>
        <w:t xml:space="preserve">Transaction (id, </w:t>
      </w:r>
      <w:r w:rsidRPr="CEF6730C">
        <w:rPr>
          <w:rFonts w:ascii="Times New Roman" w:cs="Times New Roman"/>
          <w:sz w:val="24"/>
          <w:szCs w:val="24"/>
          <w:rPrChange w:id="6854" w:author="ahmad sahrul" w:date="2026-04-27T19:36:00Z">
            <w:rPr/>
          </w:rPrChange>
        </w:rPr>
        <w:t>transaction_code</w:t>
      </w:r>
      <w:r w:rsidRPr="CB52C0BA">
        <w:rPr>
          <w:rFonts w:ascii="Times New Roman" w:cs="Times New Roman"/>
          <w:sz w:val="24"/>
          <w:szCs w:val="24"/>
          <w:rPrChange w:id="6855" w:author="ahmad sahrul" w:date="2026-04-27T19:36:00Z">
            <w:rPr/>
          </w:rPrChange>
        </w:rPr>
        <w:t xml:space="preserve">, </w:t>
      </w:r>
      <w:r w:rsidRPr="B1F0479D">
        <w:rPr>
          <w:rFonts w:ascii="Times New Roman" w:cs="Times New Roman"/>
          <w:sz w:val="24"/>
          <w:szCs w:val="24"/>
          <w:rPrChange w:id="6856" w:author="ahmad sahrul" w:date="2026-04-27T19:36:00Z">
            <w:rPr/>
          </w:rPrChange>
        </w:rPr>
        <w:t>kasir_id</w:t>
      </w:r>
      <w:r w:rsidRPr="1D2CB00D">
        <w:rPr>
          <w:rFonts w:ascii="Times New Roman" w:cs="Times New Roman"/>
          <w:sz w:val="24"/>
          <w:szCs w:val="24"/>
          <w:rPrChange w:id="6857" w:author="ahmad sahrul" w:date="2026-04-27T19:36:00Z">
            <w:rPr/>
          </w:rPrChange>
        </w:rPr>
        <w:t xml:space="preserve">, channel, total, </w:t>
      </w:r>
      <w:r w:rsidRPr="64D46E36">
        <w:rPr>
          <w:rFonts w:ascii="Times New Roman" w:cs="Times New Roman"/>
          <w:sz w:val="24"/>
          <w:szCs w:val="24"/>
          <w:rPrChange w:id="6858" w:author="ahmad sahrul" w:date="2026-04-27T19:36:00Z">
            <w:rPr/>
          </w:rPrChange>
        </w:rPr>
        <w:t>payment_method</w:t>
      </w:r>
      <w:r w:rsidRPr="78778915">
        <w:rPr>
          <w:rFonts w:ascii="Times New Roman" w:cs="Times New Roman"/>
          <w:sz w:val="24"/>
          <w:szCs w:val="24"/>
          <w:rPrChange w:id="6859" w:author="ahmad sahrul" w:date="2026-04-27T19:36:00Z">
            <w:rPr/>
          </w:rPrChange>
        </w:rPr>
        <w:t xml:space="preserve">, </w:t>
      </w:r>
      <w:r w:rsidRPr="69766F13">
        <w:rPr>
          <w:rFonts w:ascii="Times New Roman" w:cs="Times New Roman"/>
          <w:sz w:val="24"/>
          <w:szCs w:val="24"/>
          <w:rPrChange w:id="6860" w:author="ahmad sahrul" w:date="2026-04-27T19:36:00Z">
            <w:rPr/>
          </w:rPrChange>
        </w:rPr>
        <w:t>amount_paid</w:t>
      </w:r>
      <w:r w:rsidRPr="B6A2453C">
        <w:rPr>
          <w:rFonts w:ascii="Times New Roman" w:cs="Times New Roman"/>
          <w:sz w:val="24"/>
          <w:szCs w:val="24"/>
          <w:rPrChange w:id="6861" w:author="ahmad sahrul" w:date="2026-04-27T19:36:00Z">
            <w:rPr/>
          </w:rPrChange>
        </w:rPr>
        <w:t xml:space="preserve">, change, </w:t>
      </w:r>
      <w:r w:rsidRPr="328CF7F5">
        <w:rPr>
          <w:rFonts w:ascii="Times New Roman" w:cs="Times New Roman"/>
          <w:sz w:val="24"/>
          <w:szCs w:val="24"/>
          <w:rPrChange w:id="6862" w:author="ahmad sahrul" w:date="2026-04-27T19:36:00Z">
            <w:rPr/>
          </w:rPrChange>
        </w:rPr>
        <w:t>created_at</w:t>
      </w:r>
      <w:r w:rsidRPr="AE4BF921">
        <w:rPr>
          <w:rFonts w:ascii="Times New Roman" w:cs="Times New Roman"/>
          <w:sz w:val="24"/>
          <w:szCs w:val="24"/>
          <w:rPrChange w:id="6863" w:author="ahmad sahrul" w:date="2026-04-27T19:36:00Z">
            <w:rPr/>
          </w:rPrChange>
        </w:rPr>
        <w:t xml:space="preserve">) </w:t>
      </w:r>
      <w:r w:rsidRPr="AE4BF921">
        <w:rPr>
          <w:rFonts w:ascii="Times New Roman" w:cs="Times New Roman"/>
          <w:sz w:val="24"/>
          <w:szCs w:val="24"/>
          <w:rPrChange w:id="6864" w:author="ahmad sahrul" w:date="2026-04-27T19:36:00Z">
            <w:rPr/>
          </w:rPrChange>
        </w:rPr>
        <w:t>–</w:t>
      </w:r>
      <w:r w:rsidRPr="AE4BF921">
        <w:rPr>
          <w:rFonts w:ascii="Times New Roman" w:cs="Times New Roman"/>
          <w:sz w:val="24"/>
          <w:szCs w:val="24"/>
          <w:rPrChange w:id="6865" w:author="ahmad sahrul" w:date="2026-04-27T19:36:00Z">
            <w:rPr/>
          </w:rPrChange>
        </w:rPr>
        <w:t xml:space="preserve"> data header </w:t>
      </w:r>
      <w:r w:rsidRPr="8765C5D3">
        <w:rPr>
          <w:rFonts w:ascii="Times New Roman" w:cs="Times New Roman"/>
          <w:sz w:val="24"/>
          <w:szCs w:val="24"/>
          <w:rPrChange w:id="6866" w:author="ahmad sahrul" w:date="2026-04-27T19:36:00Z">
            <w:rPr/>
          </w:rPrChange>
        </w:rPr>
        <w:t>transaksi</w:t>
      </w:r>
      <w:r w:rsidRPr="0466848F">
        <w:rPr>
          <w:rFonts w:ascii="Times New Roman" w:cs="Times New Roman"/>
          <w:sz w:val="24"/>
          <w:szCs w:val="24"/>
          <w:rPrChange w:id="6867" w:author="ahmad sahrul" w:date="2026-04-27T19:36:00Z">
            <w:rPr/>
          </w:rPrChange>
        </w:rPr>
        <w:t>.</w:t>
      </w:r>
    </w:p>
    <w:p w14:paraId="21B06ED0" w14:textId="77777777" w:rsidR="00BF190D" w:rsidRDefault="00000000" w:rsidP="00BF190D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ins w:id="6868" w:author="muhammad aldi oktavian" w:date="2026-05-16T02:53:00Z"/>
          <w:rFonts w:ascii="Times New Roman" w:cs="Times New Roman"/>
          <w:sz w:val="24"/>
          <w:szCs w:val="24"/>
        </w:rPr>
      </w:pPr>
      <w:r w:rsidRPr="D935BEF3">
        <w:rPr>
          <w:rFonts w:ascii="Times New Roman" w:cs="Times New Roman"/>
          <w:sz w:val="24"/>
          <w:szCs w:val="24"/>
          <w:rPrChange w:id="6869" w:author="ahmad sahrul" w:date="2026-04-27T19:36:00Z">
            <w:rPr/>
          </w:rPrChange>
        </w:rPr>
        <w:t>TransactionItem</w:t>
      </w:r>
      <w:r w:rsidRPr="177EE5FC">
        <w:rPr>
          <w:rFonts w:ascii="Times New Roman" w:cs="Times New Roman"/>
          <w:sz w:val="24"/>
          <w:szCs w:val="24"/>
          <w:rPrChange w:id="6870" w:author="ahmad sahrul" w:date="2026-04-27T19:36:00Z">
            <w:rPr/>
          </w:rPrChange>
        </w:rPr>
        <w:t xml:space="preserve"> (id, </w:t>
      </w:r>
      <w:r w:rsidRPr="A864441E">
        <w:rPr>
          <w:rFonts w:ascii="Times New Roman" w:cs="Times New Roman"/>
          <w:sz w:val="24"/>
          <w:szCs w:val="24"/>
          <w:rPrChange w:id="6871" w:author="ahmad sahrul" w:date="2026-04-27T19:36:00Z">
            <w:rPr/>
          </w:rPrChange>
        </w:rPr>
        <w:t>transaction_id</w:t>
      </w:r>
      <w:r w:rsidRPr="1809D3E1">
        <w:rPr>
          <w:rFonts w:ascii="Times New Roman" w:cs="Times New Roman"/>
          <w:sz w:val="24"/>
          <w:szCs w:val="24"/>
          <w:rPrChange w:id="6872" w:author="ahmad sahrul" w:date="2026-04-27T19:36:00Z">
            <w:rPr/>
          </w:rPrChange>
        </w:rPr>
        <w:t xml:space="preserve">, </w:t>
      </w:r>
      <w:r w:rsidRPr="072EDA65">
        <w:rPr>
          <w:rFonts w:ascii="Times New Roman" w:cs="Times New Roman"/>
          <w:sz w:val="24"/>
          <w:szCs w:val="24"/>
          <w:rPrChange w:id="6873" w:author="ahmad sahrul" w:date="2026-04-27T19:36:00Z">
            <w:rPr/>
          </w:rPrChange>
        </w:rPr>
        <w:t>product_id</w:t>
      </w:r>
      <w:r w:rsidRPr="180C3CC3">
        <w:rPr>
          <w:rFonts w:ascii="Times New Roman" w:cs="Times New Roman"/>
          <w:sz w:val="24"/>
          <w:szCs w:val="24"/>
          <w:rPrChange w:id="6874" w:author="ahmad sahrul" w:date="2026-04-27T19:36:00Z">
            <w:rPr/>
          </w:rPrChange>
        </w:rPr>
        <w:t xml:space="preserve">, qty, </w:t>
      </w:r>
      <w:r w:rsidRPr="117707BC">
        <w:rPr>
          <w:rFonts w:ascii="Times New Roman" w:cs="Times New Roman"/>
          <w:sz w:val="24"/>
          <w:szCs w:val="24"/>
          <w:rPrChange w:id="6875" w:author="ahmad sahrul" w:date="2026-04-27T19:36:00Z">
            <w:rPr/>
          </w:rPrChange>
        </w:rPr>
        <w:t>unit_price</w:t>
      </w:r>
      <w:r w:rsidRPr="DE373A8E">
        <w:rPr>
          <w:rFonts w:ascii="Times New Roman" w:cs="Times New Roman"/>
          <w:sz w:val="24"/>
          <w:szCs w:val="24"/>
          <w:rPrChange w:id="6876" w:author="ahmad sahrul" w:date="2026-04-27T19:36:00Z">
            <w:rPr/>
          </w:rPrChange>
        </w:rPr>
        <w:t xml:space="preserve">, subtotal) </w:t>
      </w:r>
      <w:r w:rsidRPr="DE373A8E">
        <w:rPr>
          <w:rFonts w:ascii="Times New Roman" w:cs="Times New Roman"/>
          <w:sz w:val="24"/>
          <w:szCs w:val="24"/>
          <w:rPrChange w:id="6877" w:author="ahmad sahrul" w:date="2026-04-27T19:36:00Z">
            <w:rPr/>
          </w:rPrChange>
        </w:rPr>
        <w:t>–</w:t>
      </w:r>
      <w:r w:rsidRPr="DE373A8E">
        <w:rPr>
          <w:rFonts w:ascii="Times New Roman" w:cs="Times New Roman"/>
          <w:sz w:val="24"/>
          <w:szCs w:val="24"/>
          <w:rPrChange w:id="6878" w:author="ahmad sahrul" w:date="2026-04-27T19:36:00Z">
            <w:rPr/>
          </w:rPrChange>
        </w:rPr>
        <w:t xml:space="preserve"> detail item per </w:t>
      </w:r>
      <w:r w:rsidRPr="2CDC2E7D">
        <w:rPr>
          <w:rFonts w:ascii="Times New Roman" w:cs="Times New Roman"/>
          <w:sz w:val="24"/>
          <w:szCs w:val="24"/>
          <w:rPrChange w:id="6879" w:author="ahmad sahrul" w:date="2026-04-27T19:36:00Z">
            <w:rPr/>
          </w:rPrChange>
        </w:rPr>
        <w:t>transaksi</w:t>
      </w:r>
      <w:r w:rsidRPr="6CDEDC9D">
        <w:rPr>
          <w:rFonts w:ascii="Times New Roman" w:cs="Times New Roman"/>
          <w:sz w:val="24"/>
          <w:szCs w:val="24"/>
          <w:rPrChange w:id="6880" w:author="ahmad sahrul" w:date="2026-04-27T19:36:00Z">
            <w:rPr/>
          </w:rPrChange>
        </w:rPr>
        <w:t>.</w:t>
      </w:r>
    </w:p>
    <w:p w14:paraId="7650BF5B" w14:textId="77777777" w:rsidR="00DE2C5B" w:rsidRDefault="00DE2C5B" w:rsidP="00DE2C5B">
      <w:pPr>
        <w:spacing w:before="40" w:after="40"/>
        <w:jc w:val="both"/>
        <w:rPr>
          <w:ins w:id="6881" w:author="muhammad aldi oktavian" w:date="2026-05-16T02:53:00Z"/>
          <w:rFonts w:ascii="Times New Roman" w:cs="Times New Roman"/>
          <w:sz w:val="24"/>
          <w:szCs w:val="24"/>
        </w:rPr>
      </w:pPr>
    </w:p>
    <w:p w14:paraId="6649C636" w14:textId="77777777" w:rsidR="00DE2C5B" w:rsidRPr="00DE2C5B" w:rsidRDefault="00DE2C5B">
      <w:pPr>
        <w:spacing w:before="40" w:after="40"/>
        <w:jc w:val="both"/>
        <w:rPr>
          <w:rFonts w:ascii="Times New Roman" w:cs="Times New Roman"/>
          <w:sz w:val="24"/>
          <w:szCs w:val="24"/>
          <w:rPrChange w:id="6882" w:author="muhammad aldi oktavian" w:date="2026-05-16T02:53:00Z">
            <w:rPr/>
          </w:rPrChange>
        </w:rPr>
        <w:pPrChange w:id="6883" w:author="muhammad aldi oktavian" w:date="2026-05-16T02:53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</w:p>
    <w:p w14:paraId="0897E35A" w14:textId="68D742C3" w:rsidR="00BF190D" w:rsidRPr="00BF190D" w:rsidDel="00DE2C5B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884" w:author="muhammad aldi oktavian" w:date="2026-05-16T02:53:00Z"/>
          <w:rFonts w:ascii="Times New Roman" w:cs="Times New Roman"/>
          <w:sz w:val="24"/>
          <w:szCs w:val="24"/>
          <w:rPrChange w:id="6885" w:author="ahmad sahrul" w:date="2026-04-27T19:36:00Z">
            <w:rPr>
              <w:del w:id="6886" w:author="muhammad aldi oktavian" w:date="2026-05-16T02:53:00Z"/>
            </w:rPr>
          </w:rPrChange>
        </w:rPr>
        <w:pPrChange w:id="688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888" w:author="muhammad aldi oktavian" w:date="2026-05-16T02:53:00Z">
        <w:r w:rsidRPr="194D85B0" w:rsidDel="00DE2C5B">
          <w:rPr>
            <w:rFonts w:ascii="Times New Roman" w:cs="Times New Roman"/>
            <w:sz w:val="24"/>
            <w:szCs w:val="24"/>
            <w:rPrChange w:id="6889" w:author="ahmad sahrul" w:date="2026-04-27T19:36:00Z">
              <w:rPr/>
            </w:rPrChange>
          </w:rPr>
          <w:delText xml:space="preserve">Supplier (id, name, type, contact, address) </w:delText>
        </w:r>
        <w:r w:rsidRPr="194D85B0" w:rsidDel="00DE2C5B">
          <w:rPr>
            <w:rFonts w:ascii="Times New Roman" w:cs="Times New Roman"/>
            <w:sz w:val="24"/>
            <w:szCs w:val="24"/>
            <w:rPrChange w:id="6890" w:author="ahmad sahrul" w:date="2026-04-27T19:36:00Z">
              <w:rPr/>
            </w:rPrChange>
          </w:rPr>
          <w:delText>–</w:delText>
        </w:r>
        <w:r w:rsidRPr="194D85B0" w:rsidDel="00DE2C5B">
          <w:rPr>
            <w:rFonts w:ascii="Times New Roman" w:cs="Times New Roman"/>
            <w:sz w:val="24"/>
            <w:szCs w:val="24"/>
            <w:rPrChange w:id="6891" w:author="ahmad sahrul" w:date="2026-04-27T19:36:00Z">
              <w:rPr/>
            </w:rPrChange>
          </w:rPr>
          <w:delText xml:space="preserve"> data </w:delText>
        </w:r>
        <w:r w:rsidRPr="E70B5E35" w:rsidDel="00DE2C5B">
          <w:rPr>
            <w:rFonts w:ascii="Times New Roman" w:cs="Times New Roman"/>
            <w:sz w:val="24"/>
            <w:szCs w:val="24"/>
            <w:rPrChange w:id="6892" w:author="ahmad sahrul" w:date="2026-04-27T19:36:00Z">
              <w:rPr/>
            </w:rPrChange>
          </w:rPr>
          <w:delText>pemasok</w:delText>
        </w:r>
        <w:r w:rsidRPr="43130C73" w:rsidDel="00DE2C5B">
          <w:rPr>
            <w:rFonts w:ascii="Times New Roman" w:cs="Times New Roman"/>
            <w:sz w:val="24"/>
            <w:szCs w:val="24"/>
            <w:rPrChange w:id="6893" w:author="ahmad sahrul" w:date="2026-04-27T19:36:00Z">
              <w:rPr/>
            </w:rPrChange>
          </w:rPr>
          <w:delText xml:space="preserve"> (</w:delText>
        </w:r>
        <w:r w:rsidRPr="1DE7A91F" w:rsidDel="00DE2C5B">
          <w:rPr>
            <w:rFonts w:ascii="Times New Roman" w:cs="Times New Roman"/>
            <w:sz w:val="24"/>
            <w:szCs w:val="24"/>
            <w:rPrChange w:id="6894" w:author="ahmad sahrul" w:date="2026-04-27T19:36:00Z">
              <w:rPr/>
            </w:rPrChange>
          </w:rPr>
          <w:delText>prinsipal</w:delText>
        </w:r>
        <w:r w:rsidRPr="5637149D" w:rsidDel="00DE2C5B">
          <w:rPr>
            <w:rFonts w:ascii="Times New Roman" w:cs="Times New Roman"/>
            <w:sz w:val="24"/>
            <w:szCs w:val="24"/>
            <w:rPrChange w:id="6895" w:author="ahmad sahrul" w:date="2026-04-27T19:36:00Z">
              <w:rPr/>
            </w:rPrChange>
          </w:rPr>
          <w:delText>/</w:delText>
        </w:r>
        <w:r w:rsidRPr="8BA2B6D7" w:rsidDel="00DE2C5B">
          <w:rPr>
            <w:rFonts w:ascii="Times New Roman" w:cs="Times New Roman"/>
            <w:sz w:val="24"/>
            <w:szCs w:val="24"/>
            <w:rPrChange w:id="6896" w:author="ahmad sahrul" w:date="2026-04-27T19:36:00Z">
              <w:rPr/>
            </w:rPrChange>
          </w:rPr>
          <w:delText>agen</w:delText>
        </w:r>
        <w:r w:rsidRPr="14C1C74A" w:rsidDel="00DE2C5B">
          <w:rPr>
            <w:rFonts w:ascii="Times New Roman" w:cs="Times New Roman"/>
            <w:sz w:val="24"/>
            <w:szCs w:val="24"/>
            <w:rPrChange w:id="6897" w:author="ahmad sahrul" w:date="2026-04-27T19:36:00Z">
              <w:rPr/>
            </w:rPrChange>
          </w:rPr>
          <w:delText>).</w:delText>
        </w:r>
      </w:del>
    </w:p>
    <w:p w14:paraId="45F9B99A" w14:textId="3B37EC67" w:rsidR="00BF190D" w:rsidRPr="00BF190D" w:rsidDel="00DE2C5B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898" w:author="muhammad aldi oktavian" w:date="2026-05-16T02:53:00Z"/>
          <w:rFonts w:ascii="Times New Roman" w:cs="Times New Roman"/>
          <w:sz w:val="24"/>
          <w:szCs w:val="24"/>
          <w:rPrChange w:id="6899" w:author="ahmad sahrul" w:date="2026-04-27T19:36:00Z">
            <w:rPr>
              <w:del w:id="6900" w:author="muhammad aldi oktavian" w:date="2026-05-16T02:53:00Z"/>
            </w:rPr>
          </w:rPrChange>
        </w:rPr>
        <w:pPrChange w:id="690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902" w:author="muhammad aldi oktavian" w:date="2026-05-16T02:53:00Z">
        <w:r w:rsidRPr="08A79766" w:rsidDel="00DE2C5B">
          <w:rPr>
            <w:rFonts w:ascii="Times New Roman" w:cs="Times New Roman"/>
            <w:sz w:val="24"/>
            <w:szCs w:val="24"/>
            <w:rPrChange w:id="6903" w:author="ahmad sahrul" w:date="2026-04-27T19:36:00Z">
              <w:rPr/>
            </w:rPrChange>
          </w:rPr>
          <w:delText>PurchaseOrder</w:delText>
        </w:r>
        <w:r w:rsidRPr="974DCF31" w:rsidDel="00DE2C5B">
          <w:rPr>
            <w:rFonts w:ascii="Times New Roman" w:cs="Times New Roman"/>
            <w:sz w:val="24"/>
            <w:szCs w:val="24"/>
            <w:rPrChange w:id="6904" w:author="ahmad sahrul" w:date="2026-04-27T19:36:00Z">
              <w:rPr/>
            </w:rPrChange>
          </w:rPr>
          <w:delText xml:space="preserve"> (id, </w:delText>
        </w:r>
        <w:r w:rsidRPr="3FBD2B8F" w:rsidDel="00DE2C5B">
          <w:rPr>
            <w:rFonts w:ascii="Times New Roman" w:cs="Times New Roman"/>
            <w:sz w:val="24"/>
            <w:szCs w:val="24"/>
            <w:rPrChange w:id="6905" w:author="ahmad sahrul" w:date="2026-04-27T19:36:00Z">
              <w:rPr/>
            </w:rPrChange>
          </w:rPr>
          <w:delText>supplier_id</w:delText>
        </w:r>
        <w:r w:rsidRPr="E0E18CC6" w:rsidDel="00DE2C5B">
          <w:rPr>
            <w:rFonts w:ascii="Times New Roman" w:cs="Times New Roman"/>
            <w:sz w:val="24"/>
            <w:szCs w:val="24"/>
            <w:rPrChange w:id="6906" w:author="ahmad sahrul" w:date="2026-04-27T19:36:00Z">
              <w:rPr/>
            </w:rPrChange>
          </w:rPr>
          <w:delText xml:space="preserve">, </w:delText>
        </w:r>
        <w:r w:rsidRPr="45864693" w:rsidDel="00DE2C5B">
          <w:rPr>
            <w:rFonts w:ascii="Times New Roman" w:cs="Times New Roman"/>
            <w:sz w:val="24"/>
            <w:szCs w:val="24"/>
            <w:rPrChange w:id="6907" w:author="ahmad sahrul" w:date="2026-04-27T19:36:00Z">
              <w:rPr/>
            </w:rPrChange>
          </w:rPr>
          <w:delText>po_date</w:delText>
        </w:r>
        <w:r w:rsidRPr="B7EE9577" w:rsidDel="00DE2C5B">
          <w:rPr>
            <w:rFonts w:ascii="Times New Roman" w:cs="Times New Roman"/>
            <w:sz w:val="24"/>
            <w:szCs w:val="24"/>
            <w:rPrChange w:id="6908" w:author="ahmad sahrul" w:date="2026-04-27T19:36:00Z">
              <w:rPr/>
            </w:rPrChange>
          </w:rPr>
          <w:delText xml:space="preserve">, status, </w:delText>
        </w:r>
        <w:r w:rsidRPr="9728E815" w:rsidDel="00DE2C5B">
          <w:rPr>
            <w:rFonts w:ascii="Times New Roman" w:cs="Times New Roman"/>
            <w:sz w:val="24"/>
            <w:szCs w:val="24"/>
            <w:rPrChange w:id="6909" w:author="ahmad sahrul" w:date="2026-04-27T19:36:00Z">
              <w:rPr/>
            </w:rPrChange>
          </w:rPr>
          <w:delText>created_by</w:delText>
        </w:r>
        <w:r w:rsidRPr="DBEBBBAD" w:rsidDel="00DE2C5B">
          <w:rPr>
            <w:rFonts w:ascii="Times New Roman" w:cs="Times New Roman"/>
            <w:sz w:val="24"/>
            <w:szCs w:val="24"/>
            <w:rPrChange w:id="6910" w:author="ahmad sahrul" w:date="2026-04-27T19:36:00Z">
              <w:rPr/>
            </w:rPrChange>
          </w:rPr>
          <w:delText xml:space="preserve">) </w:delText>
        </w:r>
        <w:r w:rsidRPr="DBEBBBAD" w:rsidDel="00DE2C5B">
          <w:rPr>
            <w:rFonts w:ascii="Times New Roman" w:cs="Times New Roman"/>
            <w:sz w:val="24"/>
            <w:szCs w:val="24"/>
            <w:rPrChange w:id="6911" w:author="ahmad sahrul" w:date="2026-04-27T19:36:00Z">
              <w:rPr/>
            </w:rPrChange>
          </w:rPr>
          <w:delText>–</w:delText>
        </w:r>
        <w:r w:rsidRPr="DBEBBBAD" w:rsidDel="00DE2C5B">
          <w:rPr>
            <w:rFonts w:ascii="Times New Roman" w:cs="Times New Roman"/>
            <w:sz w:val="24"/>
            <w:szCs w:val="24"/>
            <w:rPrChange w:id="6912" w:author="ahmad sahrul" w:date="2026-04-27T19:36:00Z">
              <w:rPr/>
            </w:rPrChange>
          </w:rPr>
          <w:delText xml:space="preserve"> data PO </w:delText>
        </w:r>
        <w:r w:rsidRPr="21F36A4B" w:rsidDel="00DE2C5B">
          <w:rPr>
            <w:rFonts w:ascii="Times New Roman" w:cs="Times New Roman"/>
            <w:sz w:val="24"/>
            <w:szCs w:val="24"/>
            <w:rPrChange w:id="6913" w:author="ahmad sahrul" w:date="2026-04-27T19:36:00Z">
              <w:rPr/>
            </w:rPrChange>
          </w:rPr>
          <w:delText>ke</w:delText>
        </w:r>
        <w:r w:rsidRPr="080DECDD" w:rsidDel="00DE2C5B">
          <w:rPr>
            <w:rFonts w:ascii="Times New Roman" w:cs="Times New Roman"/>
            <w:sz w:val="24"/>
            <w:szCs w:val="24"/>
            <w:rPrChange w:id="6914" w:author="ahmad sahrul" w:date="2026-04-27T19:36:00Z">
              <w:rPr/>
            </w:rPrChange>
          </w:rPr>
          <w:delText xml:space="preserve"> supplier.</w:delText>
        </w:r>
      </w:del>
    </w:p>
    <w:p w14:paraId="185234D8" w14:textId="10F3D5DB" w:rsidR="00BF190D" w:rsidRPr="00BF190D" w:rsidDel="00DE2C5B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6915" w:author="muhammad aldi oktavian" w:date="2026-05-16T02:53:00Z"/>
          <w:rFonts w:ascii="Times New Roman" w:cs="Times New Roman"/>
          <w:sz w:val="24"/>
          <w:szCs w:val="24"/>
          <w:rPrChange w:id="6916" w:author="ahmad sahrul" w:date="2026-04-27T19:36:00Z">
            <w:rPr>
              <w:del w:id="6917" w:author="muhammad aldi oktavian" w:date="2026-05-16T02:53:00Z"/>
            </w:rPr>
          </w:rPrChange>
        </w:rPr>
        <w:pPrChange w:id="6918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6919" w:author="muhammad aldi oktavian" w:date="2026-05-16T02:53:00Z">
        <w:r w:rsidRPr="5B697471" w:rsidDel="00DE2C5B">
          <w:rPr>
            <w:rFonts w:ascii="Times New Roman" w:cs="Times New Roman"/>
            <w:sz w:val="24"/>
            <w:szCs w:val="24"/>
            <w:rPrChange w:id="6920" w:author="ahmad sahrul" w:date="2026-04-27T19:36:00Z">
              <w:rPr/>
            </w:rPrChange>
          </w:rPr>
          <w:delText>PurchaseOrderItem</w:delText>
        </w:r>
        <w:r w:rsidRPr="71490A33" w:rsidDel="00DE2C5B">
          <w:rPr>
            <w:rFonts w:ascii="Times New Roman" w:cs="Times New Roman"/>
            <w:sz w:val="24"/>
            <w:szCs w:val="24"/>
            <w:rPrChange w:id="6921" w:author="ahmad sahrul" w:date="2026-04-27T19:36:00Z">
              <w:rPr/>
            </w:rPrChange>
          </w:rPr>
          <w:delText xml:space="preserve"> (id, </w:delText>
        </w:r>
        <w:r w:rsidRPr="29FD5240" w:rsidDel="00DE2C5B">
          <w:rPr>
            <w:rFonts w:ascii="Times New Roman" w:cs="Times New Roman"/>
            <w:sz w:val="24"/>
            <w:szCs w:val="24"/>
            <w:rPrChange w:id="6922" w:author="ahmad sahrul" w:date="2026-04-27T19:36:00Z">
              <w:rPr/>
            </w:rPrChange>
          </w:rPr>
          <w:delText>po_id</w:delText>
        </w:r>
        <w:r w:rsidRPr="0CF3BE6A" w:rsidDel="00DE2C5B">
          <w:rPr>
            <w:rFonts w:ascii="Times New Roman" w:cs="Times New Roman"/>
            <w:sz w:val="24"/>
            <w:szCs w:val="24"/>
            <w:rPrChange w:id="6923" w:author="ahmad sahrul" w:date="2026-04-27T19:36:00Z">
              <w:rPr/>
            </w:rPrChange>
          </w:rPr>
          <w:delText xml:space="preserve">, </w:delText>
        </w:r>
        <w:r w:rsidRPr="B0C3A6CD" w:rsidDel="00DE2C5B">
          <w:rPr>
            <w:rFonts w:ascii="Times New Roman" w:cs="Times New Roman"/>
            <w:sz w:val="24"/>
            <w:szCs w:val="24"/>
            <w:rPrChange w:id="6924" w:author="ahmad sahrul" w:date="2026-04-27T19:36:00Z">
              <w:rPr/>
            </w:rPrChange>
          </w:rPr>
          <w:delText>product_id</w:delText>
        </w:r>
        <w:r w:rsidRPr="E0EE6B43" w:rsidDel="00DE2C5B">
          <w:rPr>
            <w:rFonts w:ascii="Times New Roman" w:cs="Times New Roman"/>
            <w:sz w:val="24"/>
            <w:szCs w:val="24"/>
            <w:rPrChange w:id="6925" w:author="ahmad sahrul" w:date="2026-04-27T19:36:00Z">
              <w:rPr/>
            </w:rPrChange>
          </w:rPr>
          <w:delText xml:space="preserve">, qty, </w:delText>
        </w:r>
        <w:r w:rsidRPr="1BB05B73" w:rsidDel="00DE2C5B">
          <w:rPr>
            <w:rFonts w:ascii="Times New Roman" w:cs="Times New Roman"/>
            <w:sz w:val="24"/>
            <w:szCs w:val="24"/>
            <w:rPrChange w:id="6926" w:author="ahmad sahrul" w:date="2026-04-27T19:36:00Z">
              <w:rPr/>
            </w:rPrChange>
          </w:rPr>
          <w:delText>unit_buy_price</w:delText>
        </w:r>
        <w:r w:rsidRPr="8BCAD28A" w:rsidDel="00DE2C5B">
          <w:rPr>
            <w:rFonts w:ascii="Times New Roman" w:cs="Times New Roman"/>
            <w:sz w:val="24"/>
            <w:szCs w:val="24"/>
            <w:rPrChange w:id="6927" w:author="ahmad sahrul" w:date="2026-04-27T19:36:00Z">
              <w:rPr/>
            </w:rPrChange>
          </w:rPr>
          <w:delText xml:space="preserve">) </w:delText>
        </w:r>
        <w:r w:rsidRPr="8BCAD28A" w:rsidDel="00DE2C5B">
          <w:rPr>
            <w:rFonts w:ascii="Times New Roman" w:cs="Times New Roman"/>
            <w:sz w:val="24"/>
            <w:szCs w:val="24"/>
            <w:rPrChange w:id="6928" w:author="ahmad sahrul" w:date="2026-04-27T19:36:00Z">
              <w:rPr/>
            </w:rPrChange>
          </w:rPr>
          <w:delText>–</w:delText>
        </w:r>
        <w:r w:rsidRPr="8BCAD28A" w:rsidDel="00DE2C5B">
          <w:rPr>
            <w:rFonts w:ascii="Times New Roman" w:cs="Times New Roman"/>
            <w:sz w:val="24"/>
            <w:szCs w:val="24"/>
            <w:rPrChange w:id="6929" w:author="ahmad sahrul" w:date="2026-04-27T19:36:00Z">
              <w:rPr/>
            </w:rPrChange>
          </w:rPr>
          <w:delText xml:space="preserve"> detail item PO.</w:delText>
        </w:r>
      </w:del>
    </w:p>
    <w:p w14:paraId="24C20B87" w14:textId="77777777" w:rsidR="00BF190D" w:rsidRDefault="00000000">
      <w:pPr>
        <w:spacing w:before="40" w:after="40"/>
        <w:jc w:val="both"/>
        <w:rPr>
          <w:rFonts w:ascii="Times New Roman" w:hAnsi="Times New Roman" w:cs="Times New Roman"/>
        </w:rPr>
        <w:pPrChange w:id="6930" w:author="6781" w:date="2026-04-27T23:07:00Z">
          <w:pPr>
            <w:spacing w:before="40" w:after="40"/>
          </w:pPr>
        </w:pPrChange>
      </w:pPr>
      <w:r w:rsidRPr="DFF0E243">
        <w:rPr>
          <w:rFonts w:ascii="Times New Roman" w:cs="Times New Roman"/>
          <w:noProof/>
          <w:rPrChange w:id="6931" w:author="ahmad sahrul" w:date="2026-04-27T19:32:00Z">
            <w:rPr>
              <w:noProof/>
            </w:rPr>
          </w:rPrChange>
        </w:rPr>
        <w:drawing>
          <wp:inline distT="0" distB="0" distL="0" distR="0" wp14:anchorId="1242D6C2" wp14:editId="29357C9C">
            <wp:extent cx="5981700" cy="3951305"/>
            <wp:effectExtent l="0" t="0" r="0" b="0"/>
            <wp:docPr id="1033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981700" cy="3951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F157" w14:textId="77777777" w:rsidR="00BF190D" w:rsidRDefault="00000000">
      <w:pPr>
        <w:spacing w:before="40" w:after="40"/>
        <w:jc w:val="both"/>
        <w:rPr>
          <w:rFonts w:ascii="Times New Roman" w:hAnsi="Times New Roman" w:cs="Times New Roman"/>
          <w:i/>
          <w:iCs/>
        </w:rPr>
        <w:pPrChange w:id="6932" w:author="6781" w:date="2026-04-27T23:07:00Z">
          <w:pPr>
            <w:spacing w:before="40" w:after="40"/>
          </w:pPr>
        </w:pPrChange>
      </w:pPr>
      <w:r>
        <w:rPr>
          <w:rFonts w:ascii="Times New Roman" w:hAnsi="Times New Roman" w:cs="Times New Roman"/>
          <w:i/>
          <w:iCs/>
        </w:rPr>
        <w:t>Gambar Class Diagram</w:t>
      </w:r>
    </w:p>
    <w:p w14:paraId="2D777265" w14:textId="77777777" w:rsidR="00BF190D" w:rsidRDefault="00BF190D">
      <w:pPr>
        <w:spacing w:before="60" w:after="60"/>
        <w:jc w:val="both"/>
        <w:rPr>
          <w:rFonts w:ascii="Times New Roman" w:hAnsi="Times New Roman" w:cs="Times New Roman"/>
        </w:rPr>
        <w:pPrChange w:id="6933" w:author="6781" w:date="2026-04-27T23:07:00Z">
          <w:pPr>
            <w:spacing w:before="60" w:after="60"/>
          </w:pPr>
        </w:pPrChange>
      </w:pPr>
    </w:p>
    <w:p w14:paraId="5A6C53B9" w14:textId="77777777" w:rsidR="00BF190D" w:rsidRPr="00BF190D" w:rsidRDefault="00000000">
      <w:pPr>
        <w:pStyle w:val="Heading2"/>
        <w:jc w:val="both"/>
        <w:rPr>
          <w:rFonts w:ascii="Times New Roman" w:hAnsi="Times New Roman" w:cs="Times New Roman"/>
          <w:color w:val="000000"/>
          <w:rPrChange w:id="6934" w:author="ahmad sahrul" w:date="2026-04-27T19:36:00Z">
            <w:rPr>
              <w:rFonts w:ascii="Times New Roman" w:hAnsi="Times New Roman" w:cs="Times New Roman"/>
            </w:rPr>
          </w:rPrChange>
        </w:rPr>
        <w:pPrChange w:id="6935" w:author="6781" w:date="2026-04-27T23:07:00Z">
          <w:pPr>
            <w:pStyle w:val="Heading2"/>
          </w:pPr>
        </w:pPrChange>
      </w:pPr>
      <w:bookmarkStart w:id="6936" w:name="_Toc228212174"/>
      <w:r w:rsidRPr="C89E60AC">
        <w:rPr>
          <w:rFonts w:ascii="Times New Roman" w:hAnsi="Times New Roman" w:cs="Times New Roman"/>
          <w:color w:val="000000"/>
          <w:rPrChange w:id="6937" w:author="ahmad sahrul" w:date="2026-04-27T19:36:00Z">
            <w:rPr>
              <w:rFonts w:ascii="Times New Roman" w:hAnsi="Times New Roman" w:cs="Times New Roman"/>
            </w:rPr>
          </w:rPrChange>
        </w:rPr>
        <w:t>B.2 Component Diagram</w:t>
      </w:r>
      <w:bookmarkEnd w:id="6936"/>
    </w:p>
    <w:p w14:paraId="08D4C18B" w14:textId="77777777" w:rsidR="00BF190D" w:rsidRPr="00BF190D" w:rsidRDefault="00000000">
      <w:pPr>
        <w:spacing w:before="80"/>
        <w:jc w:val="both"/>
        <w:rPr>
          <w:rFonts w:ascii="Times New Roman" w:hAnsi="Times New Roman" w:cs="Times New Roman"/>
          <w:sz w:val="24"/>
          <w:szCs w:val="24"/>
          <w:rPrChange w:id="6938" w:author="ahmad sahrul" w:date="2026-04-27T19:36:00Z">
            <w:rPr>
              <w:rFonts w:ascii="Times New Roman" w:hAnsi="Times New Roman" w:cs="Times New Roman"/>
            </w:rPr>
          </w:rPrChange>
        </w:rPr>
        <w:pPrChange w:id="6939" w:author="6781" w:date="2026-04-27T23:07:00Z">
          <w:pPr>
            <w:spacing w:before="80"/>
          </w:pPr>
        </w:pPrChange>
      </w:pPr>
      <w:r w:rsidRPr="A2A7B547">
        <w:rPr>
          <w:rFonts w:ascii="Times New Roman" w:hAnsi="Times New Roman" w:cs="Times New Roman"/>
          <w:sz w:val="24"/>
          <w:szCs w:val="24"/>
          <w:rPrChange w:id="6940" w:author="ahmad sahrul" w:date="2026-04-27T19:36:00Z">
            <w:rPr>
              <w:rFonts w:ascii="Times New Roman" w:hAnsi="Times New Roman" w:cs="Times New Roman"/>
            </w:rPr>
          </w:rPrChange>
        </w:rPr>
        <w:t>Komponen</w:t>
      </w:r>
      <w:r w:rsidRPr="C7E57195">
        <w:rPr>
          <w:rFonts w:ascii="Times New Roman" w:hAnsi="Times New Roman" w:cs="Times New Roman"/>
          <w:sz w:val="24"/>
          <w:szCs w:val="24"/>
          <w:rPrChange w:id="6941" w:author="ahmad sahrul" w:date="2026-04-27T19:36:00Z">
            <w:rPr>
              <w:rFonts w:ascii="Times New Roman" w:hAnsi="Times New Roman" w:cs="Times New Roman"/>
            </w:rPr>
          </w:rPrChange>
        </w:rPr>
        <w:t xml:space="preserve"> </w:t>
      </w:r>
      <w:r w:rsidRPr="9713D1CF">
        <w:rPr>
          <w:rFonts w:ascii="Times New Roman" w:hAnsi="Times New Roman" w:cs="Times New Roman"/>
          <w:sz w:val="24"/>
          <w:szCs w:val="24"/>
          <w:rPrChange w:id="6942" w:author="ahmad sahrul" w:date="2026-04-27T19:36:00Z">
            <w:rPr>
              <w:rFonts w:ascii="Times New Roman" w:hAnsi="Times New Roman" w:cs="Times New Roman"/>
            </w:rPr>
          </w:rPrChange>
        </w:rPr>
        <w:t>utama</w:t>
      </w:r>
      <w:r w:rsidRPr="A7EEEE1A">
        <w:rPr>
          <w:rFonts w:ascii="Times New Roman" w:hAnsi="Times New Roman" w:cs="Times New Roman"/>
          <w:sz w:val="24"/>
          <w:szCs w:val="24"/>
          <w:rPrChange w:id="6943" w:author="ahmad sahrul" w:date="2026-04-27T19:36:00Z">
            <w:rPr>
              <w:rFonts w:ascii="Times New Roman" w:hAnsi="Times New Roman" w:cs="Times New Roman"/>
            </w:rPr>
          </w:rPrChange>
        </w:rPr>
        <w:t xml:space="preserve"> </w:t>
      </w:r>
      <w:r w:rsidRPr="AFA85D90">
        <w:rPr>
          <w:rFonts w:ascii="Times New Roman" w:hAnsi="Times New Roman" w:cs="Times New Roman"/>
          <w:sz w:val="24"/>
          <w:szCs w:val="24"/>
          <w:rPrChange w:id="6944" w:author="ahmad sahrul" w:date="2026-04-27T19:36:00Z">
            <w:rPr>
              <w:rFonts w:ascii="Times New Roman" w:hAnsi="Times New Roman" w:cs="Times New Roman"/>
            </w:rPr>
          </w:rPrChange>
        </w:rPr>
        <w:t>sistem</w:t>
      </w:r>
      <w:r w:rsidRPr="6AC6C4BA">
        <w:rPr>
          <w:rFonts w:ascii="Times New Roman" w:hAnsi="Times New Roman" w:cs="Times New Roman"/>
          <w:sz w:val="24"/>
          <w:szCs w:val="24"/>
          <w:rPrChange w:id="6945" w:author="ahmad sahrul" w:date="2026-04-27T19:36:00Z">
            <w:rPr>
              <w:rFonts w:ascii="Times New Roman" w:hAnsi="Times New Roman" w:cs="Times New Roman"/>
            </w:rPr>
          </w:rPrChange>
        </w:rPr>
        <w:t xml:space="preserve"> dan </w:t>
      </w:r>
      <w:r w:rsidRPr="1966A1D2">
        <w:rPr>
          <w:rFonts w:ascii="Times New Roman" w:hAnsi="Times New Roman" w:cs="Times New Roman"/>
          <w:sz w:val="24"/>
          <w:szCs w:val="24"/>
          <w:rPrChange w:id="6946" w:author="ahmad sahrul" w:date="2026-04-27T19:36:00Z">
            <w:rPr>
              <w:rFonts w:ascii="Times New Roman" w:hAnsi="Times New Roman" w:cs="Times New Roman"/>
            </w:rPr>
          </w:rPrChange>
        </w:rPr>
        <w:t>hubungannya</w:t>
      </w:r>
      <w:r w:rsidRPr="96B825F9">
        <w:rPr>
          <w:rFonts w:ascii="Times New Roman" w:hAnsi="Times New Roman" w:cs="Times New Roman"/>
          <w:sz w:val="24"/>
          <w:szCs w:val="24"/>
          <w:rPrChange w:id="6947" w:author="ahmad sahrul" w:date="2026-04-27T19:36:00Z">
            <w:rPr>
              <w:rFonts w:ascii="Times New Roman" w:hAnsi="Times New Roman" w:cs="Times New Roman"/>
            </w:rPr>
          </w:rPrChange>
        </w:rPr>
        <w:t>:</w:t>
      </w:r>
    </w:p>
    <w:p w14:paraId="6511A319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948" w:author="ahmad sahrul" w:date="2026-04-27T19:36:00Z">
            <w:rPr>
              <w:rFonts w:ascii="Times New Roman" w:hAnsi="Times New Roman" w:cs="Times New Roman"/>
            </w:rPr>
          </w:rPrChange>
        </w:rPr>
        <w:pPrChange w:id="694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E9A5AD8">
        <w:rPr>
          <w:rFonts w:ascii="Times New Roman" w:hAnsi="Times New Roman" w:cs="Times New Roman"/>
          <w:sz w:val="24"/>
          <w:szCs w:val="24"/>
          <w:rPrChange w:id="6950" w:author="ahmad sahrul" w:date="2026-04-27T19:36:00Z">
            <w:rPr>
              <w:rFonts w:ascii="Times New Roman" w:hAnsi="Times New Roman" w:cs="Times New Roman"/>
            </w:rPr>
          </w:rPrChange>
        </w:rPr>
        <w:t xml:space="preserve">Mobile App (Flutter): </w:t>
      </w:r>
      <w:r w:rsidRPr="92D3A09F">
        <w:rPr>
          <w:rFonts w:ascii="Times New Roman" w:hAnsi="Times New Roman" w:cs="Times New Roman"/>
          <w:sz w:val="24"/>
          <w:szCs w:val="24"/>
          <w:rPrChange w:id="6951" w:author="ahmad sahrul" w:date="2026-04-27T19:36:00Z">
            <w:rPr>
              <w:rFonts w:ascii="Times New Roman" w:hAnsi="Times New Roman" w:cs="Times New Roman"/>
            </w:rPr>
          </w:rPrChange>
        </w:rPr>
        <w:t>Komponen</w:t>
      </w:r>
      <w:r w:rsidRPr="5F112212">
        <w:rPr>
          <w:rFonts w:ascii="Times New Roman" w:hAnsi="Times New Roman" w:cs="Times New Roman"/>
          <w:sz w:val="24"/>
          <w:szCs w:val="24"/>
          <w:rPrChange w:id="6952" w:author="ahmad sahrul" w:date="2026-04-27T19:36:00Z">
            <w:rPr>
              <w:rFonts w:ascii="Times New Roman" w:hAnsi="Times New Roman" w:cs="Times New Roman"/>
            </w:rPr>
          </w:rPrChange>
        </w:rPr>
        <w:t xml:space="preserve"> UI yang </w:t>
      </w:r>
      <w:r w:rsidRPr="E16E9ACC">
        <w:rPr>
          <w:rFonts w:ascii="Times New Roman" w:hAnsi="Times New Roman" w:cs="Times New Roman"/>
          <w:sz w:val="24"/>
          <w:szCs w:val="24"/>
          <w:rPrChange w:id="6953" w:author="ahmad sahrul" w:date="2026-04-27T19:36:00Z">
            <w:rPr>
              <w:rFonts w:ascii="Times New Roman" w:hAnsi="Times New Roman" w:cs="Times New Roman"/>
            </w:rPr>
          </w:rPrChange>
        </w:rPr>
        <w:t>berkomunikasi</w:t>
      </w:r>
      <w:r w:rsidRPr="B028DF7E">
        <w:rPr>
          <w:rFonts w:ascii="Times New Roman" w:hAnsi="Times New Roman" w:cs="Times New Roman"/>
          <w:sz w:val="24"/>
          <w:szCs w:val="24"/>
          <w:rPrChange w:id="6954" w:author="ahmad sahrul" w:date="2026-04-27T19:36:00Z">
            <w:rPr>
              <w:rFonts w:ascii="Times New Roman" w:hAnsi="Times New Roman" w:cs="Times New Roman"/>
            </w:rPr>
          </w:rPrChange>
        </w:rPr>
        <w:t xml:space="preserve"> </w:t>
      </w:r>
      <w:r w:rsidRPr="618E8AED">
        <w:rPr>
          <w:rFonts w:ascii="Times New Roman" w:hAnsi="Times New Roman" w:cs="Times New Roman"/>
          <w:sz w:val="24"/>
          <w:szCs w:val="24"/>
          <w:rPrChange w:id="6955" w:author="ahmad sahrul" w:date="2026-04-27T19:36:00Z">
            <w:rPr>
              <w:rFonts w:ascii="Times New Roman" w:hAnsi="Times New Roman" w:cs="Times New Roman"/>
            </w:rPr>
          </w:rPrChange>
        </w:rPr>
        <w:t>dengan</w:t>
      </w:r>
      <w:r w:rsidRPr="501152DD">
        <w:rPr>
          <w:rFonts w:ascii="Times New Roman" w:hAnsi="Times New Roman" w:cs="Times New Roman"/>
          <w:sz w:val="24"/>
          <w:szCs w:val="24"/>
          <w:rPrChange w:id="6956" w:author="ahmad sahrul" w:date="2026-04-27T19:36:00Z">
            <w:rPr>
              <w:rFonts w:ascii="Times New Roman" w:hAnsi="Times New Roman" w:cs="Times New Roman"/>
            </w:rPr>
          </w:rPrChange>
        </w:rPr>
        <w:t xml:space="preserve"> Backend via HTTPS/REST API. Sub-</w:t>
      </w:r>
      <w:r w:rsidRPr="5C679CAE">
        <w:rPr>
          <w:rFonts w:ascii="Times New Roman" w:hAnsi="Times New Roman" w:cs="Times New Roman"/>
          <w:sz w:val="24"/>
          <w:szCs w:val="24"/>
          <w:rPrChange w:id="6957" w:author="ahmad sahrul" w:date="2026-04-27T19:36:00Z">
            <w:rPr>
              <w:rFonts w:ascii="Times New Roman" w:hAnsi="Times New Roman" w:cs="Times New Roman"/>
            </w:rPr>
          </w:rPrChange>
        </w:rPr>
        <w:t>komponen</w:t>
      </w:r>
      <w:r w:rsidRPr="12856D73">
        <w:rPr>
          <w:rFonts w:ascii="Times New Roman" w:hAnsi="Times New Roman" w:cs="Times New Roman"/>
          <w:sz w:val="24"/>
          <w:szCs w:val="24"/>
          <w:rPrChange w:id="6958" w:author="ahmad sahrul" w:date="2026-04-27T19:36:00Z">
            <w:rPr>
              <w:rFonts w:ascii="Times New Roman" w:hAnsi="Times New Roman" w:cs="Times New Roman"/>
            </w:rPr>
          </w:rPrChange>
        </w:rPr>
        <w:t>: Auth Module, POS Module</w:t>
      </w:r>
      <w:del w:id="6959" w:author="muhammad aldi oktavian" w:date="2026-05-16T02:54:00Z">
        <w:r w:rsidRPr="12856D73" w:rsidDel="00DE2C5B">
          <w:rPr>
            <w:rFonts w:ascii="Times New Roman" w:hAnsi="Times New Roman" w:cs="Times New Roman"/>
            <w:sz w:val="24"/>
            <w:szCs w:val="24"/>
            <w:rPrChange w:id="6960" w:author="ahmad sahrul" w:date="2026-04-27T19:36:00Z">
              <w:rPr>
                <w:rFonts w:ascii="Times New Roman" w:hAnsi="Times New Roman" w:cs="Times New Roman"/>
              </w:rPr>
            </w:rPrChange>
          </w:rPr>
          <w:delText>, Stock Module</w:delText>
        </w:r>
      </w:del>
      <w:r w:rsidRPr="12856D73">
        <w:rPr>
          <w:rFonts w:ascii="Times New Roman" w:hAnsi="Times New Roman" w:cs="Times New Roman"/>
          <w:sz w:val="24"/>
          <w:szCs w:val="24"/>
          <w:rPrChange w:id="6961" w:author="ahmad sahrul" w:date="2026-04-27T19:36:00Z">
            <w:rPr>
              <w:rFonts w:ascii="Times New Roman" w:hAnsi="Times New Roman" w:cs="Times New Roman"/>
            </w:rPr>
          </w:rPrChange>
        </w:rPr>
        <w:t>, Product Module, Report Module.</w:t>
      </w:r>
    </w:p>
    <w:p w14:paraId="70AAD95C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962" w:author="ahmad sahrul" w:date="2026-04-27T19:36:00Z">
            <w:rPr>
              <w:rFonts w:ascii="Times New Roman" w:hAnsi="Times New Roman" w:cs="Times New Roman"/>
            </w:rPr>
          </w:rPrChange>
        </w:rPr>
        <w:pPrChange w:id="696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2C9968FF">
        <w:rPr>
          <w:rFonts w:ascii="Times New Roman" w:hAnsi="Times New Roman" w:cs="Times New Roman"/>
          <w:sz w:val="24"/>
          <w:szCs w:val="24"/>
          <w:rPrChange w:id="6964" w:author="ahmad sahrul" w:date="2026-04-27T19:36:00Z">
            <w:rPr>
              <w:rFonts w:ascii="Times New Roman" w:hAnsi="Times New Roman" w:cs="Times New Roman"/>
            </w:rPr>
          </w:rPrChange>
        </w:rPr>
        <w:t xml:space="preserve">API Gateway (Nginx): Entry point yang </w:t>
      </w:r>
      <w:r w:rsidRPr="2934B54D">
        <w:rPr>
          <w:rFonts w:ascii="Times New Roman" w:hAnsi="Times New Roman" w:cs="Times New Roman"/>
          <w:sz w:val="24"/>
          <w:szCs w:val="24"/>
          <w:rPrChange w:id="6965" w:author="ahmad sahrul" w:date="2026-04-27T19:36:00Z">
            <w:rPr>
              <w:rFonts w:ascii="Times New Roman" w:hAnsi="Times New Roman" w:cs="Times New Roman"/>
            </w:rPr>
          </w:rPrChange>
        </w:rPr>
        <w:t>meneruskan</w:t>
      </w:r>
      <w:r w:rsidRPr="A2275C87">
        <w:rPr>
          <w:rFonts w:ascii="Times New Roman" w:hAnsi="Times New Roman" w:cs="Times New Roman"/>
          <w:sz w:val="24"/>
          <w:szCs w:val="24"/>
          <w:rPrChange w:id="6966" w:author="ahmad sahrul" w:date="2026-04-27T19:36:00Z">
            <w:rPr>
              <w:rFonts w:ascii="Times New Roman" w:hAnsi="Times New Roman" w:cs="Times New Roman"/>
            </w:rPr>
          </w:rPrChange>
        </w:rPr>
        <w:t xml:space="preserve"> request </w:t>
      </w:r>
      <w:r w:rsidRPr="92E0AB76">
        <w:rPr>
          <w:rFonts w:ascii="Times New Roman" w:hAnsi="Times New Roman" w:cs="Times New Roman"/>
          <w:sz w:val="24"/>
          <w:szCs w:val="24"/>
          <w:rPrChange w:id="6967" w:author="ahmad sahrul" w:date="2026-04-27T19:36:00Z">
            <w:rPr>
              <w:rFonts w:ascii="Times New Roman" w:hAnsi="Times New Roman" w:cs="Times New Roman"/>
            </w:rPr>
          </w:rPrChange>
        </w:rPr>
        <w:t>ke</w:t>
      </w:r>
      <w:r w:rsidRPr="8C5B1349">
        <w:rPr>
          <w:rFonts w:ascii="Times New Roman" w:hAnsi="Times New Roman" w:cs="Times New Roman"/>
          <w:sz w:val="24"/>
          <w:szCs w:val="24"/>
          <w:rPrChange w:id="6968" w:author="ahmad sahrul" w:date="2026-04-27T19:36:00Z">
            <w:rPr>
              <w:rFonts w:ascii="Times New Roman" w:hAnsi="Times New Roman" w:cs="Times New Roman"/>
            </w:rPr>
          </w:rPrChange>
        </w:rPr>
        <w:t xml:space="preserve"> container Laravel.</w:t>
      </w:r>
    </w:p>
    <w:p w14:paraId="6561921C" w14:textId="7E5B95A2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969" w:author="ahmad sahrul" w:date="2026-04-27T19:36:00Z">
            <w:rPr>
              <w:rFonts w:ascii="Times New Roman" w:hAnsi="Times New Roman" w:cs="Times New Roman"/>
            </w:rPr>
          </w:rPrChange>
        </w:rPr>
        <w:pPrChange w:id="697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3D1EDBA5">
        <w:rPr>
          <w:rFonts w:ascii="Times New Roman" w:hAnsi="Times New Roman" w:cs="Times New Roman"/>
          <w:sz w:val="24"/>
          <w:szCs w:val="24"/>
          <w:rPrChange w:id="6971" w:author="ahmad sahrul" w:date="2026-04-27T19:36:00Z">
            <w:rPr>
              <w:rFonts w:ascii="Times New Roman" w:hAnsi="Times New Roman" w:cs="Times New Roman"/>
            </w:rPr>
          </w:rPrChange>
        </w:rPr>
        <w:t>Backend Application (Laravel): Memproses business logic. Sub-</w:t>
      </w:r>
      <w:r w:rsidRPr="6C644350">
        <w:rPr>
          <w:rFonts w:ascii="Times New Roman" w:hAnsi="Times New Roman" w:cs="Times New Roman"/>
          <w:sz w:val="24"/>
          <w:szCs w:val="24"/>
          <w:rPrChange w:id="6972" w:author="ahmad sahrul" w:date="2026-04-27T19:36:00Z">
            <w:rPr>
              <w:rFonts w:ascii="Times New Roman" w:hAnsi="Times New Roman" w:cs="Times New Roman"/>
            </w:rPr>
          </w:rPrChange>
        </w:rPr>
        <w:t>komponen</w:t>
      </w:r>
      <w:r w:rsidRPr="BEE77736">
        <w:rPr>
          <w:rFonts w:ascii="Times New Roman" w:hAnsi="Times New Roman" w:cs="Times New Roman"/>
          <w:sz w:val="24"/>
          <w:szCs w:val="24"/>
          <w:rPrChange w:id="6973" w:author="ahmad sahrul" w:date="2026-04-27T19:36:00Z">
            <w:rPr>
              <w:rFonts w:ascii="Times New Roman" w:hAnsi="Times New Roman" w:cs="Times New Roman"/>
            </w:rPr>
          </w:rPrChange>
        </w:rPr>
        <w:t xml:space="preserve">: </w:t>
      </w:r>
      <w:r w:rsidRPr="D503BB42">
        <w:rPr>
          <w:rFonts w:ascii="Times New Roman" w:hAnsi="Times New Roman" w:cs="Times New Roman"/>
          <w:sz w:val="24"/>
          <w:szCs w:val="24"/>
          <w:rPrChange w:id="6974" w:author="ahmad sahrul" w:date="2026-04-27T19:36:00Z">
            <w:rPr>
              <w:rFonts w:ascii="Times New Roman" w:hAnsi="Times New Roman" w:cs="Times New Roman"/>
            </w:rPr>
          </w:rPrChange>
        </w:rPr>
        <w:t>AuthController</w:t>
      </w:r>
      <w:r w:rsidRPr="6B89AE02">
        <w:rPr>
          <w:rFonts w:ascii="Times New Roman" w:hAnsi="Times New Roman" w:cs="Times New Roman"/>
          <w:sz w:val="24"/>
          <w:szCs w:val="24"/>
          <w:rPrChange w:id="6975" w:author="ahmad sahrul" w:date="2026-04-27T19:36:00Z">
            <w:rPr>
              <w:rFonts w:ascii="Times New Roman" w:hAnsi="Times New Roman" w:cs="Times New Roman"/>
            </w:rPr>
          </w:rPrChange>
        </w:rPr>
        <w:t xml:space="preserve">, </w:t>
      </w:r>
      <w:r w:rsidRPr="FE9B1678">
        <w:rPr>
          <w:rFonts w:ascii="Times New Roman" w:hAnsi="Times New Roman" w:cs="Times New Roman"/>
          <w:sz w:val="24"/>
          <w:szCs w:val="24"/>
          <w:rPrChange w:id="6976" w:author="ahmad sahrul" w:date="2026-04-27T19:36:00Z">
            <w:rPr>
              <w:rFonts w:ascii="Times New Roman" w:hAnsi="Times New Roman" w:cs="Times New Roman"/>
            </w:rPr>
          </w:rPrChange>
        </w:rPr>
        <w:t>ProductController</w:t>
      </w:r>
      <w:r w:rsidRPr="8BADE0DC">
        <w:rPr>
          <w:rFonts w:ascii="Times New Roman" w:hAnsi="Times New Roman" w:cs="Times New Roman"/>
          <w:sz w:val="24"/>
          <w:szCs w:val="24"/>
          <w:rPrChange w:id="6977" w:author="ahmad sahrul" w:date="2026-04-27T19:36:00Z">
            <w:rPr>
              <w:rFonts w:ascii="Times New Roman" w:hAnsi="Times New Roman" w:cs="Times New Roman"/>
            </w:rPr>
          </w:rPrChange>
        </w:rPr>
        <w:t xml:space="preserve">, </w:t>
      </w:r>
      <w:r w:rsidRPr="1DCF7332">
        <w:rPr>
          <w:rFonts w:ascii="Times New Roman" w:hAnsi="Times New Roman" w:cs="Times New Roman"/>
          <w:sz w:val="24"/>
          <w:szCs w:val="24"/>
          <w:rPrChange w:id="6978" w:author="ahmad sahrul" w:date="2026-04-27T19:36:00Z">
            <w:rPr>
              <w:rFonts w:ascii="Times New Roman" w:hAnsi="Times New Roman" w:cs="Times New Roman"/>
            </w:rPr>
          </w:rPrChange>
        </w:rPr>
        <w:t>TransactionController</w:t>
      </w:r>
      <w:del w:id="6979" w:author="muhammad aldi oktavian" w:date="2026-05-16T02:54:00Z">
        <w:r w:rsidRPr="BDFF25AF" w:rsidDel="00DE2C5B">
          <w:rPr>
            <w:rFonts w:ascii="Times New Roman" w:hAnsi="Times New Roman" w:cs="Times New Roman"/>
            <w:sz w:val="24"/>
            <w:szCs w:val="24"/>
            <w:rPrChange w:id="6980" w:author="ahmad sahrul" w:date="2026-04-27T19:36:00Z">
              <w:rPr>
                <w:rFonts w:ascii="Times New Roman" w:hAnsi="Times New Roman" w:cs="Times New Roman"/>
              </w:rPr>
            </w:rPrChange>
          </w:rPr>
          <w:delText xml:space="preserve">, </w:delText>
        </w:r>
        <w:r w:rsidRPr="8D943363" w:rsidDel="00DE2C5B">
          <w:rPr>
            <w:rFonts w:ascii="Times New Roman" w:hAnsi="Times New Roman" w:cs="Times New Roman"/>
            <w:sz w:val="24"/>
            <w:szCs w:val="24"/>
            <w:rPrChange w:id="6981" w:author="ahmad sahrul" w:date="2026-04-27T19:36:00Z">
              <w:rPr>
                <w:rFonts w:ascii="Times New Roman" w:hAnsi="Times New Roman" w:cs="Times New Roman"/>
              </w:rPr>
            </w:rPrChange>
          </w:rPr>
          <w:delText>StockController</w:delText>
        </w:r>
        <w:r w:rsidRPr="610367FE" w:rsidDel="00DE2C5B">
          <w:rPr>
            <w:rFonts w:ascii="Times New Roman" w:hAnsi="Times New Roman" w:cs="Times New Roman"/>
            <w:sz w:val="24"/>
            <w:szCs w:val="24"/>
            <w:rPrChange w:id="6982" w:author="ahmad sahrul" w:date="2026-04-27T19:36:00Z">
              <w:rPr>
                <w:rFonts w:ascii="Times New Roman" w:hAnsi="Times New Roman" w:cs="Times New Roman"/>
              </w:rPr>
            </w:rPrChange>
          </w:rPr>
          <w:delText xml:space="preserve">, </w:delText>
        </w:r>
        <w:r w:rsidRPr="64A0EFDD" w:rsidDel="00DE2C5B">
          <w:rPr>
            <w:rFonts w:ascii="Times New Roman" w:hAnsi="Times New Roman" w:cs="Times New Roman"/>
            <w:sz w:val="24"/>
            <w:szCs w:val="24"/>
            <w:rPrChange w:id="6983" w:author="ahmad sahrul" w:date="2026-04-27T19:36:00Z">
              <w:rPr>
                <w:rFonts w:ascii="Times New Roman" w:hAnsi="Times New Roman" w:cs="Times New Roman"/>
              </w:rPr>
            </w:rPrChange>
          </w:rPr>
          <w:delText>SupplierController</w:delText>
        </w:r>
      </w:del>
      <w:r w:rsidRPr="2EB18AA3">
        <w:rPr>
          <w:rFonts w:ascii="Times New Roman" w:hAnsi="Times New Roman" w:cs="Times New Roman"/>
          <w:sz w:val="24"/>
          <w:szCs w:val="24"/>
          <w:rPrChange w:id="6984" w:author="ahmad sahrul" w:date="2026-04-27T19:36:00Z">
            <w:rPr>
              <w:rFonts w:ascii="Times New Roman" w:hAnsi="Times New Roman" w:cs="Times New Roman"/>
            </w:rPr>
          </w:rPrChange>
        </w:rPr>
        <w:t xml:space="preserve">, </w:t>
      </w:r>
      <w:r w:rsidRPr="EF8DF3DE">
        <w:rPr>
          <w:rFonts w:ascii="Times New Roman" w:hAnsi="Times New Roman" w:cs="Times New Roman"/>
          <w:sz w:val="24"/>
          <w:szCs w:val="24"/>
          <w:rPrChange w:id="6985" w:author="ahmad sahrul" w:date="2026-04-27T19:36:00Z">
            <w:rPr>
              <w:rFonts w:ascii="Times New Roman" w:hAnsi="Times New Roman" w:cs="Times New Roman"/>
            </w:rPr>
          </w:rPrChange>
        </w:rPr>
        <w:t>ReportController</w:t>
      </w:r>
      <w:del w:id="6986" w:author="muhammad aldi oktavian" w:date="2026-05-16T02:54:00Z">
        <w:r w:rsidRPr="A8E2C0D8" w:rsidDel="00DE2C5B">
          <w:rPr>
            <w:rFonts w:ascii="Times New Roman" w:hAnsi="Times New Roman" w:cs="Times New Roman"/>
            <w:sz w:val="24"/>
            <w:szCs w:val="24"/>
            <w:rPrChange w:id="6987" w:author="ahmad sahrul" w:date="2026-04-27T19:36:00Z">
              <w:rPr>
                <w:rFonts w:ascii="Times New Roman" w:hAnsi="Times New Roman" w:cs="Times New Roman"/>
              </w:rPr>
            </w:rPrChange>
          </w:rPr>
          <w:delText xml:space="preserve">, </w:delText>
        </w:r>
        <w:r w:rsidRPr="CCF27265" w:rsidDel="00DE2C5B">
          <w:rPr>
            <w:rFonts w:ascii="Times New Roman" w:hAnsi="Times New Roman" w:cs="Times New Roman"/>
            <w:sz w:val="24"/>
            <w:szCs w:val="24"/>
            <w:rPrChange w:id="6988" w:author="ahmad sahrul" w:date="2026-04-27T19:36:00Z">
              <w:rPr>
                <w:rFonts w:ascii="Times New Roman" w:hAnsi="Times New Roman" w:cs="Times New Roman"/>
              </w:rPr>
            </w:rPrChange>
          </w:rPr>
          <w:delText>StockService</w:delText>
        </w:r>
      </w:del>
      <w:r w:rsidRPr="A0B697E1">
        <w:rPr>
          <w:rFonts w:ascii="Times New Roman" w:hAnsi="Times New Roman" w:cs="Times New Roman"/>
          <w:sz w:val="24"/>
          <w:szCs w:val="24"/>
          <w:rPrChange w:id="6989" w:author="ahmad sahrul" w:date="2026-04-27T19:36:00Z">
            <w:rPr>
              <w:rFonts w:ascii="Times New Roman" w:hAnsi="Times New Roman" w:cs="Times New Roman"/>
            </w:rPr>
          </w:rPrChange>
        </w:rPr>
        <w:t xml:space="preserve">, </w:t>
      </w:r>
      <w:r w:rsidRPr="8CD9C8FD">
        <w:rPr>
          <w:rFonts w:ascii="Times New Roman" w:hAnsi="Times New Roman" w:cs="Times New Roman"/>
          <w:sz w:val="24"/>
          <w:szCs w:val="24"/>
          <w:rPrChange w:id="6990" w:author="ahmad sahrul" w:date="2026-04-27T19:36:00Z">
            <w:rPr>
              <w:rFonts w:ascii="Times New Roman" w:hAnsi="Times New Roman" w:cs="Times New Roman"/>
            </w:rPr>
          </w:rPrChange>
        </w:rPr>
        <w:t>ReportService</w:t>
      </w:r>
      <w:r w:rsidRPr="42473FC2">
        <w:rPr>
          <w:rFonts w:ascii="Times New Roman" w:hAnsi="Times New Roman" w:cs="Times New Roman"/>
          <w:sz w:val="24"/>
          <w:szCs w:val="24"/>
          <w:rPrChange w:id="6991" w:author="ahmad sahrul" w:date="2026-04-27T19:36:00Z">
            <w:rPr>
              <w:rFonts w:ascii="Times New Roman" w:hAnsi="Times New Roman" w:cs="Times New Roman"/>
            </w:rPr>
          </w:rPrChange>
        </w:rPr>
        <w:t>.</w:t>
      </w:r>
    </w:p>
    <w:p w14:paraId="6B2F2764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6992" w:author="ahmad sahrul" w:date="2026-04-27T19:36:00Z">
            <w:rPr>
              <w:rFonts w:ascii="Times New Roman" w:hAnsi="Times New Roman" w:cs="Times New Roman"/>
            </w:rPr>
          </w:rPrChange>
        </w:rPr>
        <w:pPrChange w:id="699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DB353D83">
        <w:rPr>
          <w:rFonts w:ascii="Times New Roman" w:hAnsi="Times New Roman" w:cs="Times New Roman"/>
          <w:sz w:val="24"/>
          <w:szCs w:val="24"/>
          <w:rPrChange w:id="6994" w:author="ahmad sahrul" w:date="2026-04-27T19:36:00Z">
            <w:rPr>
              <w:rFonts w:ascii="Times New Roman" w:hAnsi="Times New Roman" w:cs="Times New Roman"/>
            </w:rPr>
          </w:rPrChange>
        </w:rPr>
        <w:t xml:space="preserve">Database (MySQL): </w:t>
      </w:r>
      <w:r w:rsidRPr="EA68B5C6">
        <w:rPr>
          <w:rFonts w:ascii="Times New Roman" w:hAnsi="Times New Roman" w:cs="Times New Roman"/>
          <w:sz w:val="24"/>
          <w:szCs w:val="24"/>
          <w:rPrChange w:id="6995" w:author="ahmad sahrul" w:date="2026-04-27T19:36:00Z">
            <w:rPr>
              <w:rFonts w:ascii="Times New Roman" w:hAnsi="Times New Roman" w:cs="Times New Roman"/>
            </w:rPr>
          </w:rPrChange>
        </w:rPr>
        <w:t>Menyimpan</w:t>
      </w:r>
      <w:r w:rsidRPr="D703B44E">
        <w:rPr>
          <w:rFonts w:ascii="Times New Roman" w:hAnsi="Times New Roman" w:cs="Times New Roman"/>
          <w:sz w:val="24"/>
          <w:szCs w:val="24"/>
          <w:rPrChange w:id="6996" w:author="ahmad sahrul" w:date="2026-04-27T19:36:00Z">
            <w:rPr>
              <w:rFonts w:ascii="Times New Roman" w:hAnsi="Times New Roman" w:cs="Times New Roman"/>
            </w:rPr>
          </w:rPrChange>
        </w:rPr>
        <w:t xml:space="preserve"> </w:t>
      </w:r>
      <w:r w:rsidRPr="7A20EA79">
        <w:rPr>
          <w:rFonts w:ascii="Times New Roman" w:hAnsi="Times New Roman" w:cs="Times New Roman"/>
          <w:sz w:val="24"/>
          <w:szCs w:val="24"/>
          <w:rPrChange w:id="6997" w:author="ahmad sahrul" w:date="2026-04-27T19:36:00Z">
            <w:rPr>
              <w:rFonts w:ascii="Times New Roman" w:hAnsi="Times New Roman" w:cs="Times New Roman"/>
            </w:rPr>
          </w:rPrChange>
        </w:rPr>
        <w:t>seluruh</w:t>
      </w:r>
      <w:r w:rsidRPr="7BC63A88">
        <w:rPr>
          <w:rFonts w:ascii="Times New Roman" w:hAnsi="Times New Roman" w:cs="Times New Roman"/>
          <w:sz w:val="24"/>
          <w:szCs w:val="24"/>
          <w:rPrChange w:id="6998" w:author="ahmad sahrul" w:date="2026-04-27T19:36:00Z">
            <w:rPr>
              <w:rFonts w:ascii="Times New Roman" w:hAnsi="Times New Roman" w:cs="Times New Roman"/>
            </w:rPr>
          </w:rPrChange>
        </w:rPr>
        <w:t xml:space="preserve"> data </w:t>
      </w:r>
      <w:r w:rsidRPr="26000271">
        <w:rPr>
          <w:rFonts w:ascii="Times New Roman" w:hAnsi="Times New Roman" w:cs="Times New Roman"/>
          <w:sz w:val="24"/>
          <w:szCs w:val="24"/>
          <w:rPrChange w:id="6999" w:author="ahmad sahrul" w:date="2026-04-27T19:36:00Z">
            <w:rPr>
              <w:rFonts w:ascii="Times New Roman" w:hAnsi="Times New Roman" w:cs="Times New Roman"/>
            </w:rPr>
          </w:rPrChange>
        </w:rPr>
        <w:t>persisten</w:t>
      </w:r>
      <w:r w:rsidRPr="C9977204">
        <w:rPr>
          <w:rFonts w:ascii="Times New Roman" w:hAnsi="Times New Roman" w:cs="Times New Roman"/>
          <w:sz w:val="24"/>
          <w:szCs w:val="24"/>
          <w:rPrChange w:id="7000" w:author="ahmad sahrul" w:date="2026-04-27T19:36:00Z">
            <w:rPr>
              <w:rFonts w:ascii="Times New Roman" w:hAnsi="Times New Roman" w:cs="Times New Roman"/>
            </w:rPr>
          </w:rPrChange>
        </w:rPr>
        <w:t xml:space="preserve"> </w:t>
      </w:r>
      <w:r w:rsidRPr="B66B9266">
        <w:rPr>
          <w:rFonts w:ascii="Times New Roman" w:hAnsi="Times New Roman" w:cs="Times New Roman"/>
          <w:sz w:val="24"/>
          <w:szCs w:val="24"/>
          <w:rPrChange w:id="7001" w:author="ahmad sahrul" w:date="2026-04-27T19:36:00Z">
            <w:rPr>
              <w:rFonts w:ascii="Times New Roman" w:hAnsi="Times New Roman" w:cs="Times New Roman"/>
            </w:rPr>
          </w:rPrChange>
        </w:rPr>
        <w:t>sistem</w:t>
      </w:r>
      <w:r w:rsidRPr="DE847255">
        <w:rPr>
          <w:rFonts w:ascii="Times New Roman" w:hAnsi="Times New Roman" w:cs="Times New Roman"/>
          <w:sz w:val="24"/>
          <w:szCs w:val="24"/>
          <w:rPrChange w:id="7002" w:author="ahmad sahrul" w:date="2026-04-27T19:36:00Z">
            <w:rPr>
              <w:rFonts w:ascii="Times New Roman" w:hAnsi="Times New Roman" w:cs="Times New Roman"/>
            </w:rPr>
          </w:rPrChange>
        </w:rPr>
        <w:t>.</w:t>
      </w:r>
    </w:p>
    <w:p w14:paraId="0B0724C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03" w:author="ahmad sahrul" w:date="2026-04-27T19:36:00Z">
            <w:rPr>
              <w:rFonts w:ascii="Times New Roman" w:hAnsi="Times New Roman" w:cs="Times New Roman"/>
            </w:rPr>
          </w:rPrChange>
        </w:rPr>
        <w:pPrChange w:id="7004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786CE2EA">
        <w:rPr>
          <w:rFonts w:ascii="Times New Roman" w:hAnsi="Times New Roman" w:cs="Times New Roman"/>
          <w:sz w:val="24"/>
          <w:szCs w:val="24"/>
          <w:rPrChange w:id="7005" w:author="ahmad sahrul" w:date="2026-04-27T19:36:00Z">
            <w:rPr>
              <w:rFonts w:ascii="Times New Roman" w:hAnsi="Times New Roman" w:cs="Times New Roman"/>
            </w:rPr>
          </w:rPrChange>
        </w:rPr>
        <w:t xml:space="preserve">Docker Host: </w:t>
      </w:r>
      <w:r w:rsidRPr="96141592">
        <w:rPr>
          <w:rFonts w:ascii="Times New Roman" w:hAnsi="Times New Roman" w:cs="Times New Roman"/>
          <w:sz w:val="24"/>
          <w:szCs w:val="24"/>
          <w:rPrChange w:id="7006" w:author="ahmad sahrul" w:date="2026-04-27T19:36:00Z">
            <w:rPr>
              <w:rFonts w:ascii="Times New Roman" w:hAnsi="Times New Roman" w:cs="Times New Roman"/>
            </w:rPr>
          </w:rPrChange>
        </w:rPr>
        <w:t>Mengorkestrasikan</w:t>
      </w:r>
      <w:r w:rsidRPr="748F2650">
        <w:rPr>
          <w:rFonts w:ascii="Times New Roman" w:hAnsi="Times New Roman" w:cs="Times New Roman"/>
          <w:sz w:val="24"/>
          <w:szCs w:val="24"/>
          <w:rPrChange w:id="7007" w:author="ahmad sahrul" w:date="2026-04-27T19:36:00Z">
            <w:rPr>
              <w:rFonts w:ascii="Times New Roman" w:hAnsi="Times New Roman" w:cs="Times New Roman"/>
            </w:rPr>
          </w:rPrChange>
        </w:rPr>
        <w:t xml:space="preserve"> container Nginx, Laravel (PHP-FPM), dan MySQL.</w:t>
      </w:r>
    </w:p>
    <w:p w14:paraId="2C1A0304" w14:textId="77777777" w:rsidR="00BF190D" w:rsidRDefault="00BF190D">
      <w:pPr>
        <w:spacing w:before="60" w:after="60"/>
        <w:jc w:val="both"/>
        <w:rPr>
          <w:rFonts w:ascii="Times New Roman" w:hAnsi="Times New Roman" w:cs="Times New Roman"/>
        </w:rPr>
        <w:pPrChange w:id="7008" w:author="6781" w:date="2026-04-27T23:07:00Z">
          <w:pPr>
            <w:spacing w:before="60" w:after="60"/>
          </w:pPr>
        </w:pPrChange>
      </w:pPr>
    </w:p>
    <w:p w14:paraId="7CF27070" w14:textId="4F832BAB" w:rsidR="00BF190D" w:rsidRDefault="00CE3543">
      <w:pPr>
        <w:pStyle w:val="Heading2"/>
        <w:jc w:val="both"/>
        <w:rPr>
          <w:ins w:id="7009" w:author="ahmad sahrul" w:date="2026-04-27T19:35:00Z"/>
          <w:rFonts w:ascii="Times New Roman" w:hAnsi="Times New Roman" w:cs="Times New Roman"/>
        </w:rPr>
        <w:pPrChange w:id="7010" w:author="6781" w:date="2026-04-27T23:07:00Z">
          <w:pPr>
            <w:pStyle w:val="Heading2"/>
            <w:jc w:val="left"/>
          </w:pPr>
        </w:pPrChange>
      </w:pPr>
      <w:ins w:id="7011" w:author="pajar280505@gmail.com" w:date="2026-05-16T10:05:00Z">
        <w:r>
          <w:rPr>
            <w:rFonts w:ascii="Times New Roman" w:hAnsi="Times New Roman" w:cs="Times New Roman"/>
            <w:noProof/>
          </w:rPr>
          <w:drawing>
            <wp:inline distT="0" distB="0" distL="0" distR="0" wp14:anchorId="27545D18" wp14:editId="36D6BC4B">
              <wp:extent cx="5029200" cy="3373120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29200" cy="3373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BF6AEAF" w14:textId="5E59DF62" w:rsidR="00CE3543" w:rsidRDefault="00000000" w:rsidP="00CE3543">
      <w:pPr>
        <w:pStyle w:val="Heading2"/>
        <w:rPr>
          <w:ins w:id="7012" w:author="pajar280505@gmail.com" w:date="2026-05-16T10:05:00Z"/>
          <w:rFonts w:ascii="Times New Roman" w:hAnsi="Times New Roman" w:cs="Times New Roman"/>
          <w:color w:val="000000"/>
        </w:rPr>
        <w:pPrChange w:id="7013" w:author="pajar280505@gmail.com" w:date="2026-05-16T10:05:00Z">
          <w:pPr>
            <w:pStyle w:val="Heading2"/>
            <w:jc w:val="both"/>
          </w:pPr>
        </w:pPrChange>
      </w:pPr>
      <w:ins w:id="7014" w:author="ahmad sahrul" w:date="2026-04-27T19:35:00Z">
        <w:r>
          <w:rPr>
            <w:rFonts w:ascii="Times New Roman" w:hAnsi="Times New Roman" w:cs="Times New Roman"/>
          </w:rPr>
          <w:br/>
        </w:r>
      </w:ins>
      <w:ins w:id="7015" w:author="pajar280505@gmail.com" w:date="2026-05-16T10:05:00Z">
        <w:r w:rsidR="00CE3543">
          <w:rPr>
            <w:rFonts w:ascii="Times New Roman" w:hAnsi="Times New Roman" w:cs="Times New Roman"/>
            <w:b w:val="0"/>
            <w:bCs w:val="0"/>
            <w:i/>
            <w:iCs/>
            <w:color w:val="auto"/>
            <w:sz w:val="24"/>
            <w:szCs w:val="24"/>
          </w:rPr>
          <w:t>Gambar Component Diagra</w:t>
        </w:r>
      </w:ins>
      <w:ins w:id="7016" w:author="pajar280505@gmail.com" w:date="2026-05-16T10:06:00Z">
        <w:r w:rsidR="00CE3543">
          <w:rPr>
            <w:rFonts w:ascii="Times New Roman" w:hAnsi="Times New Roman" w:cs="Times New Roman"/>
            <w:b w:val="0"/>
            <w:bCs w:val="0"/>
            <w:i/>
            <w:iCs/>
            <w:color w:val="auto"/>
            <w:sz w:val="24"/>
            <w:szCs w:val="24"/>
          </w:rPr>
          <w:t>m</w:t>
        </w:r>
      </w:ins>
      <w:ins w:id="7017" w:author="ahmad sahrul" w:date="2026-04-27T19:35:00Z">
        <w:r>
          <w:rPr>
            <w:rFonts w:ascii="Times New Roman" w:hAnsi="Times New Roman" w:cs="Times New Roman"/>
          </w:rPr>
          <w:br/>
        </w:r>
        <w:r>
          <w:rPr>
            <w:rFonts w:ascii="Times New Roman" w:hAnsi="Times New Roman" w:cs="Times New Roman"/>
          </w:rPr>
          <w:br/>
        </w:r>
        <w:r>
          <w:rPr>
            <w:rFonts w:ascii="Times New Roman" w:hAnsi="Times New Roman" w:cs="Times New Roman"/>
          </w:rPr>
          <w:br/>
        </w:r>
        <w:r>
          <w:rPr>
            <w:rFonts w:ascii="Times New Roman" w:hAnsi="Times New Roman" w:cs="Times New Roman"/>
          </w:rPr>
          <w:br/>
        </w:r>
      </w:ins>
      <w:bookmarkStart w:id="7018" w:name="_Toc228212175"/>
    </w:p>
    <w:p w14:paraId="2CF55A3E" w14:textId="77777777" w:rsidR="00CE3543" w:rsidRDefault="00CE3543">
      <w:pPr>
        <w:pStyle w:val="Heading2"/>
        <w:jc w:val="both"/>
        <w:rPr>
          <w:ins w:id="7019" w:author="pajar280505@gmail.com" w:date="2026-05-16T10:05:00Z"/>
          <w:rFonts w:ascii="Times New Roman" w:hAnsi="Times New Roman" w:cs="Times New Roman"/>
          <w:color w:val="000000"/>
        </w:rPr>
      </w:pPr>
    </w:p>
    <w:p w14:paraId="7BD07D88" w14:textId="3D0CBE82" w:rsidR="00BF190D" w:rsidRPr="00BF190D" w:rsidRDefault="00000000">
      <w:pPr>
        <w:pStyle w:val="Heading2"/>
        <w:jc w:val="both"/>
        <w:rPr>
          <w:rFonts w:ascii="Times New Roman" w:hAnsi="Times New Roman" w:cs="Times New Roman"/>
          <w:color w:val="000000"/>
          <w:rPrChange w:id="7020" w:author="ahmad sahrul" w:date="2026-04-27T19:36:00Z">
            <w:rPr>
              <w:rFonts w:ascii="Times New Roman" w:hAnsi="Times New Roman" w:cs="Times New Roman"/>
            </w:rPr>
          </w:rPrChange>
        </w:rPr>
        <w:pPrChange w:id="7021" w:author="6781" w:date="2026-04-27T23:07:00Z">
          <w:pPr>
            <w:pStyle w:val="Heading2"/>
          </w:pPr>
        </w:pPrChange>
      </w:pPr>
      <w:r w:rsidRPr="0E2B5F2E">
        <w:rPr>
          <w:rFonts w:ascii="Times New Roman" w:hAnsi="Times New Roman" w:cs="Times New Roman"/>
          <w:color w:val="000000"/>
          <w:rPrChange w:id="7022" w:author="ahmad sahrul" w:date="2026-04-27T19:36:00Z">
            <w:rPr>
              <w:rFonts w:ascii="Times New Roman" w:hAnsi="Times New Roman" w:cs="Times New Roman"/>
            </w:rPr>
          </w:rPrChange>
        </w:rPr>
        <w:lastRenderedPageBreak/>
        <w:t>B.3 Deployment Diagram</w:t>
      </w:r>
      <w:bookmarkEnd w:id="7018"/>
    </w:p>
    <w:p w14:paraId="086CCC8F" w14:textId="77777777" w:rsidR="00BF190D" w:rsidRPr="00BF190D" w:rsidRDefault="00000000">
      <w:pPr>
        <w:spacing w:before="80"/>
        <w:jc w:val="both"/>
        <w:rPr>
          <w:rFonts w:ascii="Times New Roman" w:hAnsi="Times New Roman" w:cs="Times New Roman"/>
          <w:sz w:val="24"/>
          <w:szCs w:val="24"/>
          <w:rPrChange w:id="7023" w:author="ahmad sahrul" w:date="2026-04-27T19:37:00Z">
            <w:rPr>
              <w:rFonts w:ascii="Times New Roman" w:hAnsi="Times New Roman" w:cs="Times New Roman"/>
            </w:rPr>
          </w:rPrChange>
        </w:rPr>
        <w:pPrChange w:id="7024" w:author="6781" w:date="2026-04-27T23:07:00Z">
          <w:pPr>
            <w:spacing w:before="80"/>
          </w:pPr>
        </w:pPrChange>
      </w:pPr>
      <w:r w:rsidRPr="5735465C">
        <w:rPr>
          <w:rFonts w:ascii="Times New Roman" w:hAnsi="Times New Roman" w:cs="Times New Roman"/>
          <w:sz w:val="24"/>
          <w:szCs w:val="24"/>
          <w:rPrChange w:id="7025" w:author="ahmad sahrul" w:date="2026-04-27T19:37:00Z">
            <w:rPr>
              <w:rFonts w:ascii="Times New Roman" w:hAnsi="Times New Roman" w:cs="Times New Roman"/>
            </w:rPr>
          </w:rPrChange>
        </w:rPr>
        <w:t>Topologi</w:t>
      </w:r>
      <w:r w:rsidRPr="28257F4E">
        <w:rPr>
          <w:rFonts w:ascii="Times New Roman" w:hAnsi="Times New Roman" w:cs="Times New Roman"/>
          <w:sz w:val="24"/>
          <w:szCs w:val="24"/>
          <w:rPrChange w:id="7026" w:author="ahmad sahrul" w:date="2026-04-27T19:37:00Z">
            <w:rPr>
              <w:rFonts w:ascii="Times New Roman" w:hAnsi="Times New Roman" w:cs="Times New Roman"/>
            </w:rPr>
          </w:rPrChange>
        </w:rPr>
        <w:t xml:space="preserve"> deployment </w:t>
      </w:r>
      <w:r w:rsidRPr="431F0A74">
        <w:rPr>
          <w:rFonts w:ascii="Times New Roman" w:hAnsi="Times New Roman" w:cs="Times New Roman"/>
          <w:sz w:val="24"/>
          <w:szCs w:val="24"/>
          <w:rPrChange w:id="7027" w:author="ahmad sahrul" w:date="2026-04-27T19:37:00Z">
            <w:rPr>
              <w:rFonts w:ascii="Times New Roman" w:hAnsi="Times New Roman" w:cs="Times New Roman"/>
            </w:rPr>
          </w:rPrChange>
        </w:rPr>
        <w:t>sistem</w:t>
      </w:r>
      <w:r w:rsidRPr="0A5A0945">
        <w:rPr>
          <w:rFonts w:ascii="Times New Roman" w:hAnsi="Times New Roman" w:cs="Times New Roman"/>
          <w:sz w:val="24"/>
          <w:szCs w:val="24"/>
          <w:rPrChange w:id="7028" w:author="ahmad sahrul" w:date="2026-04-27T19:37:00Z">
            <w:rPr>
              <w:rFonts w:ascii="Times New Roman" w:hAnsi="Times New Roman" w:cs="Times New Roman"/>
            </w:rPr>
          </w:rPrChange>
        </w:rPr>
        <w:t>:</w:t>
      </w:r>
    </w:p>
    <w:p w14:paraId="50F0510E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29" w:author="ahmad sahrul" w:date="2026-04-27T19:37:00Z">
            <w:rPr>
              <w:rFonts w:ascii="Times New Roman" w:hAnsi="Times New Roman" w:cs="Times New Roman"/>
            </w:rPr>
          </w:rPrChange>
        </w:rPr>
        <w:pPrChange w:id="703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14D1B78">
        <w:rPr>
          <w:rFonts w:ascii="Times New Roman" w:hAnsi="Times New Roman" w:cs="Times New Roman"/>
          <w:sz w:val="24"/>
          <w:szCs w:val="24"/>
          <w:rPrChange w:id="7031" w:author="ahmad sahrul" w:date="2026-04-27T19:37:00Z">
            <w:rPr>
              <w:rFonts w:ascii="Times New Roman" w:hAnsi="Times New Roman" w:cs="Times New Roman"/>
            </w:rPr>
          </w:rPrChange>
        </w:rPr>
        <w:t xml:space="preserve">Client Device (Android/iOS): </w:t>
      </w:r>
      <w:r w:rsidRPr="678B4DDF">
        <w:rPr>
          <w:rFonts w:ascii="Times New Roman" w:hAnsi="Times New Roman" w:cs="Times New Roman"/>
          <w:sz w:val="24"/>
          <w:szCs w:val="24"/>
          <w:rPrChange w:id="7032" w:author="ahmad sahrul" w:date="2026-04-27T19:37:00Z">
            <w:rPr>
              <w:rFonts w:ascii="Times New Roman" w:hAnsi="Times New Roman" w:cs="Times New Roman"/>
            </w:rPr>
          </w:rPrChange>
        </w:rPr>
        <w:t>Menjalankan</w:t>
      </w:r>
      <w:r w:rsidRPr="E1D59C27">
        <w:rPr>
          <w:rFonts w:ascii="Times New Roman" w:hAnsi="Times New Roman" w:cs="Times New Roman"/>
          <w:sz w:val="24"/>
          <w:szCs w:val="24"/>
          <w:rPrChange w:id="7033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81DA0511">
        <w:rPr>
          <w:rFonts w:ascii="Times New Roman" w:hAnsi="Times New Roman" w:cs="Times New Roman"/>
          <w:sz w:val="24"/>
          <w:szCs w:val="24"/>
          <w:rPrChange w:id="7034" w:author="ahmad sahrul" w:date="2026-04-27T19:37:00Z">
            <w:rPr>
              <w:rFonts w:ascii="Times New Roman" w:hAnsi="Times New Roman" w:cs="Times New Roman"/>
            </w:rPr>
          </w:rPrChange>
        </w:rPr>
        <w:t>aplikasi</w:t>
      </w:r>
      <w:r w:rsidRPr="07FFBD4B">
        <w:rPr>
          <w:rFonts w:ascii="Times New Roman" w:hAnsi="Times New Roman" w:cs="Times New Roman"/>
          <w:sz w:val="24"/>
          <w:szCs w:val="24"/>
          <w:rPrChange w:id="7035" w:author="ahmad sahrul" w:date="2026-04-27T19:37:00Z">
            <w:rPr>
              <w:rFonts w:ascii="Times New Roman" w:hAnsi="Times New Roman" w:cs="Times New Roman"/>
            </w:rPr>
          </w:rPrChange>
        </w:rPr>
        <w:t xml:space="preserve"> Flutter. </w:t>
      </w:r>
      <w:r w:rsidRPr="FD5C6AC0">
        <w:rPr>
          <w:rFonts w:ascii="Times New Roman" w:hAnsi="Times New Roman" w:cs="Times New Roman"/>
          <w:sz w:val="24"/>
          <w:szCs w:val="24"/>
          <w:rPrChange w:id="7036" w:author="ahmad sahrul" w:date="2026-04-27T19:37:00Z">
            <w:rPr>
              <w:rFonts w:ascii="Times New Roman" w:hAnsi="Times New Roman" w:cs="Times New Roman"/>
            </w:rPr>
          </w:rPrChange>
        </w:rPr>
        <w:t>Terhubung</w:t>
      </w:r>
      <w:r w:rsidRPr="0E650B1F">
        <w:rPr>
          <w:rFonts w:ascii="Times New Roman" w:hAnsi="Times New Roman" w:cs="Times New Roman"/>
          <w:sz w:val="24"/>
          <w:szCs w:val="24"/>
          <w:rPrChange w:id="7037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E81CFCE6">
        <w:rPr>
          <w:rFonts w:ascii="Times New Roman" w:hAnsi="Times New Roman" w:cs="Times New Roman"/>
          <w:sz w:val="24"/>
          <w:szCs w:val="24"/>
          <w:rPrChange w:id="7038" w:author="ahmad sahrul" w:date="2026-04-27T19:37:00Z">
            <w:rPr>
              <w:rFonts w:ascii="Times New Roman" w:hAnsi="Times New Roman" w:cs="Times New Roman"/>
            </w:rPr>
          </w:rPrChange>
        </w:rPr>
        <w:t>ke</w:t>
      </w:r>
      <w:r w:rsidRPr="99520951">
        <w:rPr>
          <w:rFonts w:ascii="Times New Roman" w:hAnsi="Times New Roman" w:cs="Times New Roman"/>
          <w:sz w:val="24"/>
          <w:szCs w:val="24"/>
          <w:rPrChange w:id="7039" w:author="ahmad sahrul" w:date="2026-04-27T19:37:00Z">
            <w:rPr>
              <w:rFonts w:ascii="Times New Roman" w:hAnsi="Times New Roman" w:cs="Times New Roman"/>
            </w:rPr>
          </w:rPrChange>
        </w:rPr>
        <w:t xml:space="preserve"> server via internet (HTTPS port 443).</w:t>
      </w:r>
    </w:p>
    <w:p w14:paraId="2E626E63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40" w:author="ahmad sahrul" w:date="2026-04-27T19:37:00Z">
            <w:rPr>
              <w:rFonts w:ascii="Times New Roman" w:hAnsi="Times New Roman" w:cs="Times New Roman"/>
            </w:rPr>
          </w:rPrChange>
        </w:rPr>
        <w:pPrChange w:id="7041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B31DFCD6">
        <w:rPr>
          <w:rFonts w:ascii="Times New Roman" w:hAnsi="Times New Roman" w:cs="Times New Roman"/>
          <w:sz w:val="24"/>
          <w:szCs w:val="24"/>
          <w:rPrChange w:id="7042" w:author="ahmad sahrul" w:date="2026-04-27T19:37:00Z">
            <w:rPr>
              <w:rFonts w:ascii="Times New Roman" w:hAnsi="Times New Roman" w:cs="Times New Roman"/>
            </w:rPr>
          </w:rPrChange>
        </w:rPr>
        <w:t xml:space="preserve">VPS Server (Ubuntu 22.04 LTS): </w:t>
      </w:r>
      <w:r w:rsidRPr="AA661314">
        <w:rPr>
          <w:rFonts w:ascii="Times New Roman" w:hAnsi="Times New Roman" w:cs="Times New Roman"/>
          <w:sz w:val="24"/>
          <w:szCs w:val="24"/>
          <w:rPrChange w:id="7043" w:author="ahmad sahrul" w:date="2026-04-27T19:37:00Z">
            <w:rPr>
              <w:rFonts w:ascii="Times New Roman" w:hAnsi="Times New Roman" w:cs="Times New Roman"/>
            </w:rPr>
          </w:rPrChange>
        </w:rPr>
        <w:t>Menjalankan</w:t>
      </w:r>
      <w:r w:rsidRPr="0B620029">
        <w:rPr>
          <w:rFonts w:ascii="Times New Roman" w:hAnsi="Times New Roman" w:cs="Times New Roman"/>
          <w:sz w:val="24"/>
          <w:szCs w:val="24"/>
          <w:rPrChange w:id="7044" w:author="ahmad sahrul" w:date="2026-04-27T19:37:00Z">
            <w:rPr>
              <w:rFonts w:ascii="Times New Roman" w:hAnsi="Times New Roman" w:cs="Times New Roman"/>
            </w:rPr>
          </w:rPrChange>
        </w:rPr>
        <w:t xml:space="preserve"> Docker Engine. Di </w:t>
      </w:r>
      <w:r w:rsidRPr="A3B19745">
        <w:rPr>
          <w:rFonts w:ascii="Times New Roman" w:hAnsi="Times New Roman" w:cs="Times New Roman"/>
          <w:sz w:val="24"/>
          <w:szCs w:val="24"/>
          <w:rPrChange w:id="7045" w:author="ahmad sahrul" w:date="2026-04-27T19:37:00Z">
            <w:rPr>
              <w:rFonts w:ascii="Times New Roman" w:hAnsi="Times New Roman" w:cs="Times New Roman"/>
            </w:rPr>
          </w:rPrChange>
        </w:rPr>
        <w:t>dalamnya</w:t>
      </w:r>
      <w:r w:rsidRPr="F2C5DEF0">
        <w:rPr>
          <w:rFonts w:ascii="Times New Roman" w:hAnsi="Times New Roman" w:cs="Times New Roman"/>
          <w:sz w:val="24"/>
          <w:szCs w:val="24"/>
          <w:rPrChange w:id="7046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B9CF5D54">
        <w:rPr>
          <w:rFonts w:ascii="Times New Roman" w:hAnsi="Times New Roman" w:cs="Times New Roman"/>
          <w:sz w:val="24"/>
          <w:szCs w:val="24"/>
          <w:rPrChange w:id="7047" w:author="ahmad sahrul" w:date="2026-04-27T19:37:00Z">
            <w:rPr>
              <w:rFonts w:ascii="Times New Roman" w:hAnsi="Times New Roman" w:cs="Times New Roman"/>
            </w:rPr>
          </w:rPrChange>
        </w:rPr>
        <w:t>terdapat</w:t>
      </w:r>
      <w:r w:rsidRPr="F72CA307">
        <w:rPr>
          <w:rFonts w:ascii="Times New Roman" w:hAnsi="Times New Roman" w:cs="Times New Roman"/>
          <w:sz w:val="24"/>
          <w:szCs w:val="24"/>
          <w:rPrChange w:id="7048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A0FF463C">
        <w:rPr>
          <w:rFonts w:ascii="Times New Roman" w:hAnsi="Times New Roman" w:cs="Times New Roman"/>
          <w:sz w:val="24"/>
          <w:szCs w:val="24"/>
          <w:rPrChange w:id="7049" w:author="ahmad sahrul" w:date="2026-04-27T19:37:00Z">
            <w:rPr>
              <w:rFonts w:ascii="Times New Roman" w:hAnsi="Times New Roman" w:cs="Times New Roman"/>
            </w:rPr>
          </w:rPrChange>
        </w:rPr>
        <w:t>tiga</w:t>
      </w:r>
      <w:r w:rsidRPr="59D575BB">
        <w:rPr>
          <w:rFonts w:ascii="Times New Roman" w:hAnsi="Times New Roman" w:cs="Times New Roman"/>
          <w:sz w:val="24"/>
          <w:szCs w:val="24"/>
          <w:rPrChange w:id="7050" w:author="ahmad sahrul" w:date="2026-04-27T19:37:00Z">
            <w:rPr>
              <w:rFonts w:ascii="Times New Roman" w:hAnsi="Times New Roman" w:cs="Times New Roman"/>
            </w:rPr>
          </w:rPrChange>
        </w:rPr>
        <w:t xml:space="preserve"> container yang </w:t>
      </w:r>
      <w:r w:rsidRPr="F9870C62">
        <w:rPr>
          <w:rFonts w:ascii="Times New Roman" w:hAnsi="Times New Roman" w:cs="Times New Roman"/>
          <w:sz w:val="24"/>
          <w:szCs w:val="24"/>
          <w:rPrChange w:id="7051" w:author="ahmad sahrul" w:date="2026-04-27T19:37:00Z">
            <w:rPr>
              <w:rFonts w:ascii="Times New Roman" w:hAnsi="Times New Roman" w:cs="Times New Roman"/>
            </w:rPr>
          </w:rPrChange>
        </w:rPr>
        <w:t>dikelola</w:t>
      </w:r>
      <w:r w:rsidRPr="B9582A1D">
        <w:rPr>
          <w:rFonts w:ascii="Times New Roman" w:hAnsi="Times New Roman" w:cs="Times New Roman"/>
          <w:sz w:val="24"/>
          <w:szCs w:val="24"/>
          <w:rPrChange w:id="7052" w:author="ahmad sahrul" w:date="2026-04-27T19:37:00Z">
            <w:rPr>
              <w:rFonts w:ascii="Times New Roman" w:hAnsi="Times New Roman" w:cs="Times New Roman"/>
            </w:rPr>
          </w:rPrChange>
        </w:rPr>
        <w:t xml:space="preserve"> Docker Compose:</w:t>
      </w:r>
    </w:p>
    <w:p w14:paraId="11319FD0" w14:textId="77777777" w:rsidR="00BF190D" w:rsidRPr="00BF190D" w:rsidRDefault="00000000">
      <w:pPr>
        <w:pStyle w:val="ListParagraph"/>
        <w:numPr>
          <w:ilvl w:val="1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53" w:author="ahmad sahrul" w:date="2026-04-27T19:37:00Z">
            <w:rPr>
              <w:rFonts w:ascii="Times New Roman" w:hAnsi="Times New Roman" w:cs="Times New Roman"/>
            </w:rPr>
          </w:rPrChange>
        </w:rPr>
        <w:pPrChange w:id="7054" w:author="6781" w:date="2026-04-27T23:07:00Z">
          <w:pPr>
            <w:pStyle w:val="ListParagraph"/>
            <w:numPr>
              <w:ilvl w:val="1"/>
              <w:numId w:val="1"/>
            </w:numPr>
            <w:spacing w:before="40" w:after="40"/>
            <w:ind w:left="1080" w:hanging="360"/>
          </w:pPr>
        </w:pPrChange>
      </w:pPr>
      <w:r w:rsidRPr="694069AD">
        <w:rPr>
          <w:rFonts w:ascii="Times New Roman" w:hAnsi="Times New Roman" w:cs="Times New Roman"/>
          <w:sz w:val="24"/>
          <w:szCs w:val="24"/>
          <w:rPrChange w:id="7055" w:author="ahmad sahrul" w:date="2026-04-27T19:37:00Z">
            <w:rPr>
              <w:rFonts w:ascii="Times New Roman" w:hAnsi="Times New Roman" w:cs="Times New Roman"/>
            </w:rPr>
          </w:rPrChange>
        </w:rPr>
        <w:t xml:space="preserve">Container nginx: Web server yang </w:t>
      </w:r>
      <w:r w:rsidRPr="7D566F52">
        <w:rPr>
          <w:rFonts w:ascii="Times New Roman" w:hAnsi="Times New Roman" w:cs="Times New Roman"/>
          <w:sz w:val="24"/>
          <w:szCs w:val="24"/>
          <w:rPrChange w:id="7056" w:author="ahmad sahrul" w:date="2026-04-27T19:37:00Z">
            <w:rPr>
              <w:rFonts w:ascii="Times New Roman" w:hAnsi="Times New Roman" w:cs="Times New Roman"/>
            </w:rPr>
          </w:rPrChange>
        </w:rPr>
        <w:t>menjadi</w:t>
      </w:r>
      <w:r w:rsidRPr="1F4BAABE">
        <w:rPr>
          <w:rFonts w:ascii="Times New Roman" w:hAnsi="Times New Roman" w:cs="Times New Roman"/>
          <w:sz w:val="24"/>
          <w:szCs w:val="24"/>
          <w:rPrChange w:id="7057" w:author="ahmad sahrul" w:date="2026-04-27T19:37:00Z">
            <w:rPr>
              <w:rFonts w:ascii="Times New Roman" w:hAnsi="Times New Roman" w:cs="Times New Roman"/>
            </w:rPr>
          </w:rPrChange>
        </w:rPr>
        <w:t xml:space="preserve"> reverse proxy, </w:t>
      </w:r>
      <w:r w:rsidRPr="5B04B882">
        <w:rPr>
          <w:rFonts w:ascii="Times New Roman" w:hAnsi="Times New Roman" w:cs="Times New Roman"/>
          <w:sz w:val="24"/>
          <w:szCs w:val="24"/>
          <w:rPrChange w:id="7058" w:author="ahmad sahrul" w:date="2026-04-27T19:37:00Z">
            <w:rPr>
              <w:rFonts w:ascii="Times New Roman" w:hAnsi="Times New Roman" w:cs="Times New Roman"/>
            </w:rPr>
          </w:rPrChange>
        </w:rPr>
        <w:t>meneruskan</w:t>
      </w:r>
      <w:r w:rsidRPr="5C498C9D">
        <w:rPr>
          <w:rFonts w:ascii="Times New Roman" w:hAnsi="Times New Roman" w:cs="Times New Roman"/>
          <w:sz w:val="24"/>
          <w:szCs w:val="24"/>
          <w:rPrChange w:id="7059" w:author="ahmad sahrul" w:date="2026-04-27T19:37:00Z">
            <w:rPr>
              <w:rFonts w:ascii="Times New Roman" w:hAnsi="Times New Roman" w:cs="Times New Roman"/>
            </w:rPr>
          </w:rPrChange>
        </w:rPr>
        <w:t xml:space="preserve"> request </w:t>
      </w:r>
      <w:r w:rsidRPr="E8245579">
        <w:rPr>
          <w:rFonts w:ascii="Times New Roman" w:hAnsi="Times New Roman" w:cs="Times New Roman"/>
          <w:sz w:val="24"/>
          <w:szCs w:val="24"/>
          <w:rPrChange w:id="7060" w:author="ahmad sahrul" w:date="2026-04-27T19:37:00Z">
            <w:rPr>
              <w:rFonts w:ascii="Times New Roman" w:hAnsi="Times New Roman" w:cs="Times New Roman"/>
            </w:rPr>
          </w:rPrChange>
        </w:rPr>
        <w:t>ke</w:t>
      </w:r>
      <w:r w:rsidRPr="CB2A784A">
        <w:rPr>
          <w:rFonts w:ascii="Times New Roman" w:hAnsi="Times New Roman" w:cs="Times New Roman"/>
          <w:sz w:val="24"/>
          <w:szCs w:val="24"/>
          <w:rPrChange w:id="7061" w:author="ahmad sahrul" w:date="2026-04-27T19:37:00Z">
            <w:rPr>
              <w:rFonts w:ascii="Times New Roman" w:hAnsi="Times New Roman" w:cs="Times New Roman"/>
            </w:rPr>
          </w:rPrChange>
        </w:rPr>
        <w:t xml:space="preserve"> PHP-FPM Laravel. Expose port 80 dan 443.</w:t>
      </w:r>
    </w:p>
    <w:p w14:paraId="37CCABDB" w14:textId="77777777" w:rsidR="00BF190D" w:rsidRPr="00BF190D" w:rsidRDefault="00000000">
      <w:pPr>
        <w:pStyle w:val="ListParagraph"/>
        <w:numPr>
          <w:ilvl w:val="1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62" w:author="ahmad sahrul" w:date="2026-04-27T19:37:00Z">
            <w:rPr>
              <w:rFonts w:ascii="Times New Roman" w:hAnsi="Times New Roman" w:cs="Times New Roman"/>
            </w:rPr>
          </w:rPrChange>
        </w:rPr>
        <w:pPrChange w:id="7063" w:author="6781" w:date="2026-04-27T23:07:00Z">
          <w:pPr>
            <w:pStyle w:val="ListParagraph"/>
            <w:numPr>
              <w:ilvl w:val="1"/>
              <w:numId w:val="1"/>
            </w:numPr>
            <w:spacing w:before="40" w:after="40"/>
            <w:ind w:left="1080" w:hanging="360"/>
          </w:pPr>
        </w:pPrChange>
      </w:pPr>
      <w:r w:rsidRPr="63A502D7">
        <w:rPr>
          <w:rFonts w:ascii="Times New Roman" w:hAnsi="Times New Roman" w:cs="Times New Roman"/>
          <w:sz w:val="24"/>
          <w:szCs w:val="24"/>
          <w:rPrChange w:id="7064" w:author="ahmad sahrul" w:date="2026-04-27T19:37:00Z">
            <w:rPr>
              <w:rFonts w:ascii="Times New Roman" w:hAnsi="Times New Roman" w:cs="Times New Roman"/>
            </w:rPr>
          </w:rPrChange>
        </w:rPr>
        <w:t xml:space="preserve">Container </w:t>
      </w:r>
      <w:r w:rsidRPr="AD62570D">
        <w:rPr>
          <w:rFonts w:ascii="Times New Roman" w:hAnsi="Times New Roman" w:cs="Times New Roman"/>
          <w:sz w:val="24"/>
          <w:szCs w:val="24"/>
          <w:rPrChange w:id="7065" w:author="ahmad sahrul" w:date="2026-04-27T19:37:00Z">
            <w:rPr>
              <w:rFonts w:ascii="Times New Roman" w:hAnsi="Times New Roman" w:cs="Times New Roman"/>
            </w:rPr>
          </w:rPrChange>
        </w:rPr>
        <w:t>laravel_app</w:t>
      </w:r>
      <w:r w:rsidRPr="FB585811">
        <w:rPr>
          <w:rFonts w:ascii="Times New Roman" w:hAnsi="Times New Roman" w:cs="Times New Roman"/>
          <w:sz w:val="24"/>
          <w:szCs w:val="24"/>
          <w:rPrChange w:id="7066" w:author="ahmad sahrul" w:date="2026-04-27T19:37:00Z">
            <w:rPr>
              <w:rFonts w:ascii="Times New Roman" w:hAnsi="Times New Roman" w:cs="Times New Roman"/>
            </w:rPr>
          </w:rPrChange>
        </w:rPr>
        <w:t xml:space="preserve">: PHP-FPM 8.2 </w:t>
      </w:r>
      <w:r w:rsidRPr="B8086080">
        <w:rPr>
          <w:rFonts w:ascii="Times New Roman" w:hAnsi="Times New Roman" w:cs="Times New Roman"/>
          <w:sz w:val="24"/>
          <w:szCs w:val="24"/>
          <w:rPrChange w:id="7067" w:author="ahmad sahrul" w:date="2026-04-27T19:37:00Z">
            <w:rPr>
              <w:rFonts w:ascii="Times New Roman" w:hAnsi="Times New Roman" w:cs="Times New Roman"/>
            </w:rPr>
          </w:rPrChange>
        </w:rPr>
        <w:t>menjalankan</w:t>
      </w:r>
      <w:r w:rsidRPr="6517BFE2">
        <w:rPr>
          <w:rFonts w:ascii="Times New Roman" w:hAnsi="Times New Roman" w:cs="Times New Roman"/>
          <w:sz w:val="24"/>
          <w:szCs w:val="24"/>
          <w:rPrChange w:id="7068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0B616C1F">
        <w:rPr>
          <w:rFonts w:ascii="Times New Roman" w:hAnsi="Times New Roman" w:cs="Times New Roman"/>
          <w:sz w:val="24"/>
          <w:szCs w:val="24"/>
          <w:rPrChange w:id="7069" w:author="ahmad sahrul" w:date="2026-04-27T19:37:00Z">
            <w:rPr>
              <w:rFonts w:ascii="Times New Roman" w:hAnsi="Times New Roman" w:cs="Times New Roman"/>
            </w:rPr>
          </w:rPrChange>
        </w:rPr>
        <w:t>aplikasi</w:t>
      </w:r>
      <w:r w:rsidRPr="2C526C5D">
        <w:rPr>
          <w:rFonts w:ascii="Times New Roman" w:hAnsi="Times New Roman" w:cs="Times New Roman"/>
          <w:sz w:val="24"/>
          <w:szCs w:val="24"/>
          <w:rPrChange w:id="7070" w:author="ahmad sahrul" w:date="2026-04-27T19:37:00Z">
            <w:rPr>
              <w:rFonts w:ascii="Times New Roman" w:hAnsi="Times New Roman" w:cs="Times New Roman"/>
            </w:rPr>
          </w:rPrChange>
        </w:rPr>
        <w:t xml:space="preserve"> Laravel. Expose port 9000 (internal).</w:t>
      </w:r>
    </w:p>
    <w:p w14:paraId="41E9BA5D" w14:textId="77777777" w:rsidR="00BF190D" w:rsidRPr="00BF190D" w:rsidRDefault="00000000">
      <w:pPr>
        <w:pStyle w:val="ListParagraph"/>
        <w:numPr>
          <w:ilvl w:val="1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71" w:author="ahmad sahrul" w:date="2026-04-27T19:37:00Z">
            <w:rPr>
              <w:rFonts w:ascii="Times New Roman" w:hAnsi="Times New Roman" w:cs="Times New Roman"/>
            </w:rPr>
          </w:rPrChange>
        </w:rPr>
        <w:pPrChange w:id="7072" w:author="6781" w:date="2026-04-27T23:07:00Z">
          <w:pPr>
            <w:pStyle w:val="ListParagraph"/>
            <w:numPr>
              <w:ilvl w:val="1"/>
              <w:numId w:val="1"/>
            </w:numPr>
            <w:spacing w:before="40" w:after="40"/>
            <w:ind w:left="1080" w:hanging="360"/>
          </w:pPr>
        </w:pPrChange>
      </w:pPr>
      <w:r w:rsidRPr="AD037308">
        <w:rPr>
          <w:rFonts w:ascii="Times New Roman" w:hAnsi="Times New Roman" w:cs="Times New Roman"/>
          <w:sz w:val="24"/>
          <w:szCs w:val="24"/>
          <w:rPrChange w:id="7073" w:author="ahmad sahrul" w:date="2026-04-27T19:37:00Z">
            <w:rPr>
              <w:rFonts w:ascii="Times New Roman" w:hAnsi="Times New Roman" w:cs="Times New Roman"/>
            </w:rPr>
          </w:rPrChange>
        </w:rPr>
        <w:t xml:space="preserve">Container </w:t>
      </w:r>
      <w:r w:rsidRPr="6D6ED1F2">
        <w:rPr>
          <w:rFonts w:ascii="Times New Roman" w:hAnsi="Times New Roman" w:cs="Times New Roman"/>
          <w:sz w:val="24"/>
          <w:szCs w:val="24"/>
          <w:rPrChange w:id="7074" w:author="ahmad sahrul" w:date="2026-04-27T19:37:00Z">
            <w:rPr>
              <w:rFonts w:ascii="Times New Roman" w:hAnsi="Times New Roman" w:cs="Times New Roman"/>
            </w:rPr>
          </w:rPrChange>
        </w:rPr>
        <w:t>mysql_db</w:t>
      </w:r>
      <w:r w:rsidRPr="221E949C">
        <w:rPr>
          <w:rFonts w:ascii="Times New Roman" w:hAnsi="Times New Roman" w:cs="Times New Roman"/>
          <w:sz w:val="24"/>
          <w:szCs w:val="24"/>
          <w:rPrChange w:id="7075" w:author="ahmad sahrul" w:date="2026-04-27T19:37:00Z">
            <w:rPr>
              <w:rFonts w:ascii="Times New Roman" w:hAnsi="Times New Roman" w:cs="Times New Roman"/>
            </w:rPr>
          </w:rPrChange>
        </w:rPr>
        <w:t xml:space="preserve">: MySQL 8.0. Data di-persist </w:t>
      </w:r>
      <w:r w:rsidRPr="56674C3F">
        <w:rPr>
          <w:rFonts w:ascii="Times New Roman" w:hAnsi="Times New Roman" w:cs="Times New Roman"/>
          <w:sz w:val="24"/>
          <w:szCs w:val="24"/>
          <w:rPrChange w:id="7076" w:author="ahmad sahrul" w:date="2026-04-27T19:37:00Z">
            <w:rPr>
              <w:rFonts w:ascii="Times New Roman" w:hAnsi="Times New Roman" w:cs="Times New Roman"/>
            </w:rPr>
          </w:rPrChange>
        </w:rPr>
        <w:t>menggunakan</w:t>
      </w:r>
      <w:r w:rsidRPr="DCCEE9BA">
        <w:rPr>
          <w:rFonts w:ascii="Times New Roman" w:hAnsi="Times New Roman" w:cs="Times New Roman"/>
          <w:sz w:val="24"/>
          <w:szCs w:val="24"/>
          <w:rPrChange w:id="7077" w:author="ahmad sahrul" w:date="2026-04-27T19:37:00Z">
            <w:rPr>
              <w:rFonts w:ascii="Times New Roman" w:hAnsi="Times New Roman" w:cs="Times New Roman"/>
            </w:rPr>
          </w:rPrChange>
        </w:rPr>
        <w:t xml:space="preserve"> Docker volume. Expose port 3306 (internal).</w:t>
      </w:r>
    </w:p>
    <w:p w14:paraId="3E9F5867" w14:textId="77777777" w:rsidR="00BF190D" w:rsidRPr="00BF190D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rFonts w:ascii="Times New Roman" w:hAnsi="Times New Roman" w:cs="Times New Roman"/>
          <w:sz w:val="24"/>
          <w:szCs w:val="24"/>
          <w:rPrChange w:id="7078" w:author="ahmad sahrul" w:date="2026-04-27T19:37:00Z">
            <w:rPr>
              <w:rFonts w:ascii="Times New Roman" w:hAnsi="Times New Roman" w:cs="Times New Roman"/>
            </w:rPr>
          </w:rPrChange>
        </w:rPr>
        <w:pPrChange w:id="7079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r w:rsidRPr="068B37E8">
        <w:rPr>
          <w:rFonts w:ascii="Times New Roman" w:hAnsi="Times New Roman" w:cs="Times New Roman"/>
          <w:sz w:val="24"/>
          <w:szCs w:val="24"/>
          <w:rPrChange w:id="7080" w:author="ahmad sahrul" w:date="2026-04-27T19:37:00Z">
            <w:rPr>
              <w:rFonts w:ascii="Times New Roman" w:hAnsi="Times New Roman" w:cs="Times New Roman"/>
            </w:rPr>
          </w:rPrChange>
        </w:rPr>
        <w:t xml:space="preserve">SSL/TLS: </w:t>
      </w:r>
      <w:r w:rsidRPr="194487C1">
        <w:rPr>
          <w:rFonts w:ascii="Times New Roman" w:hAnsi="Times New Roman" w:cs="Times New Roman"/>
          <w:sz w:val="24"/>
          <w:szCs w:val="24"/>
          <w:rPrChange w:id="7081" w:author="ahmad sahrul" w:date="2026-04-27T19:37:00Z">
            <w:rPr>
              <w:rFonts w:ascii="Times New Roman" w:hAnsi="Times New Roman" w:cs="Times New Roman"/>
            </w:rPr>
          </w:rPrChange>
        </w:rPr>
        <w:t>Sertifikat</w:t>
      </w:r>
      <w:r w:rsidRPr="9685BED3">
        <w:rPr>
          <w:rFonts w:ascii="Times New Roman" w:hAnsi="Times New Roman" w:cs="Times New Roman"/>
          <w:sz w:val="24"/>
          <w:szCs w:val="24"/>
          <w:rPrChange w:id="7082" w:author="ahmad sahrul" w:date="2026-04-27T19:37:00Z">
            <w:rPr>
              <w:rFonts w:ascii="Times New Roman" w:hAnsi="Times New Roman" w:cs="Times New Roman"/>
            </w:rPr>
          </w:rPrChange>
        </w:rPr>
        <w:t xml:space="preserve"> SSL (Let's Encrypt </w:t>
      </w:r>
      <w:r w:rsidRPr="ED381BD4">
        <w:rPr>
          <w:rFonts w:ascii="Times New Roman" w:hAnsi="Times New Roman" w:cs="Times New Roman"/>
          <w:sz w:val="24"/>
          <w:szCs w:val="24"/>
          <w:rPrChange w:id="7083" w:author="ahmad sahrul" w:date="2026-04-27T19:37:00Z">
            <w:rPr>
              <w:rFonts w:ascii="Times New Roman" w:hAnsi="Times New Roman" w:cs="Times New Roman"/>
            </w:rPr>
          </w:rPrChange>
        </w:rPr>
        <w:t>atau</w:t>
      </w:r>
      <w:r w:rsidRPr="DA196739">
        <w:rPr>
          <w:rFonts w:ascii="Times New Roman" w:hAnsi="Times New Roman" w:cs="Times New Roman"/>
          <w:sz w:val="24"/>
          <w:szCs w:val="24"/>
          <w:rPrChange w:id="7084" w:author="ahmad sahrul" w:date="2026-04-27T19:37:00Z">
            <w:rPr>
              <w:rFonts w:ascii="Times New Roman" w:hAnsi="Times New Roman" w:cs="Times New Roman"/>
            </w:rPr>
          </w:rPrChange>
        </w:rPr>
        <w:t xml:space="preserve"> </w:t>
      </w:r>
      <w:r w:rsidRPr="015274B8">
        <w:rPr>
          <w:rFonts w:ascii="Times New Roman" w:hAnsi="Times New Roman" w:cs="Times New Roman"/>
          <w:sz w:val="24"/>
          <w:szCs w:val="24"/>
          <w:rPrChange w:id="7085" w:author="ahmad sahrul" w:date="2026-04-27T19:37:00Z">
            <w:rPr>
              <w:rFonts w:ascii="Times New Roman" w:hAnsi="Times New Roman" w:cs="Times New Roman"/>
            </w:rPr>
          </w:rPrChange>
        </w:rPr>
        <w:t>berbayar</w:t>
      </w:r>
      <w:r w:rsidRPr="0771CAF2">
        <w:rPr>
          <w:rFonts w:ascii="Times New Roman" w:hAnsi="Times New Roman" w:cs="Times New Roman"/>
          <w:sz w:val="24"/>
          <w:szCs w:val="24"/>
          <w:rPrChange w:id="7086" w:author="ahmad sahrul" w:date="2026-04-27T19:37:00Z">
            <w:rPr>
              <w:rFonts w:ascii="Times New Roman" w:hAnsi="Times New Roman" w:cs="Times New Roman"/>
            </w:rPr>
          </w:rPrChange>
        </w:rPr>
        <w:t>) di-terminate di container Nginx.</w:t>
      </w:r>
    </w:p>
    <w:p w14:paraId="020F405D" w14:textId="77777777" w:rsidR="00BF190D" w:rsidRDefault="00BF190D">
      <w:pPr>
        <w:spacing w:before="60" w:after="60"/>
        <w:jc w:val="both"/>
        <w:rPr>
          <w:ins w:id="7087" w:author="pajar280505@gmail.com" w:date="2026-05-16T10:06:00Z"/>
          <w:rFonts w:ascii="Times New Roman" w:hAnsi="Times New Roman" w:cs="Times New Roman"/>
          <w:sz w:val="24"/>
          <w:szCs w:val="24"/>
        </w:rPr>
      </w:pPr>
    </w:p>
    <w:p w14:paraId="4F377E75" w14:textId="38A66EA9" w:rsidR="00CE3543" w:rsidRDefault="00CE3543">
      <w:pPr>
        <w:spacing w:before="60" w:after="60"/>
        <w:jc w:val="both"/>
        <w:rPr>
          <w:ins w:id="7088" w:author="pajar280505@gmail.com" w:date="2026-05-16T10:06:00Z"/>
          <w:rFonts w:ascii="Times New Roman" w:hAnsi="Times New Roman" w:cs="Times New Roman"/>
          <w:sz w:val="24"/>
          <w:szCs w:val="24"/>
        </w:rPr>
      </w:pPr>
      <w:ins w:id="7089" w:author="pajar280505@gmail.com" w:date="2026-05-16T10:10:00Z">
        <w:r>
          <w:rPr>
            <w:rFonts w:ascii="Times New Roman" w:hAnsi="Times New Roman" w:cs="Times New Roman"/>
            <w:noProof/>
            <w:sz w:val="24"/>
            <w:szCs w:val="24"/>
          </w:rPr>
          <w:drawing>
            <wp:inline distT="0" distB="0" distL="0" distR="0" wp14:anchorId="46756781" wp14:editId="2474A952">
              <wp:extent cx="4752754" cy="5018079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2275" cy="50281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B0884C0" w14:textId="114A4FDD" w:rsidR="00CE3543" w:rsidRPr="00CE3543" w:rsidRDefault="00CE3543" w:rsidP="00CE3543">
      <w:pPr>
        <w:spacing w:before="60" w:after="60"/>
        <w:rPr>
          <w:rFonts w:ascii="Times New Roman" w:hAnsi="Times New Roman" w:cs="Times New Roman"/>
          <w:i/>
          <w:iCs/>
          <w:sz w:val="24"/>
          <w:szCs w:val="24"/>
          <w:rPrChange w:id="7090" w:author="pajar280505@gmail.com" w:date="2026-05-16T10:10:00Z">
            <w:rPr>
              <w:rFonts w:ascii="Times New Roman" w:hAnsi="Times New Roman" w:cs="Times New Roman"/>
            </w:rPr>
          </w:rPrChange>
        </w:rPr>
      </w:pPr>
      <w:ins w:id="7091" w:author="pajar280505@gmail.com" w:date="2026-05-16T10:10:00Z">
        <w:r>
          <w:rPr>
            <w:rFonts w:ascii="Times New Roman" w:hAnsi="Times New Roman" w:cs="Times New Roman"/>
            <w:i/>
            <w:iCs/>
            <w:sz w:val="24"/>
            <w:szCs w:val="24"/>
          </w:rPr>
          <w:t>Gambar Deployment Diagram</w:t>
        </w:r>
      </w:ins>
    </w:p>
    <w:p w14:paraId="1E24D434" w14:textId="77777777" w:rsidR="00BF190D" w:rsidRDefault="00000000">
      <w:pPr>
        <w:pStyle w:val="Heading2"/>
        <w:jc w:val="both"/>
        <w:rPr>
          <w:ins w:id="7092" w:author="pajar280505@gmail.com" w:date="2026-05-16T10:12:00Z"/>
          <w:rFonts w:ascii="Times New Roman" w:hAnsi="Times New Roman" w:cs="Times New Roman"/>
          <w:color w:val="000000"/>
        </w:rPr>
      </w:pPr>
      <w:bookmarkStart w:id="7093" w:name="_Toc228212176"/>
      <w:r w:rsidRPr="111FF1FF">
        <w:rPr>
          <w:rFonts w:ascii="Times New Roman" w:hAnsi="Times New Roman" w:cs="Times New Roman"/>
          <w:color w:val="000000"/>
          <w:rPrChange w:id="7094" w:author="ahmad sahrul" w:date="2026-04-27T19:37:00Z">
            <w:rPr>
              <w:rFonts w:ascii="Times New Roman" w:hAnsi="Times New Roman" w:cs="Times New Roman"/>
            </w:rPr>
          </w:rPrChange>
        </w:rPr>
        <w:lastRenderedPageBreak/>
        <w:t>B.4 Entity Relationship Diagram (ERD)</w:t>
      </w:r>
      <w:bookmarkEnd w:id="7093"/>
    </w:p>
    <w:p w14:paraId="6D3D4432" w14:textId="27D62118" w:rsidR="00CE3543" w:rsidRPr="00CE3543" w:rsidRDefault="00CE3543" w:rsidP="00CE3543">
      <w:pPr>
        <w:spacing w:before="80"/>
        <w:jc w:val="left"/>
        <w:rPr>
          <w:ins w:id="7095" w:author="pajar280505@gmail.com" w:date="2026-05-16T10:12:00Z"/>
          <w:rPrChange w:id="7096" w:author="pajar280505@gmail.com" w:date="2026-05-16T10:12:00Z">
            <w:rPr>
              <w:ins w:id="7097" w:author="pajar280505@gmail.com" w:date="2026-05-16T10:12:00Z"/>
              <w:rFonts w:ascii="Times New Roman" w:hAnsi="Times New Roman" w:cs="Times New Roman"/>
              <w:color w:val="000000"/>
            </w:rPr>
          </w:rPrChange>
        </w:rPr>
        <w:pPrChange w:id="7098" w:author="pajar280505@gmail.com" w:date="2026-05-16T10:12:00Z">
          <w:pPr>
            <w:pStyle w:val="Heading2"/>
            <w:jc w:val="both"/>
          </w:pPr>
        </w:pPrChange>
      </w:pPr>
      <w:ins w:id="7099" w:author="pajar280505@gmail.com" w:date="2026-05-16T10:12:00Z">
        <w:r>
          <w:t>ERD sistem database dilampirkan sebagai data pendukung (file: /docs/diagrams/erd.png). Relasi utama:</w:t>
        </w:r>
      </w:ins>
    </w:p>
    <w:p w14:paraId="0353F4D6" w14:textId="77777777" w:rsidR="00CE3543" w:rsidRDefault="00CE3543" w:rsidP="00CE3543">
      <w:pPr>
        <w:pStyle w:val="ListParagraph"/>
        <w:numPr>
          <w:ilvl w:val="0"/>
          <w:numId w:val="4"/>
        </w:numPr>
        <w:spacing w:before="40" w:after="40"/>
        <w:jc w:val="left"/>
        <w:rPr>
          <w:ins w:id="7100" w:author="pajar280505@gmail.com" w:date="2026-05-16T10:12:00Z"/>
        </w:rPr>
      </w:pPr>
      <w:ins w:id="7101" w:author="pajar280505@gmail.com" w:date="2026-05-16T10:12:00Z">
        <w:r>
          <w:t>products (1) – (N) stocks: Setiap produk memiliki satu record stok yang memuat kuantitas offline dan online.</w:t>
        </w:r>
      </w:ins>
    </w:p>
    <w:p w14:paraId="46E4768E" w14:textId="77777777" w:rsidR="00CE3543" w:rsidRDefault="00CE3543" w:rsidP="00CE3543">
      <w:pPr>
        <w:pStyle w:val="ListParagraph"/>
        <w:numPr>
          <w:ilvl w:val="0"/>
          <w:numId w:val="4"/>
        </w:numPr>
        <w:spacing w:before="40" w:after="40"/>
        <w:jc w:val="left"/>
        <w:rPr>
          <w:ins w:id="7102" w:author="pajar280505@gmail.com" w:date="2026-05-16T10:12:00Z"/>
        </w:rPr>
      </w:pPr>
      <w:ins w:id="7103" w:author="pajar280505@gmail.com" w:date="2026-05-16T10:12:00Z">
        <w:r>
          <w:t>transactions (1) – (N) transaction_items: Setiap transaksi memiliki satu atau lebih item produk.</w:t>
        </w:r>
      </w:ins>
    </w:p>
    <w:p w14:paraId="45A503FF" w14:textId="77777777" w:rsidR="00CE3543" w:rsidRDefault="00CE3543" w:rsidP="00CE3543">
      <w:pPr>
        <w:pStyle w:val="ListParagraph"/>
        <w:numPr>
          <w:ilvl w:val="0"/>
          <w:numId w:val="4"/>
        </w:numPr>
        <w:spacing w:before="40" w:after="40"/>
        <w:jc w:val="left"/>
        <w:rPr>
          <w:ins w:id="7104" w:author="pajar280505@gmail.com" w:date="2026-05-16T10:12:00Z"/>
        </w:rPr>
      </w:pPr>
      <w:ins w:id="7105" w:author="pajar280505@gmail.com" w:date="2026-05-16T10:12:00Z">
        <w:r>
          <w:t>purchase_orders (1) – (N) purchase_order_items: Setiap PO memiliki satu atau lebih item produk.</w:t>
        </w:r>
      </w:ins>
    </w:p>
    <w:p w14:paraId="52814615" w14:textId="77777777" w:rsidR="00CE3543" w:rsidRDefault="00CE3543" w:rsidP="00CE3543">
      <w:pPr>
        <w:pStyle w:val="ListParagraph"/>
        <w:numPr>
          <w:ilvl w:val="0"/>
          <w:numId w:val="4"/>
        </w:numPr>
        <w:spacing w:before="40" w:after="40"/>
        <w:jc w:val="left"/>
        <w:rPr>
          <w:ins w:id="7106" w:author="pajar280505@gmail.com" w:date="2026-05-16T10:12:00Z"/>
        </w:rPr>
      </w:pPr>
      <w:ins w:id="7107" w:author="pajar280505@gmail.com" w:date="2026-05-16T10:12:00Z">
        <w:r>
          <w:t>users (N) – (1) roles: Banyak pengguna dapat memiliki satu role.</w:t>
        </w:r>
      </w:ins>
    </w:p>
    <w:p w14:paraId="2781C678" w14:textId="67FF9618" w:rsidR="00CE3543" w:rsidRDefault="00CB0F74">
      <w:pPr>
        <w:pStyle w:val="Heading2"/>
        <w:jc w:val="both"/>
        <w:rPr>
          <w:ins w:id="7108" w:author="pajar280505@gmail.com" w:date="2026-05-16T10:16:00Z"/>
          <w:rFonts w:ascii="Times New Roman" w:hAnsi="Times New Roman" w:cs="Times New Roman"/>
          <w:color w:val="000000"/>
        </w:rPr>
      </w:pPr>
      <w:ins w:id="7109" w:author="pajar280505@gmail.com" w:date="2026-05-16T10:16:00Z">
        <w:r>
          <w:rPr>
            <w:rFonts w:ascii="Times New Roman" w:hAnsi="Times New Roman" w:cs="Times New Roman"/>
            <w:noProof/>
            <w:color w:val="000000"/>
          </w:rPr>
          <w:drawing>
            <wp:inline distT="0" distB="0" distL="0" distR="0" wp14:anchorId="2804CCB4" wp14:editId="43290BFE">
              <wp:extent cx="5033010" cy="5510530"/>
              <wp:effectExtent l="0" t="0" r="0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3010" cy="551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E7235EC" w14:textId="114201B7" w:rsidR="00CB0F74" w:rsidRPr="00CB0F74" w:rsidRDefault="00CB0F74" w:rsidP="00CB0F74">
      <w:pPr>
        <w:pStyle w:val="Heading2"/>
        <w:rPr>
          <w:ins w:id="7110" w:author="pajar280505@gmail.com" w:date="2026-05-16T10:16:00Z"/>
          <w:rFonts w:ascii="Times New Roman" w:hAnsi="Times New Roman" w:cs="Times New Roman"/>
          <w:i/>
          <w:iCs/>
          <w:color w:val="000000"/>
          <w:sz w:val="24"/>
          <w:szCs w:val="24"/>
          <w:rPrChange w:id="7111" w:author="pajar280505@gmail.com" w:date="2026-05-16T10:16:00Z">
            <w:rPr>
              <w:ins w:id="7112" w:author="pajar280505@gmail.com" w:date="2026-05-16T10:16:00Z"/>
              <w:rFonts w:ascii="Times New Roman" w:hAnsi="Times New Roman" w:cs="Times New Roman"/>
              <w:color w:val="000000"/>
            </w:rPr>
          </w:rPrChange>
        </w:rPr>
        <w:pPrChange w:id="7113" w:author="pajar280505@gmail.com" w:date="2026-05-16T10:16:00Z">
          <w:pPr>
            <w:pStyle w:val="Heading2"/>
            <w:jc w:val="both"/>
          </w:pPr>
        </w:pPrChange>
      </w:pPr>
      <w:ins w:id="7114" w:author="pajar280505@gmail.com" w:date="2026-05-16T10:16:00Z">
        <w:r>
          <w:rPr>
            <w:rFonts w:ascii="Times New Roman" w:hAnsi="Times New Roman" w:cs="Times New Roman"/>
            <w:i/>
            <w:iCs/>
            <w:color w:val="000000"/>
            <w:sz w:val="24"/>
            <w:szCs w:val="24"/>
          </w:rPr>
          <w:t>Gambar Entity Diagram Re</w:t>
        </w:r>
      </w:ins>
      <w:ins w:id="7115" w:author="pajar280505@gmail.com" w:date="2026-05-16T10:17:00Z">
        <w:r>
          <w:rPr>
            <w:rFonts w:ascii="Times New Roman" w:hAnsi="Times New Roman" w:cs="Times New Roman"/>
            <w:i/>
            <w:iCs/>
            <w:color w:val="000000"/>
            <w:sz w:val="24"/>
            <w:szCs w:val="24"/>
          </w:rPr>
          <w:t>l</w:t>
        </w:r>
      </w:ins>
      <w:ins w:id="7116" w:author="pajar280505@gmail.com" w:date="2026-05-16T10:16:00Z">
        <w:r>
          <w:rPr>
            <w:rFonts w:ascii="Times New Roman" w:hAnsi="Times New Roman" w:cs="Times New Roman"/>
            <w:i/>
            <w:iCs/>
            <w:color w:val="000000"/>
            <w:sz w:val="24"/>
            <w:szCs w:val="24"/>
          </w:rPr>
          <w:t>ationship</w:t>
        </w:r>
      </w:ins>
    </w:p>
    <w:p w14:paraId="1BD42DEA" w14:textId="77777777" w:rsidR="00CB0F74" w:rsidRPr="00BF190D" w:rsidRDefault="00CB0F74">
      <w:pPr>
        <w:pStyle w:val="Heading2"/>
        <w:jc w:val="both"/>
        <w:rPr>
          <w:rFonts w:ascii="Times New Roman" w:hAnsi="Times New Roman" w:cs="Times New Roman"/>
          <w:color w:val="000000"/>
          <w:rPrChange w:id="7117" w:author="ahmad sahrul" w:date="2026-04-27T19:37:00Z">
            <w:rPr>
              <w:rFonts w:ascii="Times New Roman" w:hAnsi="Times New Roman" w:cs="Times New Roman"/>
            </w:rPr>
          </w:rPrChange>
        </w:rPr>
        <w:pPrChange w:id="7118" w:author="6781" w:date="2026-04-27T23:07:00Z">
          <w:pPr>
            <w:pStyle w:val="Heading2"/>
          </w:pPr>
        </w:pPrChange>
      </w:pPr>
    </w:p>
    <w:p w14:paraId="05ED8D03" w14:textId="52023D7A" w:rsidR="00BF190D" w:rsidRPr="00BF190D" w:rsidDel="00CE3543" w:rsidRDefault="00000000">
      <w:pPr>
        <w:spacing w:before="80"/>
        <w:jc w:val="both"/>
        <w:rPr>
          <w:del w:id="7119" w:author="pajar280505@gmail.com" w:date="2026-05-16T10:12:00Z"/>
          <w:rFonts w:ascii="Times New Roman" w:hAnsi="Times New Roman" w:cs="Times New Roman"/>
          <w:sz w:val="24"/>
          <w:szCs w:val="24"/>
          <w:rPrChange w:id="7120" w:author="ahmad sahrul" w:date="2026-04-27T19:53:00Z">
            <w:rPr>
              <w:del w:id="7121" w:author="pajar280505@gmail.com" w:date="2026-05-16T10:12:00Z"/>
              <w:rFonts w:ascii="Times New Roman" w:hAnsi="Times New Roman" w:cs="Times New Roman"/>
            </w:rPr>
          </w:rPrChange>
        </w:rPr>
        <w:pPrChange w:id="7122" w:author="6781" w:date="2026-04-27T23:07:00Z">
          <w:pPr>
            <w:spacing w:before="80"/>
          </w:pPr>
        </w:pPrChange>
      </w:pPr>
      <w:del w:id="7123" w:author="pajar280505@gmail.com" w:date="2026-05-16T10:12:00Z">
        <w:r w:rsidRPr="08A0C5DF" w:rsidDel="00CE3543">
          <w:rPr>
            <w:rFonts w:ascii="Times New Roman" w:hAnsi="Times New Roman" w:cs="Times New Roman"/>
            <w:sz w:val="24"/>
            <w:szCs w:val="24"/>
            <w:rPrChange w:id="7124" w:author="ahmad sahrul" w:date="2026-04-27T19:53:00Z">
              <w:rPr>
                <w:rFonts w:ascii="Times New Roman" w:hAnsi="Times New Roman" w:cs="Times New Roman"/>
              </w:rPr>
            </w:rPrChange>
          </w:rPr>
          <w:lastRenderedPageBreak/>
          <w:delText xml:space="preserve">ERD </w:delText>
        </w:r>
        <w:r w:rsidRPr="CA1BFBC2" w:rsidDel="00CE3543">
          <w:rPr>
            <w:rFonts w:ascii="Times New Roman" w:hAnsi="Times New Roman" w:cs="Times New Roman"/>
            <w:sz w:val="24"/>
            <w:szCs w:val="24"/>
            <w:rPrChange w:id="7125" w:author="ahmad sahrul" w:date="2026-04-27T19:53:00Z">
              <w:rPr>
                <w:rFonts w:ascii="Times New Roman" w:hAnsi="Times New Roman" w:cs="Times New Roman"/>
              </w:rPr>
            </w:rPrChange>
          </w:rPr>
          <w:delText>sistem</w:delText>
        </w:r>
        <w:r w:rsidRPr="967D6BAA" w:rsidDel="00CE3543">
          <w:rPr>
            <w:rFonts w:ascii="Times New Roman" w:hAnsi="Times New Roman" w:cs="Times New Roman"/>
            <w:sz w:val="24"/>
            <w:szCs w:val="24"/>
            <w:rPrChange w:id="7126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database </w:delText>
        </w:r>
        <w:r w:rsidRPr="CA24C5A4" w:rsidDel="00CE3543">
          <w:rPr>
            <w:rFonts w:ascii="Times New Roman" w:hAnsi="Times New Roman" w:cs="Times New Roman"/>
            <w:sz w:val="24"/>
            <w:szCs w:val="24"/>
            <w:rPrChange w:id="7127" w:author="ahmad sahrul" w:date="2026-04-27T19:53:00Z">
              <w:rPr>
                <w:rFonts w:ascii="Times New Roman" w:hAnsi="Times New Roman" w:cs="Times New Roman"/>
              </w:rPr>
            </w:rPrChange>
          </w:rPr>
          <w:delText>dilampirkan</w:delText>
        </w:r>
        <w:r w:rsidRPr="196E0A35" w:rsidDel="00CE3543">
          <w:rPr>
            <w:rFonts w:ascii="Times New Roman" w:hAnsi="Times New Roman" w:cs="Times New Roman"/>
            <w:sz w:val="24"/>
            <w:szCs w:val="24"/>
            <w:rPrChange w:id="7128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FA11E514" w:rsidDel="00CE3543">
          <w:rPr>
            <w:rFonts w:ascii="Times New Roman" w:hAnsi="Times New Roman" w:cs="Times New Roman"/>
            <w:sz w:val="24"/>
            <w:szCs w:val="24"/>
            <w:rPrChange w:id="7129" w:author="ahmad sahrul" w:date="2026-04-27T19:53:00Z">
              <w:rPr>
                <w:rFonts w:ascii="Times New Roman" w:hAnsi="Times New Roman" w:cs="Times New Roman"/>
              </w:rPr>
            </w:rPrChange>
          </w:rPr>
          <w:delText>sebagai</w:delText>
        </w:r>
        <w:r w:rsidRPr="D89024BB" w:rsidDel="00CE3543">
          <w:rPr>
            <w:rFonts w:ascii="Times New Roman" w:hAnsi="Times New Roman" w:cs="Times New Roman"/>
            <w:sz w:val="24"/>
            <w:szCs w:val="24"/>
            <w:rPrChange w:id="7130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data </w:delText>
        </w:r>
        <w:r w:rsidRPr="89DEEF04" w:rsidDel="00CE3543">
          <w:rPr>
            <w:rFonts w:ascii="Times New Roman" w:hAnsi="Times New Roman" w:cs="Times New Roman"/>
            <w:sz w:val="24"/>
            <w:szCs w:val="24"/>
            <w:rPrChange w:id="7131" w:author="ahmad sahrul" w:date="2026-04-27T19:53:00Z">
              <w:rPr>
                <w:rFonts w:ascii="Times New Roman" w:hAnsi="Times New Roman" w:cs="Times New Roman"/>
              </w:rPr>
            </w:rPrChange>
          </w:rPr>
          <w:delText>pendukung</w:delText>
        </w:r>
        <w:r w:rsidRPr="750B85CA" w:rsidDel="00CE3543">
          <w:rPr>
            <w:rFonts w:ascii="Times New Roman" w:hAnsi="Times New Roman" w:cs="Times New Roman"/>
            <w:sz w:val="24"/>
            <w:szCs w:val="24"/>
            <w:rPrChange w:id="7132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(file: /docs/diagrams/erd.png). </w:delText>
        </w:r>
        <w:r w:rsidRPr="7C74778B" w:rsidDel="00CE3543">
          <w:rPr>
            <w:rFonts w:ascii="Times New Roman" w:hAnsi="Times New Roman" w:cs="Times New Roman"/>
            <w:sz w:val="24"/>
            <w:szCs w:val="24"/>
            <w:rPrChange w:id="7133" w:author="ahmad sahrul" w:date="2026-04-27T19:53:00Z">
              <w:rPr>
                <w:rFonts w:ascii="Times New Roman" w:hAnsi="Times New Roman" w:cs="Times New Roman"/>
              </w:rPr>
            </w:rPrChange>
          </w:rPr>
          <w:delText>Relasi</w:delText>
        </w:r>
        <w:r w:rsidRPr="340FF294" w:rsidDel="00CE3543">
          <w:rPr>
            <w:rFonts w:ascii="Times New Roman" w:hAnsi="Times New Roman" w:cs="Times New Roman"/>
            <w:sz w:val="24"/>
            <w:szCs w:val="24"/>
            <w:rPrChange w:id="7134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FD188170" w:rsidDel="00CE3543">
          <w:rPr>
            <w:rFonts w:ascii="Times New Roman" w:hAnsi="Times New Roman" w:cs="Times New Roman"/>
            <w:sz w:val="24"/>
            <w:szCs w:val="24"/>
            <w:rPrChange w:id="7135" w:author="ahmad sahrul" w:date="2026-04-27T19:53:00Z">
              <w:rPr>
                <w:rFonts w:ascii="Times New Roman" w:hAnsi="Times New Roman" w:cs="Times New Roman"/>
              </w:rPr>
            </w:rPrChange>
          </w:rPr>
          <w:delText>utama</w:delText>
        </w:r>
        <w:r w:rsidRPr="A6F101B5" w:rsidDel="00CE3543">
          <w:rPr>
            <w:rFonts w:ascii="Times New Roman" w:hAnsi="Times New Roman" w:cs="Times New Roman"/>
            <w:sz w:val="24"/>
            <w:szCs w:val="24"/>
            <w:rPrChange w:id="7136" w:author="ahmad sahrul" w:date="2026-04-27T19:53:00Z">
              <w:rPr>
                <w:rFonts w:ascii="Times New Roman" w:hAnsi="Times New Roman" w:cs="Times New Roman"/>
              </w:rPr>
            </w:rPrChange>
          </w:rPr>
          <w:delText>:</w:delText>
        </w:r>
      </w:del>
    </w:p>
    <w:p w14:paraId="05476677" w14:textId="4A698D02" w:rsidR="00BF190D" w:rsidRPr="00BF190D" w:rsidDel="00CE3543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7137" w:author="pajar280505@gmail.com" w:date="2026-05-16T10:12:00Z"/>
          <w:rFonts w:ascii="Times New Roman" w:hAnsi="Times New Roman" w:cs="Times New Roman"/>
          <w:sz w:val="24"/>
          <w:szCs w:val="24"/>
          <w:rPrChange w:id="7138" w:author="ahmad sahrul" w:date="2026-04-27T19:53:00Z">
            <w:rPr>
              <w:del w:id="7139" w:author="pajar280505@gmail.com" w:date="2026-05-16T10:12:00Z"/>
              <w:rFonts w:ascii="Times New Roman" w:hAnsi="Times New Roman" w:cs="Times New Roman"/>
            </w:rPr>
          </w:rPrChange>
        </w:rPr>
        <w:pPrChange w:id="714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7141" w:author="pajar280505@gmail.com" w:date="2026-05-16T10:12:00Z">
        <w:r w:rsidRPr="98A87FE3" w:rsidDel="00CE3543">
          <w:rPr>
            <w:rFonts w:ascii="Times New Roman" w:hAnsi="Times New Roman" w:cs="Times New Roman"/>
            <w:sz w:val="24"/>
            <w:szCs w:val="24"/>
            <w:rPrChange w:id="7142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products (1) – (N) stocks: </w:delText>
        </w:r>
        <w:r w:rsidRPr="C78C0873" w:rsidDel="00CE3543">
          <w:rPr>
            <w:rFonts w:ascii="Times New Roman" w:hAnsi="Times New Roman" w:cs="Times New Roman"/>
            <w:sz w:val="24"/>
            <w:szCs w:val="24"/>
            <w:rPrChange w:id="7143" w:author="ahmad sahrul" w:date="2026-04-27T19:53:00Z">
              <w:rPr>
                <w:rFonts w:ascii="Times New Roman" w:hAnsi="Times New Roman" w:cs="Times New Roman"/>
              </w:rPr>
            </w:rPrChange>
          </w:rPr>
          <w:delText>Setiap</w:delText>
        </w:r>
        <w:r w:rsidRPr="82BBDF8C" w:rsidDel="00CE3543">
          <w:rPr>
            <w:rFonts w:ascii="Times New Roman" w:hAnsi="Times New Roman" w:cs="Times New Roman"/>
            <w:sz w:val="24"/>
            <w:szCs w:val="24"/>
            <w:rPrChange w:id="7144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D438AD6E" w:rsidDel="00CE3543">
          <w:rPr>
            <w:rFonts w:ascii="Times New Roman" w:hAnsi="Times New Roman" w:cs="Times New Roman"/>
            <w:sz w:val="24"/>
            <w:szCs w:val="24"/>
            <w:rPrChange w:id="7145" w:author="ahmad sahrul" w:date="2026-04-27T19:53:00Z">
              <w:rPr>
                <w:rFonts w:ascii="Times New Roman" w:hAnsi="Times New Roman" w:cs="Times New Roman"/>
              </w:rPr>
            </w:rPrChange>
          </w:rPr>
          <w:delText>produk</w:delText>
        </w:r>
        <w:r w:rsidRPr="F16DAEF1" w:rsidDel="00CE3543">
          <w:rPr>
            <w:rFonts w:ascii="Times New Roman" w:hAnsi="Times New Roman" w:cs="Times New Roman"/>
            <w:sz w:val="24"/>
            <w:szCs w:val="24"/>
            <w:rPrChange w:id="7146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8C878EFB" w:rsidDel="00CE3543">
          <w:rPr>
            <w:rFonts w:ascii="Times New Roman" w:hAnsi="Times New Roman" w:cs="Times New Roman"/>
            <w:sz w:val="24"/>
            <w:szCs w:val="24"/>
            <w:rPrChange w:id="7147" w:author="ahmad sahrul" w:date="2026-04-27T19:53:00Z">
              <w:rPr>
                <w:rFonts w:ascii="Times New Roman" w:hAnsi="Times New Roman" w:cs="Times New Roman"/>
              </w:rPr>
            </w:rPrChange>
          </w:rPr>
          <w:delText>memiliki</w:delText>
        </w:r>
        <w:r w:rsidRPr="74AE1573" w:rsidDel="00CE3543">
          <w:rPr>
            <w:rFonts w:ascii="Times New Roman" w:hAnsi="Times New Roman" w:cs="Times New Roman"/>
            <w:sz w:val="24"/>
            <w:szCs w:val="24"/>
            <w:rPrChange w:id="7148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2C1F5DA2" w:rsidDel="00CE3543">
          <w:rPr>
            <w:rFonts w:ascii="Times New Roman" w:hAnsi="Times New Roman" w:cs="Times New Roman"/>
            <w:sz w:val="24"/>
            <w:szCs w:val="24"/>
            <w:rPrChange w:id="7149" w:author="ahmad sahrul" w:date="2026-04-27T19:53:00Z">
              <w:rPr>
                <w:rFonts w:ascii="Times New Roman" w:hAnsi="Times New Roman" w:cs="Times New Roman"/>
              </w:rPr>
            </w:rPrChange>
          </w:rPr>
          <w:delText>satu</w:delText>
        </w:r>
        <w:r w:rsidRPr="7B346FE4" w:rsidDel="00CE3543">
          <w:rPr>
            <w:rFonts w:ascii="Times New Roman" w:hAnsi="Times New Roman" w:cs="Times New Roman"/>
            <w:sz w:val="24"/>
            <w:szCs w:val="24"/>
            <w:rPrChange w:id="7150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record </w:delText>
        </w:r>
        <w:r w:rsidRPr="50BC9B0F" w:rsidDel="00CE3543">
          <w:rPr>
            <w:rFonts w:ascii="Times New Roman" w:hAnsi="Times New Roman" w:cs="Times New Roman"/>
            <w:sz w:val="24"/>
            <w:szCs w:val="24"/>
            <w:rPrChange w:id="7151" w:author="ahmad sahrul" w:date="2026-04-27T19:53:00Z">
              <w:rPr>
                <w:rFonts w:ascii="Times New Roman" w:hAnsi="Times New Roman" w:cs="Times New Roman"/>
              </w:rPr>
            </w:rPrChange>
          </w:rPr>
          <w:delText>stok</w:delText>
        </w:r>
        <w:r w:rsidRPr="E058F480" w:rsidDel="00CE3543">
          <w:rPr>
            <w:rFonts w:ascii="Times New Roman" w:hAnsi="Times New Roman" w:cs="Times New Roman"/>
            <w:sz w:val="24"/>
            <w:szCs w:val="24"/>
            <w:rPrChange w:id="7152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yang </w:delText>
        </w:r>
        <w:r w:rsidRPr="CD214AA7" w:rsidDel="00CE3543">
          <w:rPr>
            <w:rFonts w:ascii="Times New Roman" w:hAnsi="Times New Roman" w:cs="Times New Roman"/>
            <w:sz w:val="24"/>
            <w:szCs w:val="24"/>
            <w:rPrChange w:id="7153" w:author="ahmad sahrul" w:date="2026-04-27T19:53:00Z">
              <w:rPr>
                <w:rFonts w:ascii="Times New Roman" w:hAnsi="Times New Roman" w:cs="Times New Roman"/>
              </w:rPr>
            </w:rPrChange>
          </w:rPr>
          <w:delText>memuat</w:delText>
        </w:r>
        <w:r w:rsidRPr="E87CAA27" w:rsidDel="00CE3543">
          <w:rPr>
            <w:rFonts w:ascii="Times New Roman" w:hAnsi="Times New Roman" w:cs="Times New Roman"/>
            <w:sz w:val="24"/>
            <w:szCs w:val="24"/>
            <w:rPrChange w:id="7154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8B567AD4" w:rsidDel="00CE3543">
          <w:rPr>
            <w:rFonts w:ascii="Times New Roman" w:hAnsi="Times New Roman" w:cs="Times New Roman"/>
            <w:sz w:val="24"/>
            <w:szCs w:val="24"/>
            <w:rPrChange w:id="7155" w:author="ahmad sahrul" w:date="2026-04-27T19:53:00Z">
              <w:rPr>
                <w:rFonts w:ascii="Times New Roman" w:hAnsi="Times New Roman" w:cs="Times New Roman"/>
              </w:rPr>
            </w:rPrChange>
          </w:rPr>
          <w:delText>kuantitas</w:delText>
        </w:r>
        <w:r w:rsidRPr="11720F3F" w:rsidDel="00CE3543">
          <w:rPr>
            <w:rFonts w:ascii="Times New Roman" w:hAnsi="Times New Roman" w:cs="Times New Roman"/>
            <w:sz w:val="24"/>
            <w:szCs w:val="24"/>
            <w:rPrChange w:id="7156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offline dan online.</w:delText>
        </w:r>
      </w:del>
    </w:p>
    <w:p w14:paraId="1F328374" w14:textId="3A1A3BCF" w:rsidR="00BF190D" w:rsidRPr="00BF190D" w:rsidDel="00CE3543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7157" w:author="pajar280505@gmail.com" w:date="2026-05-16T10:12:00Z"/>
          <w:rFonts w:ascii="Times New Roman" w:hAnsi="Times New Roman" w:cs="Times New Roman"/>
          <w:sz w:val="24"/>
          <w:szCs w:val="24"/>
          <w:rPrChange w:id="7158" w:author="ahmad sahrul" w:date="2026-04-27T19:53:00Z">
            <w:rPr>
              <w:del w:id="7159" w:author="pajar280505@gmail.com" w:date="2026-05-16T10:12:00Z"/>
              <w:rFonts w:ascii="Times New Roman" w:hAnsi="Times New Roman" w:cs="Times New Roman"/>
            </w:rPr>
          </w:rPrChange>
        </w:rPr>
        <w:pPrChange w:id="7160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7161" w:author="pajar280505@gmail.com" w:date="2026-05-16T10:12:00Z">
        <w:r w:rsidRPr="834A61A4" w:rsidDel="00CE3543">
          <w:rPr>
            <w:rFonts w:ascii="Times New Roman" w:hAnsi="Times New Roman" w:cs="Times New Roman"/>
            <w:sz w:val="24"/>
            <w:szCs w:val="24"/>
            <w:rPrChange w:id="7162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transactions (1) – (N) </w:delText>
        </w:r>
        <w:r w:rsidRPr="EB2A6766" w:rsidDel="00CE3543">
          <w:rPr>
            <w:rFonts w:ascii="Times New Roman" w:hAnsi="Times New Roman" w:cs="Times New Roman"/>
            <w:sz w:val="24"/>
            <w:szCs w:val="24"/>
            <w:rPrChange w:id="7163" w:author="ahmad sahrul" w:date="2026-04-27T19:53:00Z">
              <w:rPr>
                <w:rFonts w:ascii="Times New Roman" w:hAnsi="Times New Roman" w:cs="Times New Roman"/>
              </w:rPr>
            </w:rPrChange>
          </w:rPr>
          <w:delText>transaction_items</w:delText>
        </w:r>
        <w:r w:rsidRPr="CA91DD9D" w:rsidDel="00CE3543">
          <w:rPr>
            <w:rFonts w:ascii="Times New Roman" w:hAnsi="Times New Roman" w:cs="Times New Roman"/>
            <w:sz w:val="24"/>
            <w:szCs w:val="24"/>
            <w:rPrChange w:id="7164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: </w:delText>
        </w:r>
        <w:r w:rsidRPr="8FB202F7" w:rsidDel="00CE3543">
          <w:rPr>
            <w:rFonts w:ascii="Times New Roman" w:hAnsi="Times New Roman" w:cs="Times New Roman"/>
            <w:sz w:val="24"/>
            <w:szCs w:val="24"/>
            <w:rPrChange w:id="7165" w:author="ahmad sahrul" w:date="2026-04-27T19:53:00Z">
              <w:rPr>
                <w:rFonts w:ascii="Times New Roman" w:hAnsi="Times New Roman" w:cs="Times New Roman"/>
              </w:rPr>
            </w:rPrChange>
          </w:rPr>
          <w:delText>Setiap</w:delText>
        </w:r>
        <w:r w:rsidRPr="1DEB7E23" w:rsidDel="00CE3543">
          <w:rPr>
            <w:rFonts w:ascii="Times New Roman" w:hAnsi="Times New Roman" w:cs="Times New Roman"/>
            <w:sz w:val="24"/>
            <w:szCs w:val="24"/>
            <w:rPrChange w:id="7166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9B81CC5E" w:rsidDel="00CE3543">
          <w:rPr>
            <w:rFonts w:ascii="Times New Roman" w:hAnsi="Times New Roman" w:cs="Times New Roman"/>
            <w:sz w:val="24"/>
            <w:szCs w:val="24"/>
            <w:rPrChange w:id="7167" w:author="ahmad sahrul" w:date="2026-04-27T19:53:00Z">
              <w:rPr>
                <w:rFonts w:ascii="Times New Roman" w:hAnsi="Times New Roman" w:cs="Times New Roman"/>
              </w:rPr>
            </w:rPrChange>
          </w:rPr>
          <w:delText>transaksi</w:delText>
        </w:r>
        <w:r w:rsidRPr="B67B9559" w:rsidDel="00CE3543">
          <w:rPr>
            <w:rFonts w:ascii="Times New Roman" w:hAnsi="Times New Roman" w:cs="Times New Roman"/>
            <w:sz w:val="24"/>
            <w:szCs w:val="24"/>
            <w:rPrChange w:id="7168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CEFB1AF3" w:rsidDel="00CE3543">
          <w:rPr>
            <w:rFonts w:ascii="Times New Roman" w:hAnsi="Times New Roman" w:cs="Times New Roman"/>
            <w:sz w:val="24"/>
            <w:szCs w:val="24"/>
            <w:rPrChange w:id="7169" w:author="ahmad sahrul" w:date="2026-04-27T19:53:00Z">
              <w:rPr>
                <w:rFonts w:ascii="Times New Roman" w:hAnsi="Times New Roman" w:cs="Times New Roman"/>
              </w:rPr>
            </w:rPrChange>
          </w:rPr>
          <w:delText>memiliki</w:delText>
        </w:r>
        <w:r w:rsidRPr="A261DD90" w:rsidDel="00CE3543">
          <w:rPr>
            <w:rFonts w:ascii="Times New Roman" w:hAnsi="Times New Roman" w:cs="Times New Roman"/>
            <w:sz w:val="24"/>
            <w:szCs w:val="24"/>
            <w:rPrChange w:id="7170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0E931E01" w:rsidDel="00CE3543">
          <w:rPr>
            <w:rFonts w:ascii="Times New Roman" w:hAnsi="Times New Roman" w:cs="Times New Roman"/>
            <w:sz w:val="24"/>
            <w:szCs w:val="24"/>
            <w:rPrChange w:id="7171" w:author="ahmad sahrul" w:date="2026-04-27T19:53:00Z">
              <w:rPr>
                <w:rFonts w:ascii="Times New Roman" w:hAnsi="Times New Roman" w:cs="Times New Roman"/>
              </w:rPr>
            </w:rPrChange>
          </w:rPr>
          <w:delText>satu</w:delText>
        </w:r>
        <w:r w:rsidRPr="05B50925" w:rsidDel="00CE3543">
          <w:rPr>
            <w:rFonts w:ascii="Times New Roman" w:hAnsi="Times New Roman" w:cs="Times New Roman"/>
            <w:sz w:val="24"/>
            <w:szCs w:val="24"/>
            <w:rPrChange w:id="7172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2B4395A8" w:rsidDel="00CE3543">
          <w:rPr>
            <w:rFonts w:ascii="Times New Roman" w:hAnsi="Times New Roman" w:cs="Times New Roman"/>
            <w:sz w:val="24"/>
            <w:szCs w:val="24"/>
            <w:rPrChange w:id="7173" w:author="ahmad sahrul" w:date="2026-04-27T19:53:00Z">
              <w:rPr>
                <w:rFonts w:ascii="Times New Roman" w:hAnsi="Times New Roman" w:cs="Times New Roman"/>
              </w:rPr>
            </w:rPrChange>
          </w:rPr>
          <w:delText>atau</w:delText>
        </w:r>
        <w:r w:rsidRPr="F15BB05D" w:rsidDel="00CE3543">
          <w:rPr>
            <w:rFonts w:ascii="Times New Roman" w:hAnsi="Times New Roman" w:cs="Times New Roman"/>
            <w:sz w:val="24"/>
            <w:szCs w:val="24"/>
            <w:rPrChange w:id="7174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791B77A5" w:rsidDel="00CE3543">
          <w:rPr>
            <w:rFonts w:ascii="Times New Roman" w:hAnsi="Times New Roman" w:cs="Times New Roman"/>
            <w:sz w:val="24"/>
            <w:szCs w:val="24"/>
            <w:rPrChange w:id="7175" w:author="ahmad sahrul" w:date="2026-04-27T19:53:00Z">
              <w:rPr>
                <w:rFonts w:ascii="Times New Roman" w:hAnsi="Times New Roman" w:cs="Times New Roman"/>
              </w:rPr>
            </w:rPrChange>
          </w:rPr>
          <w:delText>lebih</w:delText>
        </w:r>
        <w:r w:rsidRPr="343C075F" w:rsidDel="00CE3543">
          <w:rPr>
            <w:rFonts w:ascii="Times New Roman" w:hAnsi="Times New Roman" w:cs="Times New Roman"/>
            <w:sz w:val="24"/>
            <w:szCs w:val="24"/>
            <w:rPrChange w:id="7176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item </w:delText>
        </w:r>
        <w:r w:rsidRPr="7B7E70B3" w:rsidDel="00CE3543">
          <w:rPr>
            <w:rFonts w:ascii="Times New Roman" w:hAnsi="Times New Roman" w:cs="Times New Roman"/>
            <w:sz w:val="24"/>
            <w:szCs w:val="24"/>
            <w:rPrChange w:id="7177" w:author="ahmad sahrul" w:date="2026-04-27T19:53:00Z">
              <w:rPr>
                <w:rFonts w:ascii="Times New Roman" w:hAnsi="Times New Roman" w:cs="Times New Roman"/>
              </w:rPr>
            </w:rPrChange>
          </w:rPr>
          <w:delText>produk</w:delText>
        </w:r>
        <w:r w:rsidRPr="95B5C400" w:rsidDel="00CE3543">
          <w:rPr>
            <w:rFonts w:ascii="Times New Roman" w:hAnsi="Times New Roman" w:cs="Times New Roman"/>
            <w:sz w:val="24"/>
            <w:szCs w:val="24"/>
            <w:rPrChange w:id="7178" w:author="ahmad sahrul" w:date="2026-04-27T19:53:00Z">
              <w:rPr>
                <w:rFonts w:ascii="Times New Roman" w:hAnsi="Times New Roman" w:cs="Times New Roman"/>
              </w:rPr>
            </w:rPrChange>
          </w:rPr>
          <w:delText>.</w:delText>
        </w:r>
      </w:del>
    </w:p>
    <w:p w14:paraId="6FE9B0A9" w14:textId="09D6953A" w:rsidR="00BF190D" w:rsidRPr="00BF190D" w:rsidDel="00CE3543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7179" w:author="pajar280505@gmail.com" w:date="2026-05-16T10:12:00Z"/>
          <w:rFonts w:ascii="Times New Roman" w:hAnsi="Times New Roman" w:cs="Times New Roman"/>
          <w:sz w:val="24"/>
          <w:szCs w:val="24"/>
          <w:rPrChange w:id="7180" w:author="ahmad sahrul" w:date="2026-04-27T19:53:00Z">
            <w:rPr>
              <w:del w:id="7181" w:author="pajar280505@gmail.com" w:date="2026-05-16T10:12:00Z"/>
              <w:rFonts w:ascii="Times New Roman" w:hAnsi="Times New Roman" w:cs="Times New Roman"/>
            </w:rPr>
          </w:rPrChange>
        </w:rPr>
        <w:pPrChange w:id="7182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7183" w:author="pajar280505@gmail.com" w:date="2026-05-16T10:12:00Z">
        <w:r w:rsidRPr="9C403367" w:rsidDel="00CE3543">
          <w:rPr>
            <w:rFonts w:ascii="Times New Roman" w:hAnsi="Times New Roman" w:cs="Times New Roman"/>
            <w:sz w:val="24"/>
            <w:szCs w:val="24"/>
            <w:rPrChange w:id="7184" w:author="ahmad sahrul" w:date="2026-04-27T19:53:00Z">
              <w:rPr>
                <w:rFonts w:ascii="Times New Roman" w:hAnsi="Times New Roman" w:cs="Times New Roman"/>
              </w:rPr>
            </w:rPrChange>
          </w:rPr>
          <w:delText>purchase_orders</w:delText>
        </w:r>
        <w:r w:rsidRPr="E151460B" w:rsidDel="00CE3543">
          <w:rPr>
            <w:rFonts w:ascii="Times New Roman" w:hAnsi="Times New Roman" w:cs="Times New Roman"/>
            <w:sz w:val="24"/>
            <w:szCs w:val="24"/>
            <w:rPrChange w:id="7185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(1) – (N) </w:delText>
        </w:r>
        <w:r w:rsidRPr="048A956E" w:rsidDel="00CE3543">
          <w:rPr>
            <w:rFonts w:ascii="Times New Roman" w:hAnsi="Times New Roman" w:cs="Times New Roman"/>
            <w:sz w:val="24"/>
            <w:szCs w:val="24"/>
            <w:rPrChange w:id="7186" w:author="ahmad sahrul" w:date="2026-04-27T19:53:00Z">
              <w:rPr>
                <w:rFonts w:ascii="Times New Roman" w:hAnsi="Times New Roman" w:cs="Times New Roman"/>
              </w:rPr>
            </w:rPrChange>
          </w:rPr>
          <w:delText>purchase_order_items</w:delText>
        </w:r>
        <w:r w:rsidRPr="7F10B207" w:rsidDel="00CE3543">
          <w:rPr>
            <w:rFonts w:ascii="Times New Roman" w:hAnsi="Times New Roman" w:cs="Times New Roman"/>
            <w:sz w:val="24"/>
            <w:szCs w:val="24"/>
            <w:rPrChange w:id="7187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: </w:delText>
        </w:r>
        <w:r w:rsidRPr="DF052BF3" w:rsidDel="00CE3543">
          <w:rPr>
            <w:rFonts w:ascii="Times New Roman" w:hAnsi="Times New Roman" w:cs="Times New Roman"/>
            <w:sz w:val="24"/>
            <w:szCs w:val="24"/>
            <w:rPrChange w:id="7188" w:author="ahmad sahrul" w:date="2026-04-27T19:53:00Z">
              <w:rPr>
                <w:rFonts w:ascii="Times New Roman" w:hAnsi="Times New Roman" w:cs="Times New Roman"/>
              </w:rPr>
            </w:rPrChange>
          </w:rPr>
          <w:delText>Setiap</w:delText>
        </w:r>
        <w:r w:rsidRPr="FE1A247A" w:rsidDel="00CE3543">
          <w:rPr>
            <w:rFonts w:ascii="Times New Roman" w:hAnsi="Times New Roman" w:cs="Times New Roman"/>
            <w:sz w:val="24"/>
            <w:szCs w:val="24"/>
            <w:rPrChange w:id="7189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PO </w:delText>
        </w:r>
        <w:r w:rsidRPr="31130038" w:rsidDel="00CE3543">
          <w:rPr>
            <w:rFonts w:ascii="Times New Roman" w:hAnsi="Times New Roman" w:cs="Times New Roman"/>
            <w:sz w:val="24"/>
            <w:szCs w:val="24"/>
            <w:rPrChange w:id="7190" w:author="ahmad sahrul" w:date="2026-04-27T19:53:00Z">
              <w:rPr>
                <w:rFonts w:ascii="Times New Roman" w:hAnsi="Times New Roman" w:cs="Times New Roman"/>
              </w:rPr>
            </w:rPrChange>
          </w:rPr>
          <w:delText>memiliki</w:delText>
        </w:r>
        <w:r w:rsidRPr="27B93186" w:rsidDel="00CE3543">
          <w:rPr>
            <w:rFonts w:ascii="Times New Roman" w:hAnsi="Times New Roman" w:cs="Times New Roman"/>
            <w:sz w:val="24"/>
            <w:szCs w:val="24"/>
            <w:rPrChange w:id="7191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BCBBDAC4" w:rsidDel="00CE3543">
          <w:rPr>
            <w:rFonts w:ascii="Times New Roman" w:hAnsi="Times New Roman" w:cs="Times New Roman"/>
            <w:sz w:val="24"/>
            <w:szCs w:val="24"/>
            <w:rPrChange w:id="7192" w:author="ahmad sahrul" w:date="2026-04-27T19:53:00Z">
              <w:rPr>
                <w:rFonts w:ascii="Times New Roman" w:hAnsi="Times New Roman" w:cs="Times New Roman"/>
              </w:rPr>
            </w:rPrChange>
          </w:rPr>
          <w:delText>satu</w:delText>
        </w:r>
        <w:r w:rsidRPr="07A29F4B" w:rsidDel="00CE3543">
          <w:rPr>
            <w:rFonts w:ascii="Times New Roman" w:hAnsi="Times New Roman" w:cs="Times New Roman"/>
            <w:sz w:val="24"/>
            <w:szCs w:val="24"/>
            <w:rPrChange w:id="7193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44803015" w:rsidDel="00CE3543">
          <w:rPr>
            <w:rFonts w:ascii="Times New Roman" w:hAnsi="Times New Roman" w:cs="Times New Roman"/>
            <w:sz w:val="24"/>
            <w:szCs w:val="24"/>
            <w:rPrChange w:id="7194" w:author="ahmad sahrul" w:date="2026-04-27T19:53:00Z">
              <w:rPr>
                <w:rFonts w:ascii="Times New Roman" w:hAnsi="Times New Roman" w:cs="Times New Roman"/>
              </w:rPr>
            </w:rPrChange>
          </w:rPr>
          <w:delText>atau</w:delText>
        </w:r>
        <w:r w:rsidRPr="6F4429B9" w:rsidDel="00CE3543">
          <w:rPr>
            <w:rFonts w:ascii="Times New Roman" w:hAnsi="Times New Roman" w:cs="Times New Roman"/>
            <w:sz w:val="24"/>
            <w:szCs w:val="24"/>
            <w:rPrChange w:id="7195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00003028" w:rsidDel="00CE3543">
          <w:rPr>
            <w:rFonts w:ascii="Times New Roman" w:hAnsi="Times New Roman" w:cs="Times New Roman"/>
            <w:sz w:val="24"/>
            <w:szCs w:val="24"/>
            <w:rPrChange w:id="7196" w:author="ahmad sahrul" w:date="2026-04-27T19:53:00Z">
              <w:rPr>
                <w:rFonts w:ascii="Times New Roman" w:hAnsi="Times New Roman" w:cs="Times New Roman"/>
              </w:rPr>
            </w:rPrChange>
          </w:rPr>
          <w:delText>lebih</w:delText>
        </w:r>
        <w:r w:rsidRPr="4AEDDF54" w:rsidDel="00CE3543">
          <w:rPr>
            <w:rFonts w:ascii="Times New Roman" w:hAnsi="Times New Roman" w:cs="Times New Roman"/>
            <w:sz w:val="24"/>
            <w:szCs w:val="24"/>
            <w:rPrChange w:id="7197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item </w:delText>
        </w:r>
        <w:r w:rsidRPr="58F847AE" w:rsidDel="00CE3543">
          <w:rPr>
            <w:rFonts w:ascii="Times New Roman" w:hAnsi="Times New Roman" w:cs="Times New Roman"/>
            <w:sz w:val="24"/>
            <w:szCs w:val="24"/>
            <w:rPrChange w:id="7198" w:author="ahmad sahrul" w:date="2026-04-27T19:53:00Z">
              <w:rPr>
                <w:rFonts w:ascii="Times New Roman" w:hAnsi="Times New Roman" w:cs="Times New Roman"/>
              </w:rPr>
            </w:rPrChange>
          </w:rPr>
          <w:delText>produk</w:delText>
        </w:r>
        <w:r w:rsidRPr="CC151FCA" w:rsidDel="00CE3543">
          <w:rPr>
            <w:rFonts w:ascii="Times New Roman" w:hAnsi="Times New Roman" w:cs="Times New Roman"/>
            <w:sz w:val="24"/>
            <w:szCs w:val="24"/>
            <w:rPrChange w:id="7199" w:author="ahmad sahrul" w:date="2026-04-27T19:53:00Z">
              <w:rPr>
                <w:rFonts w:ascii="Times New Roman" w:hAnsi="Times New Roman" w:cs="Times New Roman"/>
              </w:rPr>
            </w:rPrChange>
          </w:rPr>
          <w:delText>.</w:delText>
        </w:r>
      </w:del>
    </w:p>
    <w:p w14:paraId="732B3415" w14:textId="5C86E526" w:rsidR="00BF190D" w:rsidRPr="00BF190D" w:rsidDel="00CE3543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7200" w:author="pajar280505@gmail.com" w:date="2026-05-16T10:12:00Z"/>
          <w:rFonts w:ascii="Times New Roman" w:hAnsi="Times New Roman" w:cs="Times New Roman"/>
          <w:sz w:val="24"/>
          <w:szCs w:val="24"/>
          <w:rPrChange w:id="7201" w:author="ahmad sahrul" w:date="2026-04-27T19:53:00Z">
            <w:rPr>
              <w:del w:id="7202" w:author="pajar280505@gmail.com" w:date="2026-05-16T10:12:00Z"/>
              <w:rFonts w:ascii="Times New Roman" w:hAnsi="Times New Roman" w:cs="Times New Roman"/>
            </w:rPr>
          </w:rPrChange>
        </w:rPr>
        <w:pPrChange w:id="7203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7204" w:author="pajar280505@gmail.com" w:date="2026-05-16T10:12:00Z">
        <w:r w:rsidRPr="6194147D" w:rsidDel="00CE3543">
          <w:rPr>
            <w:rFonts w:ascii="Times New Roman" w:hAnsi="Times New Roman" w:cs="Times New Roman"/>
            <w:sz w:val="24"/>
            <w:szCs w:val="24"/>
            <w:rPrChange w:id="7205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suppliers (1) – (N) </w:delText>
        </w:r>
        <w:r w:rsidRPr="68D46D0F" w:rsidDel="00CE3543">
          <w:rPr>
            <w:rFonts w:ascii="Times New Roman" w:hAnsi="Times New Roman" w:cs="Times New Roman"/>
            <w:sz w:val="24"/>
            <w:szCs w:val="24"/>
            <w:rPrChange w:id="7206" w:author="ahmad sahrul" w:date="2026-04-27T19:53:00Z">
              <w:rPr>
                <w:rFonts w:ascii="Times New Roman" w:hAnsi="Times New Roman" w:cs="Times New Roman"/>
              </w:rPr>
            </w:rPrChange>
          </w:rPr>
          <w:delText>purchase_orders</w:delText>
        </w:r>
        <w:r w:rsidRPr="919F50E6" w:rsidDel="00CE3543">
          <w:rPr>
            <w:rFonts w:ascii="Times New Roman" w:hAnsi="Times New Roman" w:cs="Times New Roman"/>
            <w:sz w:val="24"/>
            <w:szCs w:val="24"/>
            <w:rPrChange w:id="7207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: Satu supplier </w:delText>
        </w:r>
        <w:r w:rsidRPr="9DCC6C3A" w:rsidDel="00CE3543">
          <w:rPr>
            <w:rFonts w:ascii="Times New Roman" w:hAnsi="Times New Roman" w:cs="Times New Roman"/>
            <w:sz w:val="24"/>
            <w:szCs w:val="24"/>
            <w:rPrChange w:id="7208" w:author="ahmad sahrul" w:date="2026-04-27T19:53:00Z">
              <w:rPr>
                <w:rFonts w:ascii="Times New Roman" w:hAnsi="Times New Roman" w:cs="Times New Roman"/>
              </w:rPr>
            </w:rPrChange>
          </w:rPr>
          <w:delText>dapat</w:delText>
        </w:r>
        <w:r w:rsidRPr="B078038E" w:rsidDel="00CE3543">
          <w:rPr>
            <w:rFonts w:ascii="Times New Roman" w:hAnsi="Times New Roman" w:cs="Times New Roman"/>
            <w:sz w:val="24"/>
            <w:szCs w:val="24"/>
            <w:rPrChange w:id="7209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45A78E7C" w:rsidDel="00CE3543">
          <w:rPr>
            <w:rFonts w:ascii="Times New Roman" w:hAnsi="Times New Roman" w:cs="Times New Roman"/>
            <w:sz w:val="24"/>
            <w:szCs w:val="24"/>
            <w:rPrChange w:id="7210" w:author="ahmad sahrul" w:date="2026-04-27T19:53:00Z">
              <w:rPr>
                <w:rFonts w:ascii="Times New Roman" w:hAnsi="Times New Roman" w:cs="Times New Roman"/>
              </w:rPr>
            </w:rPrChange>
          </w:rPr>
          <w:delText>memiliki</w:delText>
        </w:r>
        <w:r w:rsidRPr="BBBB668C" w:rsidDel="00CE3543">
          <w:rPr>
            <w:rFonts w:ascii="Times New Roman" w:hAnsi="Times New Roman" w:cs="Times New Roman"/>
            <w:sz w:val="24"/>
            <w:szCs w:val="24"/>
            <w:rPrChange w:id="7211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6BEA7DDE" w:rsidDel="00CE3543">
          <w:rPr>
            <w:rFonts w:ascii="Times New Roman" w:hAnsi="Times New Roman" w:cs="Times New Roman"/>
            <w:sz w:val="24"/>
            <w:szCs w:val="24"/>
            <w:rPrChange w:id="7212" w:author="ahmad sahrul" w:date="2026-04-27T19:53:00Z">
              <w:rPr>
                <w:rFonts w:ascii="Times New Roman" w:hAnsi="Times New Roman" w:cs="Times New Roman"/>
              </w:rPr>
            </w:rPrChange>
          </w:rPr>
          <w:delText>banyak</w:delText>
        </w:r>
        <w:r w:rsidRPr="4F011E89" w:rsidDel="00CE3543">
          <w:rPr>
            <w:rFonts w:ascii="Times New Roman" w:hAnsi="Times New Roman" w:cs="Times New Roman"/>
            <w:sz w:val="24"/>
            <w:szCs w:val="24"/>
            <w:rPrChange w:id="7213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PO.</w:delText>
        </w:r>
      </w:del>
    </w:p>
    <w:p w14:paraId="5B7A1106" w14:textId="22593600" w:rsidR="00BF190D" w:rsidRPr="00BF190D" w:rsidDel="00CE3543" w:rsidRDefault="00000000">
      <w:pPr>
        <w:pStyle w:val="ListParagraph"/>
        <w:numPr>
          <w:ilvl w:val="0"/>
          <w:numId w:val="1"/>
        </w:numPr>
        <w:spacing w:before="40" w:after="40"/>
        <w:ind w:left="0" w:firstLine="0"/>
        <w:jc w:val="both"/>
        <w:rPr>
          <w:del w:id="7214" w:author="pajar280505@gmail.com" w:date="2026-05-16T10:12:00Z"/>
          <w:rFonts w:ascii="Times New Roman" w:hAnsi="Times New Roman" w:cs="Times New Roman"/>
          <w:sz w:val="24"/>
          <w:szCs w:val="24"/>
          <w:rPrChange w:id="7215" w:author="ahmad sahrul" w:date="2026-04-27T19:53:00Z">
            <w:rPr>
              <w:del w:id="7216" w:author="pajar280505@gmail.com" w:date="2026-05-16T10:12:00Z"/>
              <w:rFonts w:ascii="Times New Roman" w:hAnsi="Times New Roman" w:cs="Times New Roman"/>
            </w:rPr>
          </w:rPrChange>
        </w:rPr>
        <w:pPrChange w:id="7217" w:author="6781" w:date="2026-04-27T23:07:00Z">
          <w:pPr>
            <w:pStyle w:val="ListParagraph"/>
            <w:numPr>
              <w:numId w:val="1"/>
            </w:numPr>
            <w:spacing w:before="40" w:after="40"/>
            <w:ind w:left="720" w:hanging="360"/>
          </w:pPr>
        </w:pPrChange>
      </w:pPr>
      <w:del w:id="7218" w:author="pajar280505@gmail.com" w:date="2026-05-16T10:12:00Z">
        <w:r w:rsidRPr="BF41F0AC" w:rsidDel="00CE3543">
          <w:rPr>
            <w:rFonts w:ascii="Times New Roman" w:hAnsi="Times New Roman" w:cs="Times New Roman"/>
            <w:sz w:val="24"/>
            <w:szCs w:val="24"/>
            <w:rPrChange w:id="7219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users (N) – (1) roles: Banyak </w:delText>
        </w:r>
        <w:r w:rsidRPr="E35654EF" w:rsidDel="00CE3543">
          <w:rPr>
            <w:rFonts w:ascii="Times New Roman" w:hAnsi="Times New Roman" w:cs="Times New Roman"/>
            <w:sz w:val="24"/>
            <w:szCs w:val="24"/>
            <w:rPrChange w:id="7220" w:author="ahmad sahrul" w:date="2026-04-27T19:53:00Z">
              <w:rPr>
                <w:rFonts w:ascii="Times New Roman" w:hAnsi="Times New Roman" w:cs="Times New Roman"/>
              </w:rPr>
            </w:rPrChange>
          </w:rPr>
          <w:delText>pengguna</w:delText>
        </w:r>
        <w:r w:rsidRPr="1BBEDB34" w:rsidDel="00CE3543">
          <w:rPr>
            <w:rFonts w:ascii="Times New Roman" w:hAnsi="Times New Roman" w:cs="Times New Roman"/>
            <w:sz w:val="24"/>
            <w:szCs w:val="24"/>
            <w:rPrChange w:id="7221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8E87078C" w:rsidDel="00CE3543">
          <w:rPr>
            <w:rFonts w:ascii="Times New Roman" w:hAnsi="Times New Roman" w:cs="Times New Roman"/>
            <w:sz w:val="24"/>
            <w:szCs w:val="24"/>
            <w:rPrChange w:id="7222" w:author="ahmad sahrul" w:date="2026-04-27T19:53:00Z">
              <w:rPr>
                <w:rFonts w:ascii="Times New Roman" w:hAnsi="Times New Roman" w:cs="Times New Roman"/>
              </w:rPr>
            </w:rPrChange>
          </w:rPr>
          <w:delText>dapat</w:delText>
        </w:r>
        <w:r w:rsidRPr="C8047FCE" w:rsidDel="00CE3543">
          <w:rPr>
            <w:rFonts w:ascii="Times New Roman" w:hAnsi="Times New Roman" w:cs="Times New Roman"/>
            <w:sz w:val="24"/>
            <w:szCs w:val="24"/>
            <w:rPrChange w:id="7223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0CEE95A2" w:rsidDel="00CE3543">
          <w:rPr>
            <w:rFonts w:ascii="Times New Roman" w:hAnsi="Times New Roman" w:cs="Times New Roman"/>
            <w:sz w:val="24"/>
            <w:szCs w:val="24"/>
            <w:rPrChange w:id="7224" w:author="ahmad sahrul" w:date="2026-04-27T19:53:00Z">
              <w:rPr>
                <w:rFonts w:ascii="Times New Roman" w:hAnsi="Times New Roman" w:cs="Times New Roman"/>
              </w:rPr>
            </w:rPrChange>
          </w:rPr>
          <w:delText>memiliki</w:delText>
        </w:r>
        <w:r w:rsidRPr="E161A317" w:rsidDel="00CE3543">
          <w:rPr>
            <w:rFonts w:ascii="Times New Roman" w:hAnsi="Times New Roman" w:cs="Times New Roman"/>
            <w:sz w:val="24"/>
            <w:szCs w:val="24"/>
            <w:rPrChange w:id="7225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</w:delText>
        </w:r>
        <w:r w:rsidRPr="3211BA0B" w:rsidDel="00CE3543">
          <w:rPr>
            <w:rFonts w:ascii="Times New Roman" w:hAnsi="Times New Roman" w:cs="Times New Roman"/>
            <w:sz w:val="24"/>
            <w:szCs w:val="24"/>
            <w:rPrChange w:id="7226" w:author="ahmad sahrul" w:date="2026-04-27T19:53:00Z">
              <w:rPr>
                <w:rFonts w:ascii="Times New Roman" w:hAnsi="Times New Roman" w:cs="Times New Roman"/>
              </w:rPr>
            </w:rPrChange>
          </w:rPr>
          <w:delText>satu</w:delText>
        </w:r>
        <w:r w:rsidRPr="447BA67D" w:rsidDel="00CE3543">
          <w:rPr>
            <w:rFonts w:ascii="Times New Roman" w:hAnsi="Times New Roman" w:cs="Times New Roman"/>
            <w:sz w:val="24"/>
            <w:szCs w:val="24"/>
            <w:rPrChange w:id="7227" w:author="ahmad sahrul" w:date="2026-04-27T19:53:00Z">
              <w:rPr>
                <w:rFonts w:ascii="Times New Roman" w:hAnsi="Times New Roman" w:cs="Times New Roman"/>
              </w:rPr>
            </w:rPrChange>
          </w:rPr>
          <w:delText xml:space="preserve"> role.</w:delText>
        </w:r>
      </w:del>
    </w:p>
    <w:p w14:paraId="74EBF5B5" w14:textId="71261C41" w:rsidR="00BF190D" w:rsidRPr="00BF190D" w:rsidDel="00CE3543" w:rsidRDefault="00000000">
      <w:pPr>
        <w:jc w:val="both"/>
        <w:rPr>
          <w:del w:id="7228" w:author="pajar280505@gmail.com" w:date="2026-05-16T10:12:00Z"/>
          <w:rFonts w:ascii="Times New Roman" w:hAnsi="Times New Roman" w:cs="Times New Roman"/>
          <w:sz w:val="24"/>
          <w:szCs w:val="24"/>
          <w:rPrChange w:id="7229" w:author="ahmad sahrul" w:date="2026-04-27T19:53:00Z">
            <w:rPr>
              <w:del w:id="7230" w:author="pajar280505@gmail.com" w:date="2026-05-16T10:12:00Z"/>
              <w:rFonts w:ascii="Times New Roman" w:hAnsi="Times New Roman" w:cs="Times New Roman"/>
            </w:rPr>
          </w:rPrChange>
        </w:rPr>
        <w:pPrChange w:id="7231" w:author="6781" w:date="2026-04-27T23:07:00Z">
          <w:pPr/>
        </w:pPrChange>
      </w:pPr>
      <w:del w:id="7232" w:author="pajar280505@gmail.com" w:date="2026-05-16T10:12:00Z">
        <w:r w:rsidRPr="BE0601FE" w:rsidDel="00CE3543">
          <w:rPr>
            <w:rFonts w:ascii="Times New Roman" w:hAnsi="Times New Roman" w:cs="Times New Roman"/>
            <w:sz w:val="24"/>
            <w:szCs w:val="24"/>
            <w:rPrChange w:id="7233" w:author="ahmad sahrul" w:date="2026-04-27T19:53:00Z">
              <w:rPr>
                <w:rFonts w:ascii="Times New Roman" w:hAnsi="Times New Roman" w:cs="Times New Roman"/>
              </w:rPr>
            </w:rPrChange>
          </w:rPr>
          <w:br w:type="page"/>
        </w:r>
      </w:del>
    </w:p>
    <w:p w14:paraId="1B3E1B7D" w14:textId="77777777" w:rsidR="00BF190D" w:rsidRPr="00BF190D" w:rsidRDefault="00000000">
      <w:pPr>
        <w:pStyle w:val="Heading1"/>
        <w:jc w:val="both"/>
        <w:rPr>
          <w:rFonts w:ascii="Times New Roman" w:hAnsi="Times New Roman" w:cs="Times New Roman"/>
          <w:color w:val="000000"/>
          <w:rPrChange w:id="7234" w:author="ahmad sahrul" w:date="2026-04-27T19:37:00Z">
            <w:rPr>
              <w:rFonts w:ascii="Times New Roman" w:hAnsi="Times New Roman" w:cs="Times New Roman"/>
            </w:rPr>
          </w:rPrChange>
        </w:rPr>
        <w:pPrChange w:id="7235" w:author="6781" w:date="2026-04-27T23:07:00Z">
          <w:pPr>
            <w:pStyle w:val="Heading1"/>
          </w:pPr>
        </w:pPrChange>
      </w:pPr>
      <w:bookmarkStart w:id="7236" w:name="_Toc228212177"/>
      <w:r w:rsidRPr="1DD08B90">
        <w:rPr>
          <w:rFonts w:ascii="Times New Roman" w:hAnsi="Times New Roman" w:cs="Times New Roman"/>
          <w:color w:val="000000"/>
          <w:rPrChange w:id="7237" w:author="ahmad sahrul" w:date="2026-04-27T19:37:00Z">
            <w:rPr>
              <w:rFonts w:ascii="Times New Roman" w:hAnsi="Times New Roman" w:cs="Times New Roman"/>
            </w:rPr>
          </w:rPrChange>
        </w:rPr>
        <w:t>Appendix C: To Be Determined List</w:t>
      </w:r>
      <w:bookmarkEnd w:id="7236"/>
    </w:p>
    <w:p w14:paraId="38B15244" w14:textId="77777777" w:rsidR="00BF190D" w:rsidRDefault="00BF190D">
      <w:pPr>
        <w:spacing w:before="60" w:after="60"/>
        <w:jc w:val="both"/>
        <w:rPr>
          <w:rFonts w:ascii="Times New Roman" w:hAnsi="Times New Roman" w:cs="Times New Roman"/>
        </w:rPr>
        <w:pPrChange w:id="7238" w:author="6781" w:date="2026-04-27T23:07:00Z">
          <w:pPr>
            <w:spacing w:before="60" w:after="60"/>
          </w:pPr>
        </w:pPrChange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26"/>
        <w:gridCol w:w="2400"/>
        <w:gridCol w:w="1400"/>
      </w:tblGrid>
      <w:tr w:rsidR="00BF190D" w14:paraId="22D60A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DBF7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39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3D5D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0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 TBD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0030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1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Referensi Bagian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FE64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2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Target Resolusi</w:t>
            </w:r>
          </w:p>
        </w:tc>
      </w:tr>
      <w:tr w:rsidR="00BF190D" w14:paraId="056AB79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AD6E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3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091D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4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Detail spesifikasi cetak struk via Bluetooth (printer thermal)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6133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5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 Hardware Interfaces, REQ-POS-08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95D4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6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UAS</w:t>
            </w:r>
          </w:p>
        </w:tc>
      </w:tr>
      <w:tr w:rsidR="00BF190D" w14:paraId="2C0366C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D474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7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5ED9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8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Mekanisme sinkronisasi transaksi offline (antrian lokal) saat tidak ada koneksi internet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9C93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49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 Safety Requirements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830E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0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2</w:t>
            </w:r>
          </w:p>
        </w:tc>
      </w:tr>
      <w:tr w:rsidR="00BF190D" w14:paraId="7EAA354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F76D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1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D23D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2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Format ekspor laporan (CSV/PDF) dan implementasi teknis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2622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3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REQ-DASH-07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B421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4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2</w:t>
            </w:r>
          </w:p>
        </w:tc>
      </w:tr>
      <w:tr w:rsidR="00BF190D" w14:paraId="1A9750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803F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5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D06C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6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Spesifikasi teknis integrasi scan barcode produk via kamera smartphone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896B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7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 Hardware Interfaces, REQ-PROD-*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7A9B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8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2</w:t>
            </w:r>
          </w:p>
        </w:tc>
      </w:tr>
      <w:tr w:rsidR="00BF190D" w14:paraId="13B86C0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9698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59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1817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0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Panduan penggunaan aplikasi (User Guide) untuk karyawan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0025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1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2.6 User Documentation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8AD2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2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UAS</w:t>
            </w:r>
          </w:p>
        </w:tc>
      </w:tr>
      <w:tr w:rsidR="00BF190D" w14:paraId="58B179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75A1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3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6B98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4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Spesifikasi domain/URL final server hosting backend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7259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5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 Communications Interfaces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88C9" w14:textId="77777777" w:rsidR="00BF190D" w:rsidRDefault="00000000">
            <w:pPr>
              <w:jc w:val="both"/>
              <w:rPr>
                <w:rFonts w:ascii="Times New Roman" w:hAnsi="Times New Roman" w:cs="Times New Roman"/>
              </w:rPr>
              <w:pPrChange w:id="7266" w:author="6781" w:date="2026-04-27T23:07:00Z">
                <w:pPr/>
              </w:pPrChange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Fase UAS</w:t>
            </w:r>
          </w:p>
        </w:tc>
      </w:tr>
    </w:tbl>
    <w:p w14:paraId="2B951ECA" w14:textId="77777777" w:rsidR="00BF190D" w:rsidRDefault="00BF190D">
      <w:pPr>
        <w:spacing w:before="60" w:after="60"/>
        <w:jc w:val="both"/>
        <w:rPr>
          <w:rFonts w:ascii="Times New Roman" w:hAnsi="Times New Roman" w:cs="Times New Roman"/>
        </w:rPr>
        <w:pPrChange w:id="7267" w:author="6781" w:date="2026-04-27T23:07:00Z">
          <w:pPr>
            <w:spacing w:before="60" w:after="60"/>
          </w:pPr>
        </w:pPrChange>
      </w:pPr>
    </w:p>
    <w:p w14:paraId="12CAEF6C" w14:textId="77777777" w:rsidR="00BF190D" w:rsidRDefault="00BF190D">
      <w:pPr>
        <w:spacing w:before="60" w:after="60"/>
        <w:jc w:val="both"/>
        <w:rPr>
          <w:rFonts w:ascii="Times New Roman" w:hAnsi="Times New Roman" w:cs="Times New Roman"/>
        </w:rPr>
        <w:pPrChange w:id="7268" w:author="6781" w:date="2026-04-27T23:07:00Z">
          <w:pPr>
            <w:spacing w:before="60" w:after="60"/>
          </w:pPr>
        </w:pPrChange>
      </w:pPr>
    </w:p>
    <w:p w14:paraId="0E4FB304" w14:textId="77777777" w:rsidR="00BF190D" w:rsidRDefault="00000000">
      <w:pPr>
        <w:rPr>
          <w:rFonts w:ascii="Times New Roman" w:hAnsi="Times New Roman" w:cs="Times New Roman"/>
          <w:i/>
          <w:iCs/>
          <w:color w:val="888888"/>
        </w:rPr>
      </w:pPr>
      <w:r>
        <w:rPr>
          <w:rFonts w:ascii="Times New Roman" w:hAnsi="Times New Roman" w:cs="Times New Roman"/>
          <w:i/>
          <w:iCs/>
          <w:color w:val="888888"/>
        </w:rPr>
        <w:t>— Akhir Dokumen SRS v1.0 —</w:t>
      </w:r>
    </w:p>
    <w:sectPr w:rsidR="00BF190D">
      <w:headerReference w:type="default" r:id="rId21"/>
      <w:footerReference w:type="default" r:id="rId2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81F6A" w14:textId="77777777" w:rsidR="00D508F6" w:rsidRDefault="00D508F6">
      <w:pPr>
        <w:spacing w:before="0" w:after="0"/>
      </w:pPr>
      <w:r>
        <w:separator/>
      </w:r>
    </w:p>
  </w:endnote>
  <w:endnote w:type="continuationSeparator" w:id="0">
    <w:p w14:paraId="73D14015" w14:textId="77777777" w:rsidR="00D508F6" w:rsidRDefault="00D508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1F39" w14:textId="77777777" w:rsidR="00BF190D" w:rsidRDefault="00000000">
    <w:pPr>
      <w:pBdr>
        <w:top w:val="single" w:sz="4" w:space="1" w:color="1F4E79"/>
      </w:pBdr>
      <w:tabs>
        <w:tab w:val="right" w:pos="9026"/>
      </w:tabs>
      <w:spacing w:before="100"/>
    </w:pPr>
    <w:r>
      <w:rPr>
        <w:color w:val="555555"/>
        <w:sz w:val="18"/>
        <w:szCs w:val="18"/>
      </w:rPr>
      <w:t xml:space="preserve">Rekayasa Sistem Informasi – Kelas A1    </w:t>
    </w:r>
    <w:r>
      <w:rPr>
        <w:color w:val="555555"/>
        <w:sz w:val="18"/>
        <w:szCs w:val="18"/>
      </w:rPr>
      <w:tab/>
      <w:t xml:space="preserve">Halaman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B0D94" w14:textId="77777777" w:rsidR="00D508F6" w:rsidRDefault="00D508F6">
      <w:pPr>
        <w:spacing w:before="0" w:after="0"/>
      </w:pPr>
      <w:r>
        <w:separator/>
      </w:r>
    </w:p>
  </w:footnote>
  <w:footnote w:type="continuationSeparator" w:id="0">
    <w:p w14:paraId="364F0F88" w14:textId="77777777" w:rsidR="00D508F6" w:rsidRDefault="00D508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AF063" w14:textId="77777777" w:rsidR="00BF190D" w:rsidRDefault="00000000">
    <w:pPr>
      <w:pBdr>
        <w:bottom w:val="single" w:sz="4" w:space="1" w:color="1F4E79"/>
      </w:pBdr>
      <w:spacing w:after="100"/>
      <w:rPr>
        <w:i/>
        <w:iCs/>
        <w:color w:val="1F4E79"/>
        <w:sz w:val="18"/>
        <w:szCs w:val="18"/>
      </w:rPr>
    </w:pPr>
    <w:r>
      <w:rPr>
        <w:i/>
        <w:iCs/>
        <w:color w:val="1F4E79"/>
        <w:sz w:val="18"/>
        <w:szCs w:val="18"/>
      </w:rPr>
      <w:t>Software Requirements Specification – Sistem Informasi  Pet Shop Tomodachi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E02661E"/>
    <w:lvl w:ilvl="0" w:tplc="20280838">
      <w:start w:val="1"/>
      <w:numFmt w:val="bullet"/>
      <w:lvlText w:val="•"/>
      <w:lvlJc w:val="left"/>
      <w:pPr>
        <w:ind w:left="720" w:hanging="360"/>
      </w:pPr>
    </w:lvl>
    <w:lvl w:ilvl="1" w:tplc="86FC0896">
      <w:start w:val="1"/>
      <w:numFmt w:val="bullet"/>
      <w:lvlText w:val="◦"/>
      <w:lvlJc w:val="left"/>
      <w:pPr>
        <w:ind w:left="1080" w:hanging="360"/>
      </w:pPr>
    </w:lvl>
    <w:lvl w:ilvl="2" w:tplc="D26C1BAA">
      <w:start w:val="1"/>
      <w:numFmt w:val="decimal"/>
      <w:lvlText w:val=""/>
      <w:lvlJc w:val="left"/>
    </w:lvl>
    <w:lvl w:ilvl="3" w:tplc="90C6A99C">
      <w:start w:val="1"/>
      <w:numFmt w:val="decimal"/>
      <w:lvlText w:val=""/>
      <w:lvlJc w:val="left"/>
    </w:lvl>
    <w:lvl w:ilvl="4" w:tplc="3C422598">
      <w:start w:val="1"/>
      <w:numFmt w:val="decimal"/>
      <w:lvlText w:val=""/>
      <w:lvlJc w:val="left"/>
    </w:lvl>
    <w:lvl w:ilvl="5" w:tplc="7D2CA54E">
      <w:start w:val="1"/>
      <w:numFmt w:val="decimal"/>
      <w:lvlText w:val=""/>
      <w:lvlJc w:val="left"/>
    </w:lvl>
    <w:lvl w:ilvl="6" w:tplc="2EFE26AC">
      <w:start w:val="1"/>
      <w:numFmt w:val="decimal"/>
      <w:lvlText w:val=""/>
      <w:lvlJc w:val="left"/>
    </w:lvl>
    <w:lvl w:ilvl="7" w:tplc="E21E4582">
      <w:start w:val="1"/>
      <w:numFmt w:val="decimal"/>
      <w:lvlText w:val=""/>
      <w:lvlJc w:val="left"/>
    </w:lvl>
    <w:lvl w:ilvl="8" w:tplc="0562C87A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D1491AE"/>
    <w:lvl w:ilvl="0" w:tplc="67A82440">
      <w:start w:val="1"/>
      <w:numFmt w:val="decimal"/>
      <w:lvlText w:val="%1."/>
      <w:lvlJc w:val="left"/>
      <w:pPr>
        <w:ind w:left="720" w:hanging="360"/>
      </w:pPr>
    </w:lvl>
    <w:lvl w:ilvl="1" w:tplc="EF94AB94">
      <w:start w:val="1"/>
      <w:numFmt w:val="lowerLetter"/>
      <w:lvlText w:val="%2."/>
      <w:lvlJc w:val="left"/>
      <w:pPr>
        <w:ind w:left="1080" w:hanging="360"/>
      </w:pPr>
    </w:lvl>
    <w:lvl w:ilvl="2" w:tplc="CBBC6AAC">
      <w:start w:val="1"/>
      <w:numFmt w:val="decimal"/>
      <w:lvlText w:val=""/>
      <w:lvlJc w:val="left"/>
    </w:lvl>
    <w:lvl w:ilvl="3" w:tplc="D37029A8">
      <w:start w:val="1"/>
      <w:numFmt w:val="decimal"/>
      <w:lvlText w:val=""/>
      <w:lvlJc w:val="left"/>
    </w:lvl>
    <w:lvl w:ilvl="4" w:tplc="8A346A12">
      <w:start w:val="1"/>
      <w:numFmt w:val="decimal"/>
      <w:lvlText w:val=""/>
      <w:lvlJc w:val="left"/>
    </w:lvl>
    <w:lvl w:ilvl="5" w:tplc="CC2E7ECA">
      <w:start w:val="1"/>
      <w:numFmt w:val="decimal"/>
      <w:lvlText w:val=""/>
      <w:lvlJc w:val="left"/>
    </w:lvl>
    <w:lvl w:ilvl="6" w:tplc="76949DD0">
      <w:start w:val="1"/>
      <w:numFmt w:val="decimal"/>
      <w:lvlText w:val=""/>
      <w:lvlJc w:val="left"/>
    </w:lvl>
    <w:lvl w:ilvl="7" w:tplc="C534022A">
      <w:start w:val="1"/>
      <w:numFmt w:val="decimal"/>
      <w:lvlText w:val=""/>
      <w:lvlJc w:val="left"/>
    </w:lvl>
    <w:lvl w:ilvl="8" w:tplc="772C6CEE">
      <w:start w:val="1"/>
      <w:numFmt w:val="decimal"/>
      <w:lvlText w:val=""/>
      <w:lvlJc w:val="left"/>
    </w:lvl>
  </w:abstractNum>
  <w:abstractNum w:abstractNumId="2" w15:restartNumberingAfterBreak="0">
    <w:nsid w:val="45093E6A"/>
    <w:multiLevelType w:val="hybridMultilevel"/>
    <w:tmpl w:val="2E02661E"/>
    <w:lvl w:ilvl="0" w:tplc="20280838">
      <w:start w:val="1"/>
      <w:numFmt w:val="bullet"/>
      <w:lvlText w:val="•"/>
      <w:lvlJc w:val="left"/>
      <w:pPr>
        <w:ind w:left="720" w:hanging="360"/>
      </w:pPr>
    </w:lvl>
    <w:lvl w:ilvl="1" w:tplc="86FC0896">
      <w:start w:val="1"/>
      <w:numFmt w:val="bullet"/>
      <w:lvlText w:val="◦"/>
      <w:lvlJc w:val="left"/>
      <w:pPr>
        <w:ind w:left="1080" w:hanging="360"/>
      </w:pPr>
    </w:lvl>
    <w:lvl w:ilvl="2" w:tplc="D26C1BAA">
      <w:numFmt w:val="decimal"/>
      <w:lvlText w:val=""/>
      <w:lvlJc w:val="left"/>
    </w:lvl>
    <w:lvl w:ilvl="3" w:tplc="90C6A99C">
      <w:numFmt w:val="decimal"/>
      <w:lvlText w:val=""/>
      <w:lvlJc w:val="left"/>
    </w:lvl>
    <w:lvl w:ilvl="4" w:tplc="3C422598">
      <w:numFmt w:val="decimal"/>
      <w:lvlText w:val=""/>
      <w:lvlJc w:val="left"/>
    </w:lvl>
    <w:lvl w:ilvl="5" w:tplc="7D2CA54E">
      <w:numFmt w:val="decimal"/>
      <w:lvlText w:val=""/>
      <w:lvlJc w:val="left"/>
    </w:lvl>
    <w:lvl w:ilvl="6" w:tplc="2EFE26AC">
      <w:numFmt w:val="decimal"/>
      <w:lvlText w:val=""/>
      <w:lvlJc w:val="left"/>
    </w:lvl>
    <w:lvl w:ilvl="7" w:tplc="E21E4582">
      <w:numFmt w:val="decimal"/>
      <w:lvlText w:val=""/>
      <w:lvlJc w:val="left"/>
    </w:lvl>
    <w:lvl w:ilvl="8" w:tplc="0562C87A">
      <w:numFmt w:val="decimal"/>
      <w:lvlText w:val=""/>
      <w:lvlJc w:val="left"/>
    </w:lvl>
  </w:abstractNum>
  <w:abstractNum w:abstractNumId="3" w15:restartNumberingAfterBreak="0">
    <w:nsid w:val="67614B65"/>
    <w:multiLevelType w:val="hybridMultilevel"/>
    <w:tmpl w:val="AEE41604"/>
    <w:lvl w:ilvl="0" w:tplc="EEC0FFCA">
      <w:start w:val="1"/>
      <w:numFmt w:val="bullet"/>
      <w:lvlText w:val="●"/>
      <w:lvlJc w:val="left"/>
      <w:pPr>
        <w:ind w:left="720" w:hanging="360"/>
      </w:pPr>
    </w:lvl>
    <w:lvl w:ilvl="1" w:tplc="6E54E3EA">
      <w:start w:val="1"/>
      <w:numFmt w:val="bullet"/>
      <w:lvlText w:val="○"/>
      <w:lvlJc w:val="left"/>
      <w:pPr>
        <w:ind w:left="1440" w:hanging="360"/>
      </w:pPr>
    </w:lvl>
    <w:lvl w:ilvl="2" w:tplc="198C883A">
      <w:start w:val="1"/>
      <w:numFmt w:val="bullet"/>
      <w:lvlText w:val="■"/>
      <w:lvlJc w:val="left"/>
      <w:pPr>
        <w:ind w:left="2160" w:hanging="360"/>
      </w:pPr>
    </w:lvl>
    <w:lvl w:ilvl="3" w:tplc="AB1C0608">
      <w:start w:val="1"/>
      <w:numFmt w:val="bullet"/>
      <w:lvlText w:val="●"/>
      <w:lvlJc w:val="left"/>
      <w:pPr>
        <w:ind w:left="2880" w:hanging="360"/>
      </w:pPr>
    </w:lvl>
    <w:lvl w:ilvl="4" w:tplc="DA022E28">
      <w:start w:val="1"/>
      <w:numFmt w:val="bullet"/>
      <w:lvlText w:val="○"/>
      <w:lvlJc w:val="left"/>
      <w:pPr>
        <w:ind w:left="3600" w:hanging="360"/>
      </w:pPr>
    </w:lvl>
    <w:lvl w:ilvl="5" w:tplc="40C2B362">
      <w:start w:val="1"/>
      <w:numFmt w:val="bullet"/>
      <w:lvlText w:val="■"/>
      <w:lvlJc w:val="left"/>
      <w:pPr>
        <w:ind w:left="4320" w:hanging="360"/>
      </w:pPr>
    </w:lvl>
    <w:lvl w:ilvl="6" w:tplc="3B882BCE">
      <w:start w:val="1"/>
      <w:numFmt w:val="bullet"/>
      <w:lvlText w:val="●"/>
      <w:lvlJc w:val="left"/>
      <w:pPr>
        <w:ind w:left="5040" w:hanging="360"/>
      </w:pPr>
    </w:lvl>
    <w:lvl w:ilvl="7" w:tplc="FF32AEF6">
      <w:start w:val="1"/>
      <w:numFmt w:val="bullet"/>
      <w:lvlText w:val="●"/>
      <w:lvlJc w:val="left"/>
      <w:pPr>
        <w:ind w:left="5760" w:hanging="360"/>
      </w:pPr>
    </w:lvl>
    <w:lvl w:ilvl="8" w:tplc="B31EFA6C">
      <w:start w:val="1"/>
      <w:numFmt w:val="bullet"/>
      <w:lvlText w:val="●"/>
      <w:lvlJc w:val="left"/>
      <w:pPr>
        <w:ind w:left="6480" w:hanging="360"/>
      </w:pPr>
    </w:lvl>
  </w:abstractNum>
  <w:num w:numId="1" w16cid:durableId="579102091">
    <w:abstractNumId w:val="0"/>
    <w:lvlOverride w:ilvl="0">
      <w:startOverride w:val="1"/>
    </w:lvlOverride>
  </w:num>
  <w:num w:numId="2" w16cid:durableId="1674452917">
    <w:abstractNumId w:val="3"/>
    <w:lvlOverride w:ilvl="0">
      <w:startOverride w:val="1"/>
    </w:lvlOverride>
  </w:num>
  <w:num w:numId="3" w16cid:durableId="729500638">
    <w:abstractNumId w:val="1"/>
    <w:lvlOverride w:ilvl="0">
      <w:startOverride w:val="1"/>
    </w:lvlOverride>
  </w:num>
  <w:num w:numId="4" w16cid:durableId="118181622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jar280505@gmail.com">
    <w15:presenceInfo w15:providerId="Windows Live" w15:userId="23b235245a08d1a5"/>
  </w15:person>
  <w15:person w15:author="muhammad aldi oktavian">
    <w15:presenceInfo w15:providerId="Windows Live" w15:userId="874d4c6ce35077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0D"/>
    <w:rsid w:val="001F042E"/>
    <w:rsid w:val="00256AA7"/>
    <w:rsid w:val="00405D18"/>
    <w:rsid w:val="00704AC2"/>
    <w:rsid w:val="00706A78"/>
    <w:rsid w:val="00921B7B"/>
    <w:rsid w:val="0099696B"/>
    <w:rsid w:val="009F036B"/>
    <w:rsid w:val="00BF190D"/>
    <w:rsid w:val="00CB0F74"/>
    <w:rsid w:val="00CE3543"/>
    <w:rsid w:val="00D508F6"/>
    <w:rsid w:val="00DE2C5B"/>
    <w:rsid w:val="00E360FD"/>
    <w:rsid w:val="00ED7D02"/>
    <w:rsid w:val="00EE13F5"/>
    <w:rsid w:val="00FA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CB4C"/>
  <w15:docId w15:val="{D82EBEB2-947D-4F83-A37B-9FACA5B9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480" w:after="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9"/>
      </w:pBd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qFormat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="Aptos Display" w:eastAsia="SimSun" w:hAnsi="Aptos Display" w:cs="SimSun"/>
      <w:b w:val="0"/>
      <w:bCs w:val="0"/>
      <w:color w:val="0F4761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Revision">
    <w:name w:val="Revision"/>
    <w:uiPriority w:val="99"/>
  </w:style>
  <w:style w:type="table" w:styleId="TableGrid">
    <w:name w:val="Table Grid"/>
    <w:basedOn w:val="TableNormal"/>
    <w:uiPriority w:val="3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21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1E89E-F5A6-4B5A-9C27-968F166C4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34</Pages>
  <Words>5960</Words>
  <Characters>33975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pajar280505@gmail.com</cp:lastModifiedBy>
  <cp:revision>7</cp:revision>
  <dcterms:created xsi:type="dcterms:W3CDTF">2026-05-15T19:57:00Z</dcterms:created>
  <dcterms:modified xsi:type="dcterms:W3CDTF">2026-05-16T03:17:00Z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18b0cf8b66d04afb9860494b982490c5</vt:lpwstr>
  </property>
</Properties>
</file>